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84E98E" w14:textId="0A8FE5B4" w:rsidR="00650FE0" w:rsidRDefault="00CD0FD7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 S" </w:instrText>
      </w:r>
      <w:r>
        <w:fldChar w:fldCharType="separate"/>
      </w:r>
      <w:hyperlink w:anchor="_Toc9944562" w:history="1">
        <w:r w:rsidR="00650FE0" w:rsidRPr="00BD0B0F">
          <w:rPr>
            <w:rStyle w:val="Hyperlink"/>
            <w:noProof/>
          </w:rPr>
          <w:t>Table S1: NO2 concentration by state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_Toc9944562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2</w:t>
        </w:r>
        <w:r w:rsidR="00650FE0">
          <w:rPr>
            <w:noProof/>
            <w:webHidden/>
          </w:rPr>
          <w:fldChar w:fldCharType="end"/>
        </w:r>
      </w:hyperlink>
    </w:p>
    <w:p w14:paraId="4800B99D" w14:textId="207638D9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3" w:history="1">
        <w:r w:rsidRPr="00BD0B0F">
          <w:rPr>
            <w:rStyle w:val="Hyperlink"/>
            <w:noProof/>
          </w:rPr>
          <w:t>Table S2: Childhood asthma survey summary by state (Total of 2006-2010)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DD8B62" w14:textId="1092AB93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4" w:history="1">
        <w:r w:rsidRPr="00BD0B0F">
          <w:rPr>
            <w:rStyle w:val="Hyperlink"/>
            <w:noProof/>
          </w:rPr>
          <w:t>Table S3: State specific comparison of the burden of disease using state-specific estimates vs original estimates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391626" w14:textId="55BACAB8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5" w:history="1">
        <w:r w:rsidRPr="00BD0B0F">
          <w:rPr>
            <w:rStyle w:val="Hyperlink"/>
            <w:noProof/>
          </w:rPr>
          <w:t>Table S4: Comparing results by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CEF952" w14:textId="77777777" w:rsidR="00650FE0" w:rsidRDefault="00CD0FD7" w:rsidP="00CD0FD7">
      <w:pPr>
        <w:pStyle w:val="Caption"/>
        <w:keepNext/>
        <w:rPr>
          <w:noProof/>
        </w:rPr>
      </w:pPr>
      <w:r>
        <w:fldChar w:fldCharType="end"/>
      </w:r>
      <w:r>
        <w:fldChar w:fldCharType="begin"/>
      </w:r>
      <w:r>
        <w:instrText xml:space="preserve"> TOC \h \z \c "Figure S" </w:instrText>
      </w:r>
      <w:r>
        <w:fldChar w:fldCharType="separate"/>
      </w:r>
    </w:p>
    <w:p w14:paraId="233F94A9" w14:textId="6C7D5841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6" w:history="1">
        <w:r w:rsidRPr="00342F68">
          <w:rPr>
            <w:rStyle w:val="Hyperlink"/>
            <w:noProof/>
          </w:rPr>
          <w:t>Figure S1: NO2 concentration (ug/m</w:t>
        </w:r>
        <w:r w:rsidRPr="00342F68">
          <w:rPr>
            <w:rStyle w:val="Hyperlink"/>
            <w:noProof/>
            <w:vertAlign w:val="superscript"/>
          </w:rPr>
          <w:t>3</w:t>
        </w:r>
        <w:r w:rsidRPr="00342F68">
          <w:rPr>
            <w:rStyle w:val="Hyperlink"/>
            <w:noProof/>
          </w:rPr>
          <w:t>) by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36D103" w14:textId="01B81FD1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7" w:history="1">
        <w:r w:rsidRPr="00342F68">
          <w:rPr>
            <w:rStyle w:val="Hyperlink"/>
            <w:noProof/>
          </w:rPr>
          <w:t>Figure S2: NO2 concentration (ug/m3) by median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FD5415" w14:textId="6B19C513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8" w:history="1">
        <w:r w:rsidRPr="00342F68">
          <w:rPr>
            <w:rStyle w:val="Hyperlink"/>
            <w:noProof/>
          </w:rPr>
          <w:t>Figure S3: NO2 concentration (ug/m3) by living location stratified into median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8F63FF" w14:textId="05B5B145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9" w:history="1">
        <w:r w:rsidRPr="00342F68">
          <w:rPr>
            <w:rStyle w:val="Hyperlink"/>
            <w:noProof/>
          </w:rPr>
          <w:t>Figure S4: NO2 concentration (ug/m3) by median income group stratified into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FC1A96" w14:textId="47687BD6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0" w:history="1">
        <w:r w:rsidRPr="00342F68">
          <w:rPr>
            <w:rStyle w:val="Hyperlink"/>
            <w:noProof/>
          </w:rPr>
          <w:t>Figure S5: NO2 concentration (ug/m3) by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94A403" w14:textId="68966E1A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1" w:history="1">
        <w:r w:rsidRPr="00342F68">
          <w:rPr>
            <w:rStyle w:val="Hyperlink"/>
            <w:noProof/>
          </w:rPr>
          <w:t>Figure S6: NO2 concentration (ug/m3) by state and median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64F7C8" w14:textId="6596977F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2" w:history="1">
        <w:r w:rsidRPr="00342F68">
          <w:rPr>
            <w:rStyle w:val="Hyperlink"/>
            <w:noProof/>
          </w:rPr>
          <w:t>Figure S7: NO2 concentration (ug/m3) by state and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8294B0" w14:textId="1BEA0D23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3" w:history="1">
        <w:r w:rsidRPr="00342F68">
          <w:rPr>
            <w:rStyle w:val="Hyperlink"/>
            <w:noProof/>
          </w:rPr>
          <w:t>Figure S8: Attributable Fraction by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8F0665" w14:textId="019A477C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4" w:history="1">
        <w:r w:rsidRPr="00342F68">
          <w:rPr>
            <w:rStyle w:val="Hyperlink"/>
            <w:noProof/>
          </w:rPr>
          <w:t>Figure S9: Attributable Fraction by median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F51E3F" w14:textId="58F93AE7" w:rsidR="00650FE0" w:rsidRDefault="00650FE0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5" w:history="1">
        <w:r w:rsidRPr="00342F68">
          <w:rPr>
            <w:rStyle w:val="Hyperlink"/>
            <w:noProof/>
          </w:rPr>
          <w:t>Figure S10: Attributable Fraction by living location stratified into median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6499A1" w14:textId="0159C0D2" w:rsidR="00CD0FD7" w:rsidRDefault="00CD0FD7" w:rsidP="00CD0FD7">
      <w:pPr>
        <w:pStyle w:val="Caption"/>
        <w:keepNext/>
      </w:pPr>
      <w:r>
        <w:fldChar w:fldCharType="end"/>
      </w:r>
    </w:p>
    <w:p w14:paraId="6C5ED4A5" w14:textId="664A7345" w:rsidR="00CD0FD7" w:rsidRDefault="00CD0FD7">
      <w:pPr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6F04F2">
        <w:lastRenderedPageBreak/>
        <w:fldChar w:fldCharType="begin"/>
      </w:r>
      <w:r w:rsidR="006F04F2">
        <w:instrText xml:space="preserve"> REF _Ref9948014 \h </w:instrText>
      </w:r>
      <w:r w:rsidR="006F04F2">
        <w:fldChar w:fldCharType="separate"/>
      </w:r>
      <w:r w:rsidR="006F04F2">
        <w:t>Table S</w:t>
      </w:r>
      <w:r w:rsidR="006F04F2">
        <w:rPr>
          <w:noProof/>
        </w:rPr>
        <w:t>3</w:t>
      </w:r>
      <w:r w:rsidR="006F04F2" w:rsidRPr="001F139D">
        <w:t>: State</w:t>
      </w:r>
      <w:r w:rsidR="006F04F2">
        <w:t xml:space="preserve"> specific comparison of </w:t>
      </w:r>
      <w:r w:rsidR="006F04F2" w:rsidRPr="0000287C">
        <w:t xml:space="preserve">the burden of disease using state-specific estimates </w:t>
      </w:r>
      <w:r w:rsidR="006F04F2">
        <w:t>vs original estimates</w:t>
      </w:r>
      <w:r w:rsidR="006F04F2">
        <w:fldChar w:fldCharType="end"/>
      </w:r>
      <w:bookmarkStart w:id="0" w:name="_GoBack"/>
      <w:bookmarkEnd w:id="0"/>
    </w:p>
    <w:p w14:paraId="75D8AE2C" w14:textId="2E38480A" w:rsidR="00CD0FD7" w:rsidRDefault="00CD0FD7" w:rsidP="00CD0FD7">
      <w:pPr>
        <w:pStyle w:val="Caption"/>
        <w:keepNext/>
      </w:pPr>
      <w:bookmarkStart w:id="1" w:name="_Toc9940846"/>
      <w:bookmarkStart w:id="2" w:name="_Toc9944562"/>
      <w:r>
        <w:t>Table S</w:t>
      </w:r>
      <w:r>
        <w:fldChar w:fldCharType="begin"/>
      </w:r>
      <w:r>
        <w:instrText xml:space="preserve"> SEQ Table_S \* ARABIC </w:instrText>
      </w:r>
      <w:r>
        <w:fldChar w:fldCharType="separate"/>
      </w:r>
      <w:r w:rsidR="00650FE0">
        <w:rPr>
          <w:noProof/>
        </w:rPr>
        <w:t>1</w:t>
      </w:r>
      <w:r>
        <w:fldChar w:fldCharType="end"/>
      </w:r>
      <w:r w:rsidRPr="004D2ACB">
        <w:t>: NO2 concentration by state</w:t>
      </w:r>
      <w:bookmarkEnd w:id="1"/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7"/>
        <w:gridCol w:w="1604"/>
        <w:gridCol w:w="1604"/>
        <w:gridCol w:w="1604"/>
        <w:gridCol w:w="1603"/>
        <w:gridCol w:w="1603"/>
        <w:gridCol w:w="1595"/>
      </w:tblGrid>
      <w:tr w:rsidR="00187FC6" w:rsidRPr="00591FE9" w14:paraId="24BA7C3D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44A91CC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State</w:t>
            </w:r>
          </w:p>
        </w:tc>
        <w:tc>
          <w:tcPr>
            <w:tcW w:w="619" w:type="pct"/>
            <w:noWrap/>
            <w:hideMark/>
          </w:tcPr>
          <w:p w14:paraId="0BC80E63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Mean</w:t>
            </w:r>
          </w:p>
        </w:tc>
        <w:tc>
          <w:tcPr>
            <w:tcW w:w="619" w:type="pct"/>
            <w:noWrap/>
            <w:hideMark/>
          </w:tcPr>
          <w:p w14:paraId="14DCA630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Min</w:t>
            </w:r>
          </w:p>
        </w:tc>
        <w:tc>
          <w:tcPr>
            <w:tcW w:w="619" w:type="pct"/>
            <w:noWrap/>
            <w:hideMark/>
          </w:tcPr>
          <w:p w14:paraId="6FE03815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25%</w:t>
            </w:r>
          </w:p>
        </w:tc>
        <w:tc>
          <w:tcPr>
            <w:tcW w:w="619" w:type="pct"/>
            <w:noWrap/>
            <w:hideMark/>
          </w:tcPr>
          <w:p w14:paraId="07D463C3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Median</w:t>
            </w:r>
          </w:p>
        </w:tc>
        <w:tc>
          <w:tcPr>
            <w:tcW w:w="619" w:type="pct"/>
            <w:noWrap/>
            <w:hideMark/>
          </w:tcPr>
          <w:p w14:paraId="7A03D321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75%</w:t>
            </w:r>
          </w:p>
        </w:tc>
        <w:tc>
          <w:tcPr>
            <w:tcW w:w="616" w:type="pct"/>
            <w:noWrap/>
            <w:hideMark/>
          </w:tcPr>
          <w:p w14:paraId="7FC78807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Max</w:t>
            </w:r>
          </w:p>
        </w:tc>
      </w:tr>
      <w:tr w:rsidR="00187FC6" w:rsidRPr="00591FE9" w14:paraId="6095891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13D0834" w14:textId="77777777" w:rsidR="00187FC6" w:rsidRPr="00591FE9" w:rsidRDefault="00187FC6" w:rsidP="00633622">
            <w:r w:rsidRPr="00591FE9">
              <w:t>Alabama</w:t>
            </w:r>
          </w:p>
        </w:tc>
        <w:tc>
          <w:tcPr>
            <w:tcW w:w="619" w:type="pct"/>
            <w:noWrap/>
            <w:hideMark/>
          </w:tcPr>
          <w:p w14:paraId="3D7076C7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1E897980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1B06E8BC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731B47D7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789FF13F" w14:textId="77777777" w:rsidR="00187FC6" w:rsidRPr="00591FE9" w:rsidRDefault="00187FC6" w:rsidP="00633622">
            <w:r w:rsidRPr="00591FE9">
              <w:t>12.5</w:t>
            </w:r>
          </w:p>
        </w:tc>
        <w:tc>
          <w:tcPr>
            <w:tcW w:w="616" w:type="pct"/>
            <w:noWrap/>
            <w:hideMark/>
          </w:tcPr>
          <w:p w14:paraId="2AF6FEB1" w14:textId="77777777" w:rsidR="00187FC6" w:rsidRPr="00591FE9" w:rsidRDefault="00187FC6" w:rsidP="00633622">
            <w:r w:rsidRPr="00591FE9">
              <w:t>33.8</w:t>
            </w:r>
          </w:p>
        </w:tc>
      </w:tr>
      <w:tr w:rsidR="00187FC6" w:rsidRPr="00591FE9" w14:paraId="220E5782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3B836ED" w14:textId="77777777" w:rsidR="00187FC6" w:rsidRPr="00591FE9" w:rsidRDefault="00187FC6" w:rsidP="00633622">
            <w:r w:rsidRPr="00591FE9">
              <w:t>Arizona</w:t>
            </w:r>
          </w:p>
        </w:tc>
        <w:tc>
          <w:tcPr>
            <w:tcW w:w="619" w:type="pct"/>
            <w:noWrap/>
            <w:hideMark/>
          </w:tcPr>
          <w:p w14:paraId="2D201590" w14:textId="77777777" w:rsidR="00187FC6" w:rsidRPr="00591FE9" w:rsidRDefault="00187FC6" w:rsidP="00633622">
            <w:r w:rsidRPr="00591FE9">
              <w:t>17.0</w:t>
            </w:r>
          </w:p>
        </w:tc>
        <w:tc>
          <w:tcPr>
            <w:tcW w:w="619" w:type="pct"/>
            <w:noWrap/>
            <w:hideMark/>
          </w:tcPr>
          <w:p w14:paraId="42E80BA1" w14:textId="77777777" w:rsidR="00187FC6" w:rsidRPr="00591FE9" w:rsidRDefault="00187FC6" w:rsidP="00633622">
            <w:r w:rsidRPr="00591FE9">
              <w:t>4.6</w:t>
            </w:r>
          </w:p>
        </w:tc>
        <w:tc>
          <w:tcPr>
            <w:tcW w:w="619" w:type="pct"/>
            <w:noWrap/>
            <w:hideMark/>
          </w:tcPr>
          <w:p w14:paraId="5B1302EB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0363CCA3" w14:textId="77777777" w:rsidR="00187FC6" w:rsidRPr="00591FE9" w:rsidRDefault="00187FC6" w:rsidP="00633622">
            <w:r w:rsidRPr="00591FE9">
              <w:t>15.1</w:t>
            </w:r>
          </w:p>
        </w:tc>
        <w:tc>
          <w:tcPr>
            <w:tcW w:w="619" w:type="pct"/>
            <w:noWrap/>
            <w:hideMark/>
          </w:tcPr>
          <w:p w14:paraId="26AE45D5" w14:textId="77777777" w:rsidR="00187FC6" w:rsidRPr="00591FE9" w:rsidRDefault="00187FC6" w:rsidP="00633622">
            <w:r w:rsidRPr="00591FE9">
              <w:t>23.4</w:t>
            </w:r>
          </w:p>
        </w:tc>
        <w:tc>
          <w:tcPr>
            <w:tcW w:w="616" w:type="pct"/>
            <w:noWrap/>
            <w:hideMark/>
          </w:tcPr>
          <w:p w14:paraId="06B9D433" w14:textId="77777777" w:rsidR="00187FC6" w:rsidRPr="00591FE9" w:rsidRDefault="00187FC6" w:rsidP="00633622">
            <w:r w:rsidRPr="00591FE9">
              <w:t>45.9</w:t>
            </w:r>
          </w:p>
        </w:tc>
      </w:tr>
      <w:tr w:rsidR="00187FC6" w:rsidRPr="00591FE9" w14:paraId="5C469D2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B3FEBCC" w14:textId="77777777" w:rsidR="00187FC6" w:rsidRPr="00591FE9" w:rsidRDefault="00187FC6" w:rsidP="00633622">
            <w:r w:rsidRPr="00591FE9">
              <w:t>Arkansas</w:t>
            </w:r>
          </w:p>
        </w:tc>
        <w:tc>
          <w:tcPr>
            <w:tcW w:w="619" w:type="pct"/>
            <w:noWrap/>
            <w:hideMark/>
          </w:tcPr>
          <w:p w14:paraId="7E45B537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53460374" w14:textId="77777777" w:rsidR="00187FC6" w:rsidRPr="00591FE9" w:rsidRDefault="00187FC6" w:rsidP="00633622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3FFF5860" w14:textId="77777777" w:rsidR="00187FC6" w:rsidRPr="00591FE9" w:rsidRDefault="00187FC6" w:rsidP="00633622">
            <w:r w:rsidRPr="00591FE9">
              <w:t>6.2</w:t>
            </w:r>
          </w:p>
        </w:tc>
        <w:tc>
          <w:tcPr>
            <w:tcW w:w="619" w:type="pct"/>
            <w:noWrap/>
            <w:hideMark/>
          </w:tcPr>
          <w:p w14:paraId="41EE2F8B" w14:textId="77777777" w:rsidR="00187FC6" w:rsidRPr="00591FE9" w:rsidRDefault="00187FC6" w:rsidP="00633622">
            <w:r w:rsidRPr="00591FE9">
              <w:t>8.1</w:t>
            </w:r>
          </w:p>
        </w:tc>
        <w:tc>
          <w:tcPr>
            <w:tcW w:w="619" w:type="pct"/>
            <w:noWrap/>
            <w:hideMark/>
          </w:tcPr>
          <w:p w14:paraId="69A2CB13" w14:textId="77777777" w:rsidR="00187FC6" w:rsidRPr="00591FE9" w:rsidRDefault="00187FC6" w:rsidP="00633622">
            <w:r w:rsidRPr="00591FE9">
              <w:t>11.6</w:t>
            </w:r>
          </w:p>
        </w:tc>
        <w:tc>
          <w:tcPr>
            <w:tcW w:w="616" w:type="pct"/>
            <w:noWrap/>
            <w:hideMark/>
          </w:tcPr>
          <w:p w14:paraId="2555811B" w14:textId="77777777" w:rsidR="00187FC6" w:rsidRPr="00591FE9" w:rsidRDefault="00187FC6" w:rsidP="00633622">
            <w:r w:rsidRPr="00591FE9">
              <w:t>28.0</w:t>
            </w:r>
          </w:p>
        </w:tc>
      </w:tr>
      <w:tr w:rsidR="00187FC6" w:rsidRPr="00591FE9" w14:paraId="5B0C6BE8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C08ECA4" w14:textId="77777777" w:rsidR="00187FC6" w:rsidRPr="00591FE9" w:rsidRDefault="00187FC6" w:rsidP="00633622">
            <w:r w:rsidRPr="00591FE9">
              <w:t>California</w:t>
            </w:r>
          </w:p>
        </w:tc>
        <w:tc>
          <w:tcPr>
            <w:tcW w:w="619" w:type="pct"/>
            <w:noWrap/>
            <w:hideMark/>
          </w:tcPr>
          <w:p w14:paraId="1D6B1DE1" w14:textId="77777777" w:rsidR="00187FC6" w:rsidRPr="00591FE9" w:rsidRDefault="00187FC6" w:rsidP="00633622">
            <w:r w:rsidRPr="00591FE9">
              <w:t>21.1</w:t>
            </w:r>
          </w:p>
        </w:tc>
        <w:tc>
          <w:tcPr>
            <w:tcW w:w="619" w:type="pct"/>
            <w:noWrap/>
            <w:hideMark/>
          </w:tcPr>
          <w:p w14:paraId="31661376" w14:textId="77777777" w:rsidR="00187FC6" w:rsidRPr="00591FE9" w:rsidRDefault="00187FC6" w:rsidP="00633622">
            <w:r w:rsidRPr="00591FE9">
              <w:t>1.6</w:t>
            </w:r>
          </w:p>
        </w:tc>
        <w:tc>
          <w:tcPr>
            <w:tcW w:w="619" w:type="pct"/>
            <w:noWrap/>
            <w:hideMark/>
          </w:tcPr>
          <w:p w14:paraId="34055DB9" w14:textId="77777777" w:rsidR="00187FC6" w:rsidRPr="00591FE9" w:rsidRDefault="00187FC6" w:rsidP="00633622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4CE96377" w14:textId="77777777" w:rsidR="00187FC6" w:rsidRPr="00591FE9" w:rsidRDefault="00187FC6" w:rsidP="00633622">
            <w:r w:rsidRPr="00591FE9">
              <w:t>19.3</w:t>
            </w:r>
          </w:p>
        </w:tc>
        <w:tc>
          <w:tcPr>
            <w:tcW w:w="619" w:type="pct"/>
            <w:noWrap/>
            <w:hideMark/>
          </w:tcPr>
          <w:p w14:paraId="30999D3B" w14:textId="77777777" w:rsidR="00187FC6" w:rsidRPr="00591FE9" w:rsidRDefault="00187FC6" w:rsidP="00633622">
            <w:r w:rsidRPr="00591FE9">
              <w:t>27.9</w:t>
            </w:r>
          </w:p>
        </w:tc>
        <w:tc>
          <w:tcPr>
            <w:tcW w:w="616" w:type="pct"/>
            <w:noWrap/>
            <w:hideMark/>
          </w:tcPr>
          <w:p w14:paraId="1031A179" w14:textId="77777777" w:rsidR="00187FC6" w:rsidRPr="00591FE9" w:rsidRDefault="00187FC6" w:rsidP="00633622">
            <w:r w:rsidRPr="00591FE9">
              <w:t>58.3</w:t>
            </w:r>
          </w:p>
        </w:tc>
      </w:tr>
      <w:tr w:rsidR="00187FC6" w:rsidRPr="00591FE9" w14:paraId="0B50778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6949207" w14:textId="77777777" w:rsidR="00187FC6" w:rsidRPr="00591FE9" w:rsidRDefault="00187FC6" w:rsidP="00633622">
            <w:r w:rsidRPr="00591FE9">
              <w:t>Colorado</w:t>
            </w:r>
          </w:p>
        </w:tc>
        <w:tc>
          <w:tcPr>
            <w:tcW w:w="619" w:type="pct"/>
            <w:noWrap/>
            <w:hideMark/>
          </w:tcPr>
          <w:p w14:paraId="0CB2DBDB" w14:textId="77777777" w:rsidR="00187FC6" w:rsidRPr="00591FE9" w:rsidRDefault="00187FC6" w:rsidP="00633622">
            <w:r w:rsidRPr="00591FE9">
              <w:t>18.1</w:t>
            </w:r>
          </w:p>
        </w:tc>
        <w:tc>
          <w:tcPr>
            <w:tcW w:w="619" w:type="pct"/>
            <w:noWrap/>
            <w:hideMark/>
          </w:tcPr>
          <w:p w14:paraId="44A914B5" w14:textId="77777777" w:rsidR="00187FC6" w:rsidRPr="00591FE9" w:rsidRDefault="00187FC6" w:rsidP="00633622">
            <w:r w:rsidRPr="00591FE9">
              <w:t>3.4</w:t>
            </w:r>
          </w:p>
        </w:tc>
        <w:tc>
          <w:tcPr>
            <w:tcW w:w="619" w:type="pct"/>
            <w:noWrap/>
            <w:hideMark/>
          </w:tcPr>
          <w:p w14:paraId="258C4DC8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1290A5F6" w14:textId="77777777" w:rsidR="00187FC6" w:rsidRPr="00591FE9" w:rsidRDefault="00187FC6" w:rsidP="00633622">
            <w:r w:rsidRPr="00591FE9">
              <w:t>15.2</w:t>
            </w:r>
          </w:p>
        </w:tc>
        <w:tc>
          <w:tcPr>
            <w:tcW w:w="619" w:type="pct"/>
            <w:noWrap/>
            <w:hideMark/>
          </w:tcPr>
          <w:p w14:paraId="523B799A" w14:textId="77777777" w:rsidR="00187FC6" w:rsidRPr="00591FE9" w:rsidRDefault="00187FC6" w:rsidP="00633622">
            <w:r w:rsidRPr="00591FE9">
              <w:t>24.8</w:t>
            </w:r>
          </w:p>
        </w:tc>
        <w:tc>
          <w:tcPr>
            <w:tcW w:w="616" w:type="pct"/>
            <w:noWrap/>
            <w:hideMark/>
          </w:tcPr>
          <w:p w14:paraId="4EB4DB5E" w14:textId="77777777" w:rsidR="00187FC6" w:rsidRPr="00591FE9" w:rsidRDefault="00187FC6" w:rsidP="00633622">
            <w:r w:rsidRPr="00591FE9">
              <w:t>56.9</w:t>
            </w:r>
          </w:p>
        </w:tc>
      </w:tr>
      <w:tr w:rsidR="00187FC6" w:rsidRPr="00591FE9" w14:paraId="3B7B55C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9050E84" w14:textId="77777777" w:rsidR="00187FC6" w:rsidRPr="00591FE9" w:rsidRDefault="00187FC6" w:rsidP="00633622">
            <w:r w:rsidRPr="00591FE9">
              <w:t>Connecticut</w:t>
            </w:r>
          </w:p>
        </w:tc>
        <w:tc>
          <w:tcPr>
            <w:tcW w:w="619" w:type="pct"/>
            <w:noWrap/>
            <w:hideMark/>
          </w:tcPr>
          <w:p w14:paraId="420AAD74" w14:textId="77777777" w:rsidR="00187FC6" w:rsidRPr="00591FE9" w:rsidRDefault="00187FC6" w:rsidP="00633622">
            <w:r w:rsidRPr="00591FE9">
              <w:t>15.6</w:t>
            </w:r>
          </w:p>
        </w:tc>
        <w:tc>
          <w:tcPr>
            <w:tcW w:w="619" w:type="pct"/>
            <w:noWrap/>
            <w:hideMark/>
          </w:tcPr>
          <w:p w14:paraId="2EAD0A44" w14:textId="77777777" w:rsidR="00187FC6" w:rsidRPr="00591FE9" w:rsidRDefault="00187FC6" w:rsidP="00633622">
            <w:r w:rsidRPr="00591FE9">
              <w:t>7.3</w:t>
            </w:r>
          </w:p>
        </w:tc>
        <w:tc>
          <w:tcPr>
            <w:tcW w:w="619" w:type="pct"/>
            <w:noWrap/>
            <w:hideMark/>
          </w:tcPr>
          <w:p w14:paraId="3F6FA559" w14:textId="77777777" w:rsidR="00187FC6" w:rsidRPr="00591FE9" w:rsidRDefault="00187FC6" w:rsidP="00633622">
            <w:r w:rsidRPr="00591FE9">
              <w:t>11.9</w:t>
            </w:r>
          </w:p>
        </w:tc>
        <w:tc>
          <w:tcPr>
            <w:tcW w:w="619" w:type="pct"/>
            <w:noWrap/>
            <w:hideMark/>
          </w:tcPr>
          <w:p w14:paraId="39272E95" w14:textId="77777777" w:rsidR="00187FC6" w:rsidRPr="00591FE9" w:rsidRDefault="00187FC6" w:rsidP="00633622">
            <w:r w:rsidRPr="00591FE9">
              <w:t>15.0</w:t>
            </w:r>
          </w:p>
        </w:tc>
        <w:tc>
          <w:tcPr>
            <w:tcW w:w="619" w:type="pct"/>
            <w:noWrap/>
            <w:hideMark/>
          </w:tcPr>
          <w:p w14:paraId="2F32EF82" w14:textId="77777777" w:rsidR="00187FC6" w:rsidRPr="00591FE9" w:rsidRDefault="00187FC6" w:rsidP="00633622">
            <w:r w:rsidRPr="00591FE9">
              <w:t>18.6</w:t>
            </w:r>
          </w:p>
        </w:tc>
        <w:tc>
          <w:tcPr>
            <w:tcW w:w="616" w:type="pct"/>
            <w:noWrap/>
            <w:hideMark/>
          </w:tcPr>
          <w:p w14:paraId="501B1ED9" w14:textId="77777777" w:rsidR="00187FC6" w:rsidRPr="00591FE9" w:rsidRDefault="00187FC6" w:rsidP="00633622">
            <w:r w:rsidRPr="00591FE9">
              <w:t>36.2</w:t>
            </w:r>
          </w:p>
        </w:tc>
      </w:tr>
      <w:tr w:rsidR="00187FC6" w:rsidRPr="00591FE9" w14:paraId="3F0ABE8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595AEAC" w14:textId="77777777" w:rsidR="00187FC6" w:rsidRPr="00591FE9" w:rsidRDefault="00187FC6" w:rsidP="00633622">
            <w:r w:rsidRPr="00591FE9">
              <w:t>Delaware</w:t>
            </w:r>
          </w:p>
        </w:tc>
        <w:tc>
          <w:tcPr>
            <w:tcW w:w="619" w:type="pct"/>
            <w:noWrap/>
            <w:hideMark/>
          </w:tcPr>
          <w:p w14:paraId="5A5AC2FE" w14:textId="77777777" w:rsidR="00187FC6" w:rsidRPr="00591FE9" w:rsidRDefault="00187FC6" w:rsidP="00633622">
            <w:r w:rsidRPr="00591FE9">
              <w:t>13.2</w:t>
            </w:r>
          </w:p>
        </w:tc>
        <w:tc>
          <w:tcPr>
            <w:tcW w:w="619" w:type="pct"/>
            <w:noWrap/>
            <w:hideMark/>
          </w:tcPr>
          <w:p w14:paraId="66F76130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3B586340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48E46EE8" w14:textId="77777777" w:rsidR="00187FC6" w:rsidRPr="00591FE9" w:rsidRDefault="00187FC6" w:rsidP="00633622">
            <w:r w:rsidRPr="00591FE9">
              <w:t>11.6</w:t>
            </w:r>
          </w:p>
        </w:tc>
        <w:tc>
          <w:tcPr>
            <w:tcW w:w="619" w:type="pct"/>
            <w:noWrap/>
            <w:hideMark/>
          </w:tcPr>
          <w:p w14:paraId="7E7FA041" w14:textId="77777777" w:rsidR="00187FC6" w:rsidRPr="00591FE9" w:rsidRDefault="00187FC6" w:rsidP="00633622">
            <w:r w:rsidRPr="00591FE9">
              <w:t>16.7</w:t>
            </w:r>
          </w:p>
        </w:tc>
        <w:tc>
          <w:tcPr>
            <w:tcW w:w="616" w:type="pct"/>
            <w:noWrap/>
            <w:hideMark/>
          </w:tcPr>
          <w:p w14:paraId="0133E5FD" w14:textId="77777777" w:rsidR="00187FC6" w:rsidRPr="00591FE9" w:rsidRDefault="00187FC6" w:rsidP="00633622">
            <w:r w:rsidRPr="00591FE9">
              <w:t>28.7</w:t>
            </w:r>
          </w:p>
        </w:tc>
      </w:tr>
      <w:tr w:rsidR="00187FC6" w:rsidRPr="00591FE9" w14:paraId="51DDA32D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A3B190F" w14:textId="77777777" w:rsidR="00187FC6" w:rsidRPr="00591FE9" w:rsidRDefault="00187FC6" w:rsidP="00633622">
            <w:r w:rsidRPr="00591FE9">
              <w:t>District Of Columbia</w:t>
            </w:r>
          </w:p>
        </w:tc>
        <w:tc>
          <w:tcPr>
            <w:tcW w:w="619" w:type="pct"/>
            <w:noWrap/>
            <w:hideMark/>
          </w:tcPr>
          <w:p w14:paraId="683D0A3F" w14:textId="77777777" w:rsidR="00187FC6" w:rsidRPr="00591FE9" w:rsidRDefault="00187FC6" w:rsidP="00633622">
            <w:r w:rsidRPr="00591FE9">
              <w:t>26.3</w:t>
            </w:r>
          </w:p>
        </w:tc>
        <w:tc>
          <w:tcPr>
            <w:tcW w:w="619" w:type="pct"/>
            <w:noWrap/>
            <w:hideMark/>
          </w:tcPr>
          <w:p w14:paraId="08BEFCC4" w14:textId="77777777" w:rsidR="00187FC6" w:rsidRPr="00591FE9" w:rsidRDefault="00187FC6" w:rsidP="00633622">
            <w:r w:rsidRPr="00591FE9">
              <w:t>20.2</w:t>
            </w:r>
          </w:p>
        </w:tc>
        <w:tc>
          <w:tcPr>
            <w:tcW w:w="619" w:type="pct"/>
            <w:noWrap/>
            <w:hideMark/>
          </w:tcPr>
          <w:p w14:paraId="21F39192" w14:textId="77777777" w:rsidR="00187FC6" w:rsidRPr="00591FE9" w:rsidRDefault="00187FC6" w:rsidP="00633622">
            <w:r w:rsidRPr="00591FE9">
              <w:t>24.2</w:t>
            </w:r>
          </w:p>
        </w:tc>
        <w:tc>
          <w:tcPr>
            <w:tcW w:w="619" w:type="pct"/>
            <w:noWrap/>
            <w:hideMark/>
          </w:tcPr>
          <w:p w14:paraId="18244184" w14:textId="77777777" w:rsidR="00187FC6" w:rsidRPr="00591FE9" w:rsidRDefault="00187FC6" w:rsidP="00633622">
            <w:r w:rsidRPr="00591FE9">
              <w:t>25.4</w:t>
            </w:r>
          </w:p>
        </w:tc>
        <w:tc>
          <w:tcPr>
            <w:tcW w:w="619" w:type="pct"/>
            <w:noWrap/>
            <w:hideMark/>
          </w:tcPr>
          <w:p w14:paraId="41F236A0" w14:textId="77777777" w:rsidR="00187FC6" w:rsidRPr="00591FE9" w:rsidRDefault="00187FC6" w:rsidP="00633622">
            <w:r w:rsidRPr="00591FE9">
              <w:t>28.5</w:t>
            </w:r>
          </w:p>
        </w:tc>
        <w:tc>
          <w:tcPr>
            <w:tcW w:w="616" w:type="pct"/>
            <w:noWrap/>
            <w:hideMark/>
          </w:tcPr>
          <w:p w14:paraId="04267185" w14:textId="77777777" w:rsidR="00187FC6" w:rsidRPr="00591FE9" w:rsidRDefault="00187FC6" w:rsidP="00633622">
            <w:r w:rsidRPr="00591FE9">
              <w:t>36.1</w:t>
            </w:r>
          </w:p>
        </w:tc>
      </w:tr>
      <w:tr w:rsidR="00187FC6" w:rsidRPr="00591FE9" w14:paraId="7D8E213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EC9E777" w14:textId="77777777" w:rsidR="00187FC6" w:rsidRPr="00591FE9" w:rsidRDefault="00187FC6" w:rsidP="00633622">
            <w:r w:rsidRPr="00591FE9">
              <w:t>Florida</w:t>
            </w:r>
          </w:p>
        </w:tc>
        <w:tc>
          <w:tcPr>
            <w:tcW w:w="619" w:type="pct"/>
            <w:noWrap/>
            <w:hideMark/>
          </w:tcPr>
          <w:p w14:paraId="62C18C35" w14:textId="77777777" w:rsidR="00187FC6" w:rsidRPr="00591FE9" w:rsidRDefault="00187FC6" w:rsidP="00633622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362CAE23" w14:textId="77777777" w:rsidR="00187FC6" w:rsidRPr="00591FE9" w:rsidRDefault="00187FC6" w:rsidP="00633622">
            <w:r w:rsidRPr="00591FE9">
              <w:t>1.8</w:t>
            </w:r>
          </w:p>
        </w:tc>
        <w:tc>
          <w:tcPr>
            <w:tcW w:w="619" w:type="pct"/>
            <w:noWrap/>
            <w:hideMark/>
          </w:tcPr>
          <w:p w14:paraId="6B21493B" w14:textId="77777777" w:rsidR="00187FC6" w:rsidRPr="00591FE9" w:rsidRDefault="00187FC6" w:rsidP="00633622">
            <w:r w:rsidRPr="00591FE9">
              <w:t>7.4</w:t>
            </w:r>
          </w:p>
        </w:tc>
        <w:tc>
          <w:tcPr>
            <w:tcW w:w="619" w:type="pct"/>
            <w:noWrap/>
            <w:hideMark/>
          </w:tcPr>
          <w:p w14:paraId="77035870" w14:textId="77777777" w:rsidR="00187FC6" w:rsidRPr="00591FE9" w:rsidRDefault="00187FC6" w:rsidP="00633622">
            <w:r w:rsidRPr="00591FE9">
              <w:t>10.2</w:t>
            </w:r>
          </w:p>
        </w:tc>
        <w:tc>
          <w:tcPr>
            <w:tcW w:w="619" w:type="pct"/>
            <w:noWrap/>
            <w:hideMark/>
          </w:tcPr>
          <w:p w14:paraId="5664B234" w14:textId="77777777" w:rsidR="00187FC6" w:rsidRPr="00591FE9" w:rsidRDefault="00187FC6" w:rsidP="00633622">
            <w:r w:rsidRPr="00591FE9">
              <w:t>13.7</w:t>
            </w:r>
          </w:p>
        </w:tc>
        <w:tc>
          <w:tcPr>
            <w:tcW w:w="616" w:type="pct"/>
            <w:noWrap/>
            <w:hideMark/>
          </w:tcPr>
          <w:p w14:paraId="701555EC" w14:textId="77777777" w:rsidR="00187FC6" w:rsidRPr="00591FE9" w:rsidRDefault="00187FC6" w:rsidP="00633622">
            <w:r w:rsidRPr="00591FE9">
              <w:t>29.2</w:t>
            </w:r>
          </w:p>
        </w:tc>
      </w:tr>
      <w:tr w:rsidR="00187FC6" w:rsidRPr="00591FE9" w14:paraId="242E95A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09C225A" w14:textId="77777777" w:rsidR="00187FC6" w:rsidRPr="00591FE9" w:rsidRDefault="00187FC6" w:rsidP="00633622">
            <w:r w:rsidRPr="00591FE9">
              <w:t>Georgia</w:t>
            </w:r>
          </w:p>
        </w:tc>
        <w:tc>
          <w:tcPr>
            <w:tcW w:w="619" w:type="pct"/>
            <w:noWrap/>
            <w:hideMark/>
          </w:tcPr>
          <w:p w14:paraId="10DEB08A" w14:textId="77777777" w:rsidR="00187FC6" w:rsidRPr="00591FE9" w:rsidRDefault="00187FC6" w:rsidP="00633622">
            <w:r w:rsidRPr="00591FE9">
              <w:t>10.8</w:t>
            </w:r>
          </w:p>
        </w:tc>
        <w:tc>
          <w:tcPr>
            <w:tcW w:w="619" w:type="pct"/>
            <w:noWrap/>
            <w:hideMark/>
          </w:tcPr>
          <w:p w14:paraId="4A274971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60394D70" w14:textId="77777777" w:rsidR="00187FC6" w:rsidRPr="00591FE9" w:rsidRDefault="00187FC6" w:rsidP="00633622">
            <w:r w:rsidRPr="00591FE9">
              <w:t>6.8</w:t>
            </w:r>
          </w:p>
        </w:tc>
        <w:tc>
          <w:tcPr>
            <w:tcW w:w="619" w:type="pct"/>
            <w:noWrap/>
            <w:hideMark/>
          </w:tcPr>
          <w:p w14:paraId="115CB647" w14:textId="77777777" w:rsidR="00187FC6" w:rsidRPr="00591FE9" w:rsidRDefault="00187FC6" w:rsidP="00633622">
            <w:r w:rsidRPr="00591FE9">
              <w:t>9.8</w:t>
            </w:r>
          </w:p>
        </w:tc>
        <w:tc>
          <w:tcPr>
            <w:tcW w:w="619" w:type="pct"/>
            <w:noWrap/>
            <w:hideMark/>
          </w:tcPr>
          <w:p w14:paraId="2CC98D8C" w14:textId="77777777" w:rsidR="00187FC6" w:rsidRPr="00591FE9" w:rsidRDefault="00187FC6" w:rsidP="00633622">
            <w:r w:rsidRPr="00591FE9">
              <w:t>13.6</w:t>
            </w:r>
          </w:p>
        </w:tc>
        <w:tc>
          <w:tcPr>
            <w:tcW w:w="616" w:type="pct"/>
            <w:noWrap/>
            <w:hideMark/>
          </w:tcPr>
          <w:p w14:paraId="4B47FFD6" w14:textId="77777777" w:rsidR="00187FC6" w:rsidRPr="00591FE9" w:rsidRDefault="00187FC6" w:rsidP="00633622">
            <w:r w:rsidRPr="00591FE9">
              <w:t>41.4</w:t>
            </w:r>
          </w:p>
        </w:tc>
      </w:tr>
      <w:tr w:rsidR="00187FC6" w:rsidRPr="00591FE9" w14:paraId="06898922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A2EEFA5" w14:textId="77777777" w:rsidR="00187FC6" w:rsidRPr="00591FE9" w:rsidRDefault="00187FC6" w:rsidP="00633622">
            <w:r w:rsidRPr="00591FE9">
              <w:t>Idaho</w:t>
            </w:r>
          </w:p>
        </w:tc>
        <w:tc>
          <w:tcPr>
            <w:tcW w:w="619" w:type="pct"/>
            <w:noWrap/>
            <w:hideMark/>
          </w:tcPr>
          <w:p w14:paraId="65AC6295" w14:textId="77777777" w:rsidR="00187FC6" w:rsidRPr="00591FE9" w:rsidRDefault="00187FC6" w:rsidP="00633622">
            <w:r w:rsidRPr="00591FE9">
              <w:t>9.8</w:t>
            </w:r>
          </w:p>
        </w:tc>
        <w:tc>
          <w:tcPr>
            <w:tcW w:w="619" w:type="pct"/>
            <w:noWrap/>
            <w:hideMark/>
          </w:tcPr>
          <w:p w14:paraId="214EDF93" w14:textId="77777777" w:rsidR="00187FC6" w:rsidRPr="00591FE9" w:rsidRDefault="00187FC6" w:rsidP="00633622">
            <w:r w:rsidRPr="00591FE9">
              <w:t>3.1</w:t>
            </w:r>
          </w:p>
        </w:tc>
        <w:tc>
          <w:tcPr>
            <w:tcW w:w="619" w:type="pct"/>
            <w:noWrap/>
            <w:hideMark/>
          </w:tcPr>
          <w:p w14:paraId="69E3BE07" w14:textId="77777777" w:rsidR="00187FC6" w:rsidRPr="00591FE9" w:rsidRDefault="00187FC6" w:rsidP="00633622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60FDF226" w14:textId="77777777" w:rsidR="00187FC6" w:rsidRPr="00591FE9" w:rsidRDefault="00187FC6" w:rsidP="00633622">
            <w:r w:rsidRPr="00591FE9">
              <w:t>8.8</w:t>
            </w:r>
          </w:p>
        </w:tc>
        <w:tc>
          <w:tcPr>
            <w:tcW w:w="619" w:type="pct"/>
            <w:noWrap/>
            <w:hideMark/>
          </w:tcPr>
          <w:p w14:paraId="093F9352" w14:textId="77777777" w:rsidR="00187FC6" w:rsidRPr="00591FE9" w:rsidRDefault="00187FC6" w:rsidP="00633622">
            <w:r w:rsidRPr="00591FE9">
              <w:t>12.6</w:t>
            </w:r>
          </w:p>
        </w:tc>
        <w:tc>
          <w:tcPr>
            <w:tcW w:w="616" w:type="pct"/>
            <w:noWrap/>
            <w:hideMark/>
          </w:tcPr>
          <w:p w14:paraId="67035966" w14:textId="77777777" w:rsidR="00187FC6" w:rsidRPr="00591FE9" w:rsidRDefault="00187FC6" w:rsidP="00633622">
            <w:r w:rsidRPr="00591FE9">
              <w:t>26.9</w:t>
            </w:r>
          </w:p>
        </w:tc>
      </w:tr>
      <w:tr w:rsidR="00187FC6" w:rsidRPr="00591FE9" w14:paraId="61FD87AE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55E801E" w14:textId="77777777" w:rsidR="00187FC6" w:rsidRPr="00591FE9" w:rsidRDefault="00187FC6" w:rsidP="00633622">
            <w:r w:rsidRPr="00591FE9">
              <w:t>Illinois</w:t>
            </w:r>
          </w:p>
        </w:tc>
        <w:tc>
          <w:tcPr>
            <w:tcW w:w="619" w:type="pct"/>
            <w:noWrap/>
            <w:hideMark/>
          </w:tcPr>
          <w:p w14:paraId="7565E386" w14:textId="77777777" w:rsidR="00187FC6" w:rsidRPr="00591FE9" w:rsidRDefault="00187FC6" w:rsidP="00633622">
            <w:r w:rsidRPr="00591FE9">
              <w:t>19.0</w:t>
            </w:r>
          </w:p>
        </w:tc>
        <w:tc>
          <w:tcPr>
            <w:tcW w:w="619" w:type="pct"/>
            <w:noWrap/>
            <w:hideMark/>
          </w:tcPr>
          <w:p w14:paraId="60D689B5" w14:textId="77777777" w:rsidR="00187FC6" w:rsidRPr="00591FE9" w:rsidRDefault="00187FC6" w:rsidP="00633622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216DD2AD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0D37FC3C" w14:textId="77777777" w:rsidR="00187FC6" w:rsidRPr="00591FE9" w:rsidRDefault="00187FC6" w:rsidP="00633622">
            <w:r w:rsidRPr="00591FE9">
              <w:t>15.5</w:t>
            </w:r>
          </w:p>
        </w:tc>
        <w:tc>
          <w:tcPr>
            <w:tcW w:w="619" w:type="pct"/>
            <w:noWrap/>
            <w:hideMark/>
          </w:tcPr>
          <w:p w14:paraId="37D444EB" w14:textId="77777777" w:rsidR="00187FC6" w:rsidRPr="00591FE9" w:rsidRDefault="00187FC6" w:rsidP="00633622">
            <w:r w:rsidRPr="00591FE9">
              <w:t>26.9</w:t>
            </w:r>
          </w:p>
        </w:tc>
        <w:tc>
          <w:tcPr>
            <w:tcW w:w="616" w:type="pct"/>
            <w:noWrap/>
            <w:hideMark/>
          </w:tcPr>
          <w:p w14:paraId="6564AAE9" w14:textId="77777777" w:rsidR="00187FC6" w:rsidRPr="00591FE9" w:rsidRDefault="00187FC6" w:rsidP="00633622">
            <w:r w:rsidRPr="00591FE9">
              <w:t>55.7</w:t>
            </w:r>
          </w:p>
        </w:tc>
      </w:tr>
      <w:tr w:rsidR="00187FC6" w:rsidRPr="00591FE9" w14:paraId="42DF552D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64B12A6" w14:textId="77777777" w:rsidR="00187FC6" w:rsidRPr="00591FE9" w:rsidRDefault="00187FC6" w:rsidP="00633622">
            <w:r w:rsidRPr="00591FE9">
              <w:t>Indiana</w:t>
            </w:r>
          </w:p>
        </w:tc>
        <w:tc>
          <w:tcPr>
            <w:tcW w:w="619" w:type="pct"/>
            <w:noWrap/>
            <w:hideMark/>
          </w:tcPr>
          <w:p w14:paraId="19174E7D" w14:textId="77777777" w:rsidR="00187FC6" w:rsidRPr="00591FE9" w:rsidRDefault="00187FC6" w:rsidP="00633622">
            <w:r w:rsidRPr="00591FE9">
              <w:t>15.4</w:t>
            </w:r>
          </w:p>
        </w:tc>
        <w:tc>
          <w:tcPr>
            <w:tcW w:w="619" w:type="pct"/>
            <w:noWrap/>
            <w:hideMark/>
          </w:tcPr>
          <w:p w14:paraId="2E2ABF45" w14:textId="77777777" w:rsidR="00187FC6" w:rsidRPr="00591FE9" w:rsidRDefault="00187FC6" w:rsidP="00633622">
            <w:r w:rsidRPr="00591FE9">
              <w:t>6.7</w:t>
            </w:r>
          </w:p>
        </w:tc>
        <w:tc>
          <w:tcPr>
            <w:tcW w:w="619" w:type="pct"/>
            <w:noWrap/>
            <w:hideMark/>
          </w:tcPr>
          <w:p w14:paraId="38F873D6" w14:textId="77777777" w:rsidR="00187FC6" w:rsidRPr="00591FE9" w:rsidRDefault="00187FC6" w:rsidP="00633622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2E80B44E" w14:textId="77777777" w:rsidR="00187FC6" w:rsidRPr="00591FE9" w:rsidRDefault="00187FC6" w:rsidP="00633622">
            <w:r w:rsidRPr="00591FE9">
              <w:t>14.4</w:t>
            </w:r>
          </w:p>
        </w:tc>
        <w:tc>
          <w:tcPr>
            <w:tcW w:w="619" w:type="pct"/>
            <w:noWrap/>
            <w:hideMark/>
          </w:tcPr>
          <w:p w14:paraId="1A91ECD4" w14:textId="77777777" w:rsidR="00187FC6" w:rsidRPr="00591FE9" w:rsidRDefault="00187FC6" w:rsidP="00633622">
            <w:r w:rsidRPr="00591FE9">
              <w:t>18.7</w:t>
            </w:r>
          </w:p>
        </w:tc>
        <w:tc>
          <w:tcPr>
            <w:tcW w:w="616" w:type="pct"/>
            <w:noWrap/>
            <w:hideMark/>
          </w:tcPr>
          <w:p w14:paraId="6B374858" w14:textId="77777777" w:rsidR="00187FC6" w:rsidRPr="00591FE9" w:rsidRDefault="00187FC6" w:rsidP="00633622">
            <w:r w:rsidRPr="00591FE9">
              <w:t>38.9</w:t>
            </w:r>
          </w:p>
        </w:tc>
      </w:tr>
      <w:tr w:rsidR="00187FC6" w:rsidRPr="00591FE9" w14:paraId="66BE1D1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CD366E8" w14:textId="77777777" w:rsidR="00187FC6" w:rsidRPr="00591FE9" w:rsidRDefault="00187FC6" w:rsidP="00633622">
            <w:r w:rsidRPr="00591FE9">
              <w:t>Iowa</w:t>
            </w:r>
          </w:p>
        </w:tc>
        <w:tc>
          <w:tcPr>
            <w:tcW w:w="619" w:type="pct"/>
            <w:noWrap/>
            <w:hideMark/>
          </w:tcPr>
          <w:p w14:paraId="251F97AB" w14:textId="77777777" w:rsidR="00187FC6" w:rsidRPr="00591FE9" w:rsidRDefault="00187FC6" w:rsidP="00633622">
            <w:r w:rsidRPr="00591FE9">
              <w:t>9.1</w:t>
            </w:r>
          </w:p>
        </w:tc>
        <w:tc>
          <w:tcPr>
            <w:tcW w:w="619" w:type="pct"/>
            <w:noWrap/>
            <w:hideMark/>
          </w:tcPr>
          <w:p w14:paraId="480A363D" w14:textId="77777777" w:rsidR="00187FC6" w:rsidRPr="00591FE9" w:rsidRDefault="00187FC6" w:rsidP="00633622">
            <w:r w:rsidRPr="00591FE9">
              <w:t>4.3</w:t>
            </w:r>
          </w:p>
        </w:tc>
        <w:tc>
          <w:tcPr>
            <w:tcW w:w="619" w:type="pct"/>
            <w:noWrap/>
            <w:hideMark/>
          </w:tcPr>
          <w:p w14:paraId="4ACFA810" w14:textId="77777777" w:rsidR="00187FC6" w:rsidRPr="00591FE9" w:rsidRDefault="00187FC6" w:rsidP="00633622">
            <w:r w:rsidRPr="00591FE9">
              <w:t>6.1</w:t>
            </w:r>
          </w:p>
        </w:tc>
        <w:tc>
          <w:tcPr>
            <w:tcW w:w="619" w:type="pct"/>
            <w:noWrap/>
            <w:hideMark/>
          </w:tcPr>
          <w:p w14:paraId="1B6F48DA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174AA146" w14:textId="77777777" w:rsidR="00187FC6" w:rsidRPr="00591FE9" w:rsidRDefault="00187FC6" w:rsidP="00633622">
            <w:r w:rsidRPr="00591FE9">
              <w:t>11.7</w:t>
            </w:r>
          </w:p>
        </w:tc>
        <w:tc>
          <w:tcPr>
            <w:tcW w:w="616" w:type="pct"/>
            <w:noWrap/>
            <w:hideMark/>
          </w:tcPr>
          <w:p w14:paraId="2519B83F" w14:textId="77777777" w:rsidR="00187FC6" w:rsidRPr="00591FE9" w:rsidRDefault="00187FC6" w:rsidP="00633622">
            <w:r w:rsidRPr="00591FE9">
              <w:t>22.6</w:t>
            </w:r>
          </w:p>
        </w:tc>
      </w:tr>
      <w:tr w:rsidR="00187FC6" w:rsidRPr="00591FE9" w14:paraId="6E5E389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66F74F2" w14:textId="77777777" w:rsidR="00187FC6" w:rsidRPr="00591FE9" w:rsidRDefault="00187FC6" w:rsidP="00633622">
            <w:r w:rsidRPr="00591FE9">
              <w:t>Kansas</w:t>
            </w:r>
          </w:p>
        </w:tc>
        <w:tc>
          <w:tcPr>
            <w:tcW w:w="619" w:type="pct"/>
            <w:noWrap/>
            <w:hideMark/>
          </w:tcPr>
          <w:p w14:paraId="1CE61D1E" w14:textId="77777777" w:rsidR="00187FC6" w:rsidRPr="00591FE9" w:rsidRDefault="00187FC6" w:rsidP="00633622">
            <w:r w:rsidRPr="00591FE9">
              <w:t>9.7</w:t>
            </w:r>
          </w:p>
        </w:tc>
        <w:tc>
          <w:tcPr>
            <w:tcW w:w="619" w:type="pct"/>
            <w:noWrap/>
            <w:hideMark/>
          </w:tcPr>
          <w:p w14:paraId="42F7BA07" w14:textId="77777777" w:rsidR="00187FC6" w:rsidRPr="00591FE9" w:rsidRDefault="00187FC6" w:rsidP="00633622">
            <w:r w:rsidRPr="00591FE9">
              <w:t>4.5</w:t>
            </w:r>
          </w:p>
        </w:tc>
        <w:tc>
          <w:tcPr>
            <w:tcW w:w="619" w:type="pct"/>
            <w:noWrap/>
            <w:hideMark/>
          </w:tcPr>
          <w:p w14:paraId="34A865E0" w14:textId="77777777" w:rsidR="00187FC6" w:rsidRPr="00591FE9" w:rsidRDefault="00187FC6" w:rsidP="00633622">
            <w:r w:rsidRPr="00591FE9">
              <w:t>6.3</w:t>
            </w:r>
          </w:p>
        </w:tc>
        <w:tc>
          <w:tcPr>
            <w:tcW w:w="619" w:type="pct"/>
            <w:noWrap/>
            <w:hideMark/>
          </w:tcPr>
          <w:p w14:paraId="3B591938" w14:textId="77777777" w:rsidR="00187FC6" w:rsidRPr="00591FE9" w:rsidRDefault="00187FC6" w:rsidP="00633622">
            <w:r w:rsidRPr="00591FE9">
              <w:t>8.8</w:t>
            </w:r>
          </w:p>
        </w:tc>
        <w:tc>
          <w:tcPr>
            <w:tcW w:w="619" w:type="pct"/>
            <w:noWrap/>
            <w:hideMark/>
          </w:tcPr>
          <w:p w14:paraId="642940D3" w14:textId="77777777" w:rsidR="00187FC6" w:rsidRPr="00591FE9" w:rsidRDefault="00187FC6" w:rsidP="00633622">
            <w:r w:rsidRPr="00591FE9">
              <w:t>12.4</w:t>
            </w:r>
          </w:p>
        </w:tc>
        <w:tc>
          <w:tcPr>
            <w:tcW w:w="616" w:type="pct"/>
            <w:noWrap/>
            <w:hideMark/>
          </w:tcPr>
          <w:p w14:paraId="1DA8C36F" w14:textId="77777777" w:rsidR="00187FC6" w:rsidRPr="00591FE9" w:rsidRDefault="00187FC6" w:rsidP="00633622">
            <w:r w:rsidRPr="00591FE9">
              <w:t>28.7</w:t>
            </w:r>
          </w:p>
        </w:tc>
      </w:tr>
      <w:tr w:rsidR="00187FC6" w:rsidRPr="00591FE9" w14:paraId="1F6497C4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FACD1D7" w14:textId="77777777" w:rsidR="00187FC6" w:rsidRPr="00591FE9" w:rsidRDefault="00187FC6" w:rsidP="00633622">
            <w:r w:rsidRPr="00591FE9">
              <w:t>Kentucky</w:t>
            </w:r>
          </w:p>
        </w:tc>
        <w:tc>
          <w:tcPr>
            <w:tcW w:w="619" w:type="pct"/>
            <w:noWrap/>
            <w:hideMark/>
          </w:tcPr>
          <w:p w14:paraId="13FB03BE" w14:textId="77777777" w:rsidR="00187FC6" w:rsidRPr="00591FE9" w:rsidRDefault="00187FC6" w:rsidP="00633622">
            <w:r w:rsidRPr="00591FE9">
              <w:t>12.4</w:t>
            </w:r>
          </w:p>
        </w:tc>
        <w:tc>
          <w:tcPr>
            <w:tcW w:w="619" w:type="pct"/>
            <w:noWrap/>
            <w:hideMark/>
          </w:tcPr>
          <w:p w14:paraId="1FCB5350" w14:textId="77777777" w:rsidR="00187FC6" w:rsidRPr="00591FE9" w:rsidRDefault="00187FC6" w:rsidP="00633622">
            <w:r w:rsidRPr="00591FE9">
              <w:t>6.1</w:t>
            </w:r>
          </w:p>
        </w:tc>
        <w:tc>
          <w:tcPr>
            <w:tcW w:w="619" w:type="pct"/>
            <w:noWrap/>
            <w:hideMark/>
          </w:tcPr>
          <w:p w14:paraId="5647DBE2" w14:textId="77777777" w:rsidR="00187FC6" w:rsidRPr="00591FE9" w:rsidRDefault="00187FC6" w:rsidP="00633622">
            <w:r w:rsidRPr="00591FE9">
              <w:t>8.9</w:t>
            </w:r>
          </w:p>
        </w:tc>
        <w:tc>
          <w:tcPr>
            <w:tcW w:w="619" w:type="pct"/>
            <w:noWrap/>
            <w:hideMark/>
          </w:tcPr>
          <w:p w14:paraId="1DCB534E" w14:textId="77777777" w:rsidR="00187FC6" w:rsidRPr="00591FE9" w:rsidRDefault="00187FC6" w:rsidP="00633622">
            <w:r w:rsidRPr="00591FE9">
              <w:t>10.8</w:t>
            </w:r>
          </w:p>
        </w:tc>
        <w:tc>
          <w:tcPr>
            <w:tcW w:w="619" w:type="pct"/>
            <w:noWrap/>
            <w:hideMark/>
          </w:tcPr>
          <w:p w14:paraId="1C47A7E3" w14:textId="77777777" w:rsidR="00187FC6" w:rsidRPr="00591FE9" w:rsidRDefault="00187FC6" w:rsidP="00633622">
            <w:r w:rsidRPr="00591FE9">
              <w:t>14.8</w:t>
            </w:r>
          </w:p>
        </w:tc>
        <w:tc>
          <w:tcPr>
            <w:tcW w:w="616" w:type="pct"/>
            <w:noWrap/>
            <w:hideMark/>
          </w:tcPr>
          <w:p w14:paraId="04006D0F" w14:textId="77777777" w:rsidR="00187FC6" w:rsidRPr="00591FE9" w:rsidRDefault="00187FC6" w:rsidP="00633622">
            <w:r w:rsidRPr="00591FE9">
              <w:t>33.3</w:t>
            </w:r>
          </w:p>
        </w:tc>
      </w:tr>
      <w:tr w:rsidR="00187FC6" w:rsidRPr="00591FE9" w14:paraId="2156DDE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11F0055" w14:textId="77777777" w:rsidR="00187FC6" w:rsidRPr="00591FE9" w:rsidRDefault="00187FC6" w:rsidP="00633622">
            <w:r w:rsidRPr="00591FE9">
              <w:t>Louisiana</w:t>
            </w:r>
          </w:p>
        </w:tc>
        <w:tc>
          <w:tcPr>
            <w:tcW w:w="619" w:type="pct"/>
            <w:noWrap/>
            <w:hideMark/>
          </w:tcPr>
          <w:p w14:paraId="4D5CBDAE" w14:textId="77777777" w:rsidR="00187FC6" w:rsidRPr="00591FE9" w:rsidRDefault="00187FC6" w:rsidP="00633622">
            <w:r w:rsidRPr="00591FE9">
              <w:t>9.6</w:t>
            </w:r>
          </w:p>
        </w:tc>
        <w:tc>
          <w:tcPr>
            <w:tcW w:w="619" w:type="pct"/>
            <w:noWrap/>
            <w:hideMark/>
          </w:tcPr>
          <w:p w14:paraId="79E59F56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791EB25B" w14:textId="77777777" w:rsidR="00187FC6" w:rsidRPr="00591FE9" w:rsidRDefault="00187FC6" w:rsidP="00633622">
            <w:r w:rsidRPr="00591FE9">
              <w:t>5.3</w:t>
            </w:r>
          </w:p>
        </w:tc>
        <w:tc>
          <w:tcPr>
            <w:tcW w:w="619" w:type="pct"/>
            <w:noWrap/>
            <w:hideMark/>
          </w:tcPr>
          <w:p w14:paraId="29AD40AD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7696EACF" w14:textId="77777777" w:rsidR="00187FC6" w:rsidRPr="00591FE9" w:rsidRDefault="00187FC6" w:rsidP="00633622">
            <w:r w:rsidRPr="00591FE9">
              <w:t>12.6</w:t>
            </w:r>
          </w:p>
        </w:tc>
        <w:tc>
          <w:tcPr>
            <w:tcW w:w="616" w:type="pct"/>
            <w:noWrap/>
            <w:hideMark/>
          </w:tcPr>
          <w:p w14:paraId="16BB0FB9" w14:textId="77777777" w:rsidR="00187FC6" w:rsidRPr="00591FE9" w:rsidRDefault="00187FC6" w:rsidP="00633622">
            <w:r w:rsidRPr="00591FE9">
              <w:t>31.4</w:t>
            </w:r>
          </w:p>
        </w:tc>
      </w:tr>
      <w:tr w:rsidR="00187FC6" w:rsidRPr="00591FE9" w14:paraId="5E8A8E5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C8B115A" w14:textId="77777777" w:rsidR="00187FC6" w:rsidRPr="00591FE9" w:rsidRDefault="00187FC6" w:rsidP="00633622">
            <w:r w:rsidRPr="00591FE9">
              <w:t>Maine</w:t>
            </w:r>
          </w:p>
        </w:tc>
        <w:tc>
          <w:tcPr>
            <w:tcW w:w="619" w:type="pct"/>
            <w:noWrap/>
            <w:hideMark/>
          </w:tcPr>
          <w:p w14:paraId="1E2572E7" w14:textId="77777777" w:rsidR="00187FC6" w:rsidRPr="00591FE9" w:rsidRDefault="00187FC6" w:rsidP="00633622">
            <w:r w:rsidRPr="00591FE9">
              <w:t>6.3</w:t>
            </w:r>
          </w:p>
        </w:tc>
        <w:tc>
          <w:tcPr>
            <w:tcW w:w="619" w:type="pct"/>
            <w:noWrap/>
            <w:hideMark/>
          </w:tcPr>
          <w:p w14:paraId="1DB5CD27" w14:textId="77777777" w:rsidR="00187FC6" w:rsidRPr="00591FE9" w:rsidRDefault="00187FC6" w:rsidP="00633622">
            <w:r w:rsidRPr="00591FE9">
              <w:t>2.0</w:t>
            </w:r>
          </w:p>
        </w:tc>
        <w:tc>
          <w:tcPr>
            <w:tcW w:w="619" w:type="pct"/>
            <w:noWrap/>
            <w:hideMark/>
          </w:tcPr>
          <w:p w14:paraId="628C24B6" w14:textId="77777777" w:rsidR="00187FC6" w:rsidRPr="00591FE9" w:rsidRDefault="00187FC6" w:rsidP="00633622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35694843" w14:textId="77777777" w:rsidR="00187FC6" w:rsidRPr="00591FE9" w:rsidRDefault="00187FC6" w:rsidP="00633622">
            <w:r w:rsidRPr="00591FE9">
              <w:t>5.8</w:t>
            </w:r>
          </w:p>
        </w:tc>
        <w:tc>
          <w:tcPr>
            <w:tcW w:w="619" w:type="pct"/>
            <w:noWrap/>
            <w:hideMark/>
          </w:tcPr>
          <w:p w14:paraId="23060CA1" w14:textId="77777777" w:rsidR="00187FC6" w:rsidRPr="00591FE9" w:rsidRDefault="00187FC6" w:rsidP="00633622">
            <w:r w:rsidRPr="00591FE9">
              <w:t>7.5</w:t>
            </w:r>
          </w:p>
        </w:tc>
        <w:tc>
          <w:tcPr>
            <w:tcW w:w="616" w:type="pct"/>
            <w:noWrap/>
            <w:hideMark/>
          </w:tcPr>
          <w:p w14:paraId="3A1F519C" w14:textId="77777777" w:rsidR="00187FC6" w:rsidRPr="00591FE9" w:rsidRDefault="00187FC6" w:rsidP="00633622">
            <w:r w:rsidRPr="00591FE9">
              <w:t>18.7</w:t>
            </w:r>
          </w:p>
        </w:tc>
      </w:tr>
      <w:tr w:rsidR="00187FC6" w:rsidRPr="00591FE9" w14:paraId="003209B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48349B8" w14:textId="77777777" w:rsidR="00187FC6" w:rsidRPr="00591FE9" w:rsidRDefault="00187FC6" w:rsidP="00633622">
            <w:r w:rsidRPr="00591FE9">
              <w:t>Maryland</w:t>
            </w:r>
          </w:p>
        </w:tc>
        <w:tc>
          <w:tcPr>
            <w:tcW w:w="619" w:type="pct"/>
            <w:noWrap/>
            <w:hideMark/>
          </w:tcPr>
          <w:p w14:paraId="3BAFCE78" w14:textId="77777777" w:rsidR="00187FC6" w:rsidRPr="00591FE9" w:rsidRDefault="00187FC6" w:rsidP="00633622">
            <w:r w:rsidRPr="00591FE9">
              <w:t>16.1</w:t>
            </w:r>
          </w:p>
        </w:tc>
        <w:tc>
          <w:tcPr>
            <w:tcW w:w="619" w:type="pct"/>
            <w:noWrap/>
            <w:hideMark/>
          </w:tcPr>
          <w:p w14:paraId="62909507" w14:textId="77777777" w:rsidR="00187FC6" w:rsidRPr="00591FE9" w:rsidRDefault="00187FC6" w:rsidP="00633622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5FB219AA" w14:textId="77777777" w:rsidR="00187FC6" w:rsidRPr="00591FE9" w:rsidRDefault="00187FC6" w:rsidP="00633622">
            <w:r w:rsidRPr="00591FE9">
              <w:t>11.8</w:t>
            </w:r>
          </w:p>
        </w:tc>
        <w:tc>
          <w:tcPr>
            <w:tcW w:w="619" w:type="pct"/>
            <w:noWrap/>
            <w:hideMark/>
          </w:tcPr>
          <w:p w14:paraId="4E8F6CB8" w14:textId="77777777" w:rsidR="00187FC6" w:rsidRPr="00591FE9" w:rsidRDefault="00187FC6" w:rsidP="00633622">
            <w:r w:rsidRPr="00591FE9">
              <w:t>15.3</w:t>
            </w:r>
          </w:p>
        </w:tc>
        <w:tc>
          <w:tcPr>
            <w:tcW w:w="619" w:type="pct"/>
            <w:noWrap/>
            <w:hideMark/>
          </w:tcPr>
          <w:p w14:paraId="6F4AA023" w14:textId="77777777" w:rsidR="00187FC6" w:rsidRPr="00591FE9" w:rsidRDefault="00187FC6" w:rsidP="00633622">
            <w:r w:rsidRPr="00591FE9">
              <w:t>20.8</w:t>
            </w:r>
          </w:p>
        </w:tc>
        <w:tc>
          <w:tcPr>
            <w:tcW w:w="616" w:type="pct"/>
            <w:noWrap/>
            <w:hideMark/>
          </w:tcPr>
          <w:p w14:paraId="1CEE61FE" w14:textId="77777777" w:rsidR="00187FC6" w:rsidRPr="00591FE9" w:rsidRDefault="00187FC6" w:rsidP="00633622">
            <w:r w:rsidRPr="00591FE9">
              <w:t>34.0</w:t>
            </w:r>
          </w:p>
        </w:tc>
      </w:tr>
      <w:tr w:rsidR="00187FC6" w:rsidRPr="00591FE9" w14:paraId="56F231F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AAC87E8" w14:textId="77777777" w:rsidR="00187FC6" w:rsidRPr="00591FE9" w:rsidRDefault="00187FC6" w:rsidP="00633622">
            <w:r w:rsidRPr="00591FE9">
              <w:t>Massachusetts</w:t>
            </w:r>
          </w:p>
        </w:tc>
        <w:tc>
          <w:tcPr>
            <w:tcW w:w="619" w:type="pct"/>
            <w:noWrap/>
            <w:hideMark/>
          </w:tcPr>
          <w:p w14:paraId="67E68681" w14:textId="77777777" w:rsidR="00187FC6" w:rsidRPr="00591FE9" w:rsidRDefault="00187FC6" w:rsidP="00633622">
            <w:r w:rsidRPr="00591FE9">
              <w:t>14.1</w:t>
            </w:r>
          </w:p>
        </w:tc>
        <w:tc>
          <w:tcPr>
            <w:tcW w:w="619" w:type="pct"/>
            <w:noWrap/>
            <w:hideMark/>
          </w:tcPr>
          <w:p w14:paraId="11C2E60E" w14:textId="77777777" w:rsidR="00187FC6" w:rsidRPr="00591FE9" w:rsidRDefault="00187FC6" w:rsidP="00633622">
            <w:r w:rsidRPr="00591FE9">
              <w:t>3.7</w:t>
            </w:r>
          </w:p>
        </w:tc>
        <w:tc>
          <w:tcPr>
            <w:tcW w:w="619" w:type="pct"/>
            <w:noWrap/>
            <w:hideMark/>
          </w:tcPr>
          <w:p w14:paraId="7D004EF2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0FE18C08" w14:textId="77777777" w:rsidR="00187FC6" w:rsidRPr="00591FE9" w:rsidRDefault="00187FC6" w:rsidP="00633622">
            <w:r w:rsidRPr="00591FE9">
              <w:t>13.2</w:t>
            </w:r>
          </w:p>
        </w:tc>
        <w:tc>
          <w:tcPr>
            <w:tcW w:w="619" w:type="pct"/>
            <w:noWrap/>
            <w:hideMark/>
          </w:tcPr>
          <w:p w14:paraId="5AC5DAF5" w14:textId="77777777" w:rsidR="00187FC6" w:rsidRPr="00591FE9" w:rsidRDefault="00187FC6" w:rsidP="00633622">
            <w:r w:rsidRPr="00591FE9">
              <w:t>17.0</w:t>
            </w:r>
          </w:p>
        </w:tc>
        <w:tc>
          <w:tcPr>
            <w:tcW w:w="616" w:type="pct"/>
            <w:noWrap/>
            <w:hideMark/>
          </w:tcPr>
          <w:p w14:paraId="736DD0DA" w14:textId="77777777" w:rsidR="00187FC6" w:rsidRPr="00591FE9" w:rsidRDefault="00187FC6" w:rsidP="00633622">
            <w:r w:rsidRPr="00591FE9">
              <w:t>42.5</w:t>
            </w:r>
          </w:p>
        </w:tc>
      </w:tr>
      <w:tr w:rsidR="00187FC6" w:rsidRPr="00591FE9" w14:paraId="566011A2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4735A19" w14:textId="77777777" w:rsidR="00187FC6" w:rsidRPr="00591FE9" w:rsidRDefault="00187FC6" w:rsidP="00633622">
            <w:r w:rsidRPr="00591FE9">
              <w:t>Michigan</w:t>
            </w:r>
          </w:p>
        </w:tc>
        <w:tc>
          <w:tcPr>
            <w:tcW w:w="619" w:type="pct"/>
            <w:noWrap/>
            <w:hideMark/>
          </w:tcPr>
          <w:p w14:paraId="78543F9B" w14:textId="77777777" w:rsidR="00187FC6" w:rsidRPr="00591FE9" w:rsidRDefault="00187FC6" w:rsidP="00633622">
            <w:r w:rsidRPr="00591FE9">
              <w:t>12.9</w:t>
            </w:r>
          </w:p>
        </w:tc>
        <w:tc>
          <w:tcPr>
            <w:tcW w:w="619" w:type="pct"/>
            <w:noWrap/>
            <w:hideMark/>
          </w:tcPr>
          <w:p w14:paraId="531904EF" w14:textId="77777777" w:rsidR="00187FC6" w:rsidRPr="00591FE9" w:rsidRDefault="00187FC6" w:rsidP="00633622">
            <w:r w:rsidRPr="00591FE9">
              <w:t>2.8</w:t>
            </w:r>
          </w:p>
        </w:tc>
        <w:tc>
          <w:tcPr>
            <w:tcW w:w="619" w:type="pct"/>
            <w:noWrap/>
            <w:hideMark/>
          </w:tcPr>
          <w:p w14:paraId="01DF26C2" w14:textId="77777777" w:rsidR="00187FC6" w:rsidRPr="00591FE9" w:rsidRDefault="00187FC6" w:rsidP="00633622">
            <w:r w:rsidRPr="00591FE9">
              <w:t>7.7</w:t>
            </w:r>
          </w:p>
        </w:tc>
        <w:tc>
          <w:tcPr>
            <w:tcW w:w="619" w:type="pct"/>
            <w:noWrap/>
            <w:hideMark/>
          </w:tcPr>
          <w:p w14:paraId="68DEA376" w14:textId="77777777" w:rsidR="00187FC6" w:rsidRPr="00591FE9" w:rsidRDefault="00187FC6" w:rsidP="00633622">
            <w:r w:rsidRPr="00591FE9">
              <w:t>11.3</w:t>
            </w:r>
          </w:p>
        </w:tc>
        <w:tc>
          <w:tcPr>
            <w:tcW w:w="619" w:type="pct"/>
            <w:noWrap/>
            <w:hideMark/>
          </w:tcPr>
          <w:p w14:paraId="4031CE8B" w14:textId="77777777" w:rsidR="00187FC6" w:rsidRPr="00591FE9" w:rsidRDefault="00187FC6" w:rsidP="00633622">
            <w:r w:rsidRPr="00591FE9">
              <w:t>17.5</w:t>
            </w:r>
          </w:p>
        </w:tc>
        <w:tc>
          <w:tcPr>
            <w:tcW w:w="616" w:type="pct"/>
            <w:noWrap/>
            <w:hideMark/>
          </w:tcPr>
          <w:p w14:paraId="51CD91D2" w14:textId="77777777" w:rsidR="00187FC6" w:rsidRPr="00591FE9" w:rsidRDefault="00187FC6" w:rsidP="00633622">
            <w:r w:rsidRPr="00591FE9">
              <w:t>35.9</w:t>
            </w:r>
          </w:p>
        </w:tc>
      </w:tr>
      <w:tr w:rsidR="00187FC6" w:rsidRPr="00591FE9" w14:paraId="796C7F7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E9166B8" w14:textId="77777777" w:rsidR="00187FC6" w:rsidRPr="00591FE9" w:rsidRDefault="00187FC6" w:rsidP="00633622">
            <w:r w:rsidRPr="00591FE9">
              <w:t>Minnesota</w:t>
            </w:r>
          </w:p>
        </w:tc>
        <w:tc>
          <w:tcPr>
            <w:tcW w:w="619" w:type="pct"/>
            <w:noWrap/>
            <w:hideMark/>
          </w:tcPr>
          <w:p w14:paraId="6B1E65C7" w14:textId="77777777" w:rsidR="00187FC6" w:rsidRPr="00591FE9" w:rsidRDefault="00187FC6" w:rsidP="00633622">
            <w:r w:rsidRPr="00591FE9">
              <w:t>9.9</w:t>
            </w:r>
          </w:p>
        </w:tc>
        <w:tc>
          <w:tcPr>
            <w:tcW w:w="619" w:type="pct"/>
            <w:noWrap/>
            <w:hideMark/>
          </w:tcPr>
          <w:p w14:paraId="08336155" w14:textId="77777777" w:rsidR="00187FC6" w:rsidRPr="00591FE9" w:rsidRDefault="00187FC6" w:rsidP="00633622">
            <w:r w:rsidRPr="00591FE9">
              <w:t>2.9</w:t>
            </w:r>
          </w:p>
        </w:tc>
        <w:tc>
          <w:tcPr>
            <w:tcW w:w="619" w:type="pct"/>
            <w:noWrap/>
            <w:hideMark/>
          </w:tcPr>
          <w:p w14:paraId="3629ABDB" w14:textId="77777777" w:rsidR="00187FC6" w:rsidRPr="00591FE9" w:rsidRDefault="00187FC6" w:rsidP="00633622">
            <w:r w:rsidRPr="00591FE9">
              <w:t>5.0</w:t>
            </w:r>
          </w:p>
        </w:tc>
        <w:tc>
          <w:tcPr>
            <w:tcW w:w="619" w:type="pct"/>
            <w:noWrap/>
            <w:hideMark/>
          </w:tcPr>
          <w:p w14:paraId="77B2D050" w14:textId="77777777" w:rsidR="00187FC6" w:rsidRPr="00591FE9" w:rsidRDefault="00187FC6" w:rsidP="00633622">
            <w:r w:rsidRPr="00591FE9">
              <w:t>7.8</w:t>
            </w:r>
          </w:p>
        </w:tc>
        <w:tc>
          <w:tcPr>
            <w:tcW w:w="619" w:type="pct"/>
            <w:noWrap/>
            <w:hideMark/>
          </w:tcPr>
          <w:p w14:paraId="21EE9283" w14:textId="77777777" w:rsidR="00187FC6" w:rsidRPr="00591FE9" w:rsidRDefault="00187FC6" w:rsidP="00633622">
            <w:r w:rsidRPr="00591FE9">
              <w:t>12.5</w:t>
            </w:r>
          </w:p>
        </w:tc>
        <w:tc>
          <w:tcPr>
            <w:tcW w:w="616" w:type="pct"/>
            <w:noWrap/>
            <w:hideMark/>
          </w:tcPr>
          <w:p w14:paraId="58777265" w14:textId="77777777" w:rsidR="00187FC6" w:rsidRPr="00591FE9" w:rsidRDefault="00187FC6" w:rsidP="00633622">
            <w:r w:rsidRPr="00591FE9">
              <w:t>40.8</w:t>
            </w:r>
          </w:p>
        </w:tc>
      </w:tr>
      <w:tr w:rsidR="00187FC6" w:rsidRPr="00591FE9" w14:paraId="0AEDAAC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2637603" w14:textId="77777777" w:rsidR="00187FC6" w:rsidRPr="00591FE9" w:rsidRDefault="00187FC6" w:rsidP="00633622">
            <w:r w:rsidRPr="00591FE9">
              <w:t>Mississippi</w:t>
            </w:r>
          </w:p>
        </w:tc>
        <w:tc>
          <w:tcPr>
            <w:tcW w:w="619" w:type="pct"/>
            <w:noWrap/>
            <w:hideMark/>
          </w:tcPr>
          <w:p w14:paraId="4CB33352" w14:textId="77777777" w:rsidR="00187FC6" w:rsidRPr="00591FE9" w:rsidRDefault="00187FC6" w:rsidP="00633622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11C4AFA7" w14:textId="77777777" w:rsidR="00187FC6" w:rsidRPr="00591FE9" w:rsidRDefault="00187FC6" w:rsidP="00633622">
            <w:r w:rsidRPr="00591FE9">
              <w:t>3.1</w:t>
            </w:r>
          </w:p>
        </w:tc>
        <w:tc>
          <w:tcPr>
            <w:tcW w:w="619" w:type="pct"/>
            <w:noWrap/>
            <w:hideMark/>
          </w:tcPr>
          <w:p w14:paraId="41934B7F" w14:textId="77777777" w:rsidR="00187FC6" w:rsidRPr="00591FE9" w:rsidRDefault="00187FC6" w:rsidP="00633622">
            <w:r w:rsidRPr="00591FE9">
              <w:t>5.6</w:t>
            </w:r>
          </w:p>
        </w:tc>
        <w:tc>
          <w:tcPr>
            <w:tcW w:w="619" w:type="pct"/>
            <w:noWrap/>
            <w:hideMark/>
          </w:tcPr>
          <w:p w14:paraId="4AC418F5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5FFE5654" w14:textId="77777777" w:rsidR="00187FC6" w:rsidRPr="00591FE9" w:rsidRDefault="00187FC6" w:rsidP="00633622">
            <w:r w:rsidRPr="00591FE9">
              <w:t>10.2</w:t>
            </w:r>
          </w:p>
        </w:tc>
        <w:tc>
          <w:tcPr>
            <w:tcW w:w="616" w:type="pct"/>
            <w:noWrap/>
            <w:hideMark/>
          </w:tcPr>
          <w:p w14:paraId="3B42C0DD" w14:textId="77777777" w:rsidR="00187FC6" w:rsidRPr="00591FE9" w:rsidRDefault="00187FC6" w:rsidP="00633622">
            <w:r w:rsidRPr="00591FE9">
              <w:t>24.9</w:t>
            </w:r>
          </w:p>
        </w:tc>
      </w:tr>
      <w:tr w:rsidR="00187FC6" w:rsidRPr="00591FE9" w14:paraId="5371A87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ABDCC51" w14:textId="77777777" w:rsidR="00187FC6" w:rsidRPr="00591FE9" w:rsidRDefault="00187FC6" w:rsidP="00633622">
            <w:r w:rsidRPr="00591FE9">
              <w:t>Missouri</w:t>
            </w:r>
          </w:p>
        </w:tc>
        <w:tc>
          <w:tcPr>
            <w:tcW w:w="619" w:type="pct"/>
            <w:noWrap/>
            <w:hideMark/>
          </w:tcPr>
          <w:p w14:paraId="3E541D76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3BFB1022" w14:textId="77777777" w:rsidR="00187FC6" w:rsidRPr="00591FE9" w:rsidRDefault="00187FC6" w:rsidP="00633622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29A6C125" w14:textId="77777777" w:rsidR="00187FC6" w:rsidRPr="00591FE9" w:rsidRDefault="00187FC6" w:rsidP="00633622">
            <w:r w:rsidRPr="00591FE9">
              <w:t>6.8</w:t>
            </w:r>
          </w:p>
        </w:tc>
        <w:tc>
          <w:tcPr>
            <w:tcW w:w="619" w:type="pct"/>
            <w:noWrap/>
            <w:hideMark/>
          </w:tcPr>
          <w:p w14:paraId="7D4C6548" w14:textId="77777777" w:rsidR="00187FC6" w:rsidRPr="00591FE9" w:rsidRDefault="00187FC6" w:rsidP="00633622">
            <w:r w:rsidRPr="00591FE9">
              <w:t>8.4</w:t>
            </w:r>
          </w:p>
        </w:tc>
        <w:tc>
          <w:tcPr>
            <w:tcW w:w="619" w:type="pct"/>
            <w:noWrap/>
            <w:hideMark/>
          </w:tcPr>
          <w:p w14:paraId="76D667E0" w14:textId="77777777" w:rsidR="00187FC6" w:rsidRPr="00591FE9" w:rsidRDefault="00187FC6" w:rsidP="00633622">
            <w:r w:rsidRPr="00591FE9">
              <w:t>11.0</w:t>
            </w:r>
          </w:p>
        </w:tc>
        <w:tc>
          <w:tcPr>
            <w:tcW w:w="616" w:type="pct"/>
            <w:noWrap/>
            <w:hideMark/>
          </w:tcPr>
          <w:p w14:paraId="1A5BEBCC" w14:textId="77777777" w:rsidR="00187FC6" w:rsidRPr="00591FE9" w:rsidRDefault="00187FC6" w:rsidP="00633622">
            <w:r w:rsidRPr="00591FE9">
              <w:t>23.8</w:t>
            </w:r>
          </w:p>
        </w:tc>
      </w:tr>
      <w:tr w:rsidR="00187FC6" w:rsidRPr="00591FE9" w14:paraId="2066844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A595970" w14:textId="77777777" w:rsidR="00187FC6" w:rsidRPr="00591FE9" w:rsidRDefault="00187FC6" w:rsidP="00633622">
            <w:r w:rsidRPr="00591FE9">
              <w:t>Montana</w:t>
            </w:r>
          </w:p>
        </w:tc>
        <w:tc>
          <w:tcPr>
            <w:tcW w:w="619" w:type="pct"/>
            <w:noWrap/>
            <w:hideMark/>
          </w:tcPr>
          <w:p w14:paraId="60C906F6" w14:textId="77777777" w:rsidR="00187FC6" w:rsidRPr="00591FE9" w:rsidRDefault="00187FC6" w:rsidP="00633622">
            <w:r w:rsidRPr="00591FE9">
              <w:t>6.2</w:t>
            </w:r>
          </w:p>
        </w:tc>
        <w:tc>
          <w:tcPr>
            <w:tcW w:w="619" w:type="pct"/>
            <w:noWrap/>
            <w:hideMark/>
          </w:tcPr>
          <w:p w14:paraId="1B1CED14" w14:textId="77777777" w:rsidR="00187FC6" w:rsidRPr="00591FE9" w:rsidRDefault="00187FC6" w:rsidP="00633622">
            <w:r w:rsidRPr="00591FE9">
              <w:t>1.7</w:t>
            </w:r>
          </w:p>
        </w:tc>
        <w:tc>
          <w:tcPr>
            <w:tcW w:w="619" w:type="pct"/>
            <w:noWrap/>
            <w:hideMark/>
          </w:tcPr>
          <w:p w14:paraId="3FBFC659" w14:textId="77777777" w:rsidR="00187FC6" w:rsidRPr="00591FE9" w:rsidRDefault="00187FC6" w:rsidP="00633622">
            <w:r w:rsidRPr="00591FE9">
              <w:t>4.0</w:t>
            </w:r>
          </w:p>
        </w:tc>
        <w:tc>
          <w:tcPr>
            <w:tcW w:w="619" w:type="pct"/>
            <w:noWrap/>
            <w:hideMark/>
          </w:tcPr>
          <w:p w14:paraId="3B291302" w14:textId="77777777" w:rsidR="00187FC6" w:rsidRPr="00591FE9" w:rsidRDefault="00187FC6" w:rsidP="00633622">
            <w:r w:rsidRPr="00591FE9">
              <w:t>5.5</w:t>
            </w:r>
          </w:p>
        </w:tc>
        <w:tc>
          <w:tcPr>
            <w:tcW w:w="619" w:type="pct"/>
            <w:noWrap/>
            <w:hideMark/>
          </w:tcPr>
          <w:p w14:paraId="31CB02ED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6" w:type="pct"/>
            <w:noWrap/>
            <w:hideMark/>
          </w:tcPr>
          <w:p w14:paraId="543C17B6" w14:textId="77777777" w:rsidR="00187FC6" w:rsidRPr="00591FE9" w:rsidRDefault="00187FC6" w:rsidP="00633622">
            <w:r w:rsidRPr="00591FE9">
              <w:t>14.8</w:t>
            </w:r>
          </w:p>
        </w:tc>
      </w:tr>
      <w:tr w:rsidR="00187FC6" w:rsidRPr="00591FE9" w14:paraId="00BB2F6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7EC4AA4" w14:textId="77777777" w:rsidR="00187FC6" w:rsidRPr="00591FE9" w:rsidRDefault="00187FC6" w:rsidP="00633622">
            <w:r w:rsidRPr="00591FE9">
              <w:t>Nebraska</w:t>
            </w:r>
          </w:p>
        </w:tc>
        <w:tc>
          <w:tcPr>
            <w:tcW w:w="619" w:type="pct"/>
            <w:noWrap/>
            <w:hideMark/>
          </w:tcPr>
          <w:p w14:paraId="5EF842AE" w14:textId="77777777" w:rsidR="00187FC6" w:rsidRPr="00591FE9" w:rsidRDefault="00187FC6" w:rsidP="00633622">
            <w:r w:rsidRPr="00591FE9">
              <w:t>8.6</w:t>
            </w:r>
          </w:p>
        </w:tc>
        <w:tc>
          <w:tcPr>
            <w:tcW w:w="619" w:type="pct"/>
            <w:noWrap/>
            <w:hideMark/>
          </w:tcPr>
          <w:p w14:paraId="7522E387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567F9579" w14:textId="77777777" w:rsidR="00187FC6" w:rsidRPr="00591FE9" w:rsidRDefault="00187FC6" w:rsidP="00633622">
            <w:r w:rsidRPr="00591FE9">
              <w:t>5.2</w:t>
            </w:r>
          </w:p>
        </w:tc>
        <w:tc>
          <w:tcPr>
            <w:tcW w:w="619" w:type="pct"/>
            <w:noWrap/>
            <w:hideMark/>
          </w:tcPr>
          <w:p w14:paraId="77961E4B" w14:textId="77777777" w:rsidR="00187FC6" w:rsidRPr="00591FE9" w:rsidRDefault="00187FC6" w:rsidP="00633622">
            <w:r w:rsidRPr="00591FE9">
              <w:t>7.7</w:t>
            </w:r>
          </w:p>
        </w:tc>
        <w:tc>
          <w:tcPr>
            <w:tcW w:w="619" w:type="pct"/>
            <w:noWrap/>
            <w:hideMark/>
          </w:tcPr>
          <w:p w14:paraId="55150D32" w14:textId="77777777" w:rsidR="00187FC6" w:rsidRPr="00591FE9" w:rsidRDefault="00187FC6" w:rsidP="00633622">
            <w:r w:rsidRPr="00591FE9">
              <w:t>11.1</w:t>
            </w:r>
          </w:p>
        </w:tc>
        <w:tc>
          <w:tcPr>
            <w:tcW w:w="616" w:type="pct"/>
            <w:noWrap/>
            <w:hideMark/>
          </w:tcPr>
          <w:p w14:paraId="23A80B03" w14:textId="77777777" w:rsidR="00187FC6" w:rsidRPr="00591FE9" w:rsidRDefault="00187FC6" w:rsidP="00633622">
            <w:r w:rsidRPr="00591FE9">
              <w:t>26.5</w:t>
            </w:r>
          </w:p>
        </w:tc>
      </w:tr>
      <w:tr w:rsidR="00187FC6" w:rsidRPr="00591FE9" w14:paraId="0C77BA4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8158C68" w14:textId="77777777" w:rsidR="00187FC6" w:rsidRPr="00591FE9" w:rsidRDefault="00187FC6" w:rsidP="00633622">
            <w:r w:rsidRPr="00591FE9">
              <w:lastRenderedPageBreak/>
              <w:t>Nevada</w:t>
            </w:r>
          </w:p>
        </w:tc>
        <w:tc>
          <w:tcPr>
            <w:tcW w:w="619" w:type="pct"/>
            <w:noWrap/>
            <w:hideMark/>
          </w:tcPr>
          <w:p w14:paraId="5DB84866" w14:textId="77777777" w:rsidR="00187FC6" w:rsidRPr="00591FE9" w:rsidRDefault="00187FC6" w:rsidP="00633622">
            <w:r w:rsidRPr="00591FE9">
              <w:t>15.9</w:t>
            </w:r>
          </w:p>
        </w:tc>
        <w:tc>
          <w:tcPr>
            <w:tcW w:w="619" w:type="pct"/>
            <w:noWrap/>
            <w:hideMark/>
          </w:tcPr>
          <w:p w14:paraId="01BE5580" w14:textId="77777777" w:rsidR="00187FC6" w:rsidRPr="00591FE9" w:rsidRDefault="00187FC6" w:rsidP="00633622">
            <w:r w:rsidRPr="00591FE9">
              <w:t>5.5</w:t>
            </w:r>
          </w:p>
        </w:tc>
        <w:tc>
          <w:tcPr>
            <w:tcW w:w="619" w:type="pct"/>
            <w:noWrap/>
            <w:hideMark/>
          </w:tcPr>
          <w:p w14:paraId="7DE2C299" w14:textId="77777777" w:rsidR="00187FC6" w:rsidRPr="00591FE9" w:rsidRDefault="00187FC6" w:rsidP="00633622">
            <w:r w:rsidRPr="00591FE9">
              <w:t>10.5</w:t>
            </w:r>
          </w:p>
        </w:tc>
        <w:tc>
          <w:tcPr>
            <w:tcW w:w="619" w:type="pct"/>
            <w:noWrap/>
            <w:hideMark/>
          </w:tcPr>
          <w:p w14:paraId="7F506323" w14:textId="77777777" w:rsidR="00187FC6" w:rsidRPr="00591FE9" w:rsidRDefault="00187FC6" w:rsidP="00633622">
            <w:r w:rsidRPr="00591FE9">
              <w:t>14.7</w:t>
            </w:r>
          </w:p>
        </w:tc>
        <w:tc>
          <w:tcPr>
            <w:tcW w:w="619" w:type="pct"/>
            <w:noWrap/>
            <w:hideMark/>
          </w:tcPr>
          <w:p w14:paraId="49F83AB6" w14:textId="77777777" w:rsidR="00187FC6" w:rsidRPr="00591FE9" w:rsidRDefault="00187FC6" w:rsidP="00633622">
            <w:r w:rsidRPr="00591FE9">
              <w:t>20.8</w:t>
            </w:r>
          </w:p>
        </w:tc>
        <w:tc>
          <w:tcPr>
            <w:tcW w:w="616" w:type="pct"/>
            <w:noWrap/>
            <w:hideMark/>
          </w:tcPr>
          <w:p w14:paraId="52F141D7" w14:textId="77777777" w:rsidR="00187FC6" w:rsidRPr="00591FE9" w:rsidRDefault="00187FC6" w:rsidP="00633622">
            <w:r w:rsidRPr="00591FE9">
              <w:t>35.2</w:t>
            </w:r>
          </w:p>
        </w:tc>
      </w:tr>
      <w:tr w:rsidR="00187FC6" w:rsidRPr="00591FE9" w14:paraId="3FD9862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831580E" w14:textId="77777777" w:rsidR="00187FC6" w:rsidRPr="00591FE9" w:rsidRDefault="00187FC6" w:rsidP="00633622">
            <w:r w:rsidRPr="00591FE9">
              <w:t>New Hampshire</w:t>
            </w:r>
          </w:p>
        </w:tc>
        <w:tc>
          <w:tcPr>
            <w:tcW w:w="619" w:type="pct"/>
            <w:noWrap/>
            <w:hideMark/>
          </w:tcPr>
          <w:p w14:paraId="480C085F" w14:textId="77777777" w:rsidR="00187FC6" w:rsidRPr="00591FE9" w:rsidRDefault="00187FC6" w:rsidP="00633622">
            <w:r w:rsidRPr="00591FE9">
              <w:t>9.1</w:t>
            </w:r>
          </w:p>
        </w:tc>
        <w:tc>
          <w:tcPr>
            <w:tcW w:w="619" w:type="pct"/>
            <w:noWrap/>
            <w:hideMark/>
          </w:tcPr>
          <w:p w14:paraId="10AA04F3" w14:textId="77777777" w:rsidR="00187FC6" w:rsidRPr="00591FE9" w:rsidRDefault="00187FC6" w:rsidP="00633622">
            <w:r w:rsidRPr="00591FE9">
              <w:t>5.0</w:t>
            </w:r>
          </w:p>
        </w:tc>
        <w:tc>
          <w:tcPr>
            <w:tcW w:w="619" w:type="pct"/>
            <w:noWrap/>
            <w:hideMark/>
          </w:tcPr>
          <w:p w14:paraId="658C88FC" w14:textId="77777777" w:rsidR="00187FC6" w:rsidRPr="00591FE9" w:rsidRDefault="00187FC6" w:rsidP="00633622">
            <w:r w:rsidRPr="00591FE9">
              <w:t>7.4</w:t>
            </w:r>
          </w:p>
        </w:tc>
        <w:tc>
          <w:tcPr>
            <w:tcW w:w="619" w:type="pct"/>
            <w:noWrap/>
            <w:hideMark/>
          </w:tcPr>
          <w:p w14:paraId="5B7019EA" w14:textId="77777777" w:rsidR="00187FC6" w:rsidRPr="00591FE9" w:rsidRDefault="00187FC6" w:rsidP="00633622">
            <w:r w:rsidRPr="00591FE9">
              <w:t>8.4</w:t>
            </w:r>
          </w:p>
        </w:tc>
        <w:tc>
          <w:tcPr>
            <w:tcW w:w="619" w:type="pct"/>
            <w:noWrap/>
            <w:hideMark/>
          </w:tcPr>
          <w:p w14:paraId="769F1533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6" w:type="pct"/>
            <w:noWrap/>
            <w:hideMark/>
          </w:tcPr>
          <w:p w14:paraId="4FFD34A5" w14:textId="77777777" w:rsidR="00187FC6" w:rsidRPr="00591FE9" w:rsidRDefault="00187FC6" w:rsidP="00633622">
            <w:r w:rsidRPr="00591FE9">
              <w:t>20.2</w:t>
            </w:r>
          </w:p>
        </w:tc>
      </w:tr>
      <w:tr w:rsidR="00187FC6" w:rsidRPr="00591FE9" w14:paraId="1296B0E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6FCEC80" w14:textId="77777777" w:rsidR="00187FC6" w:rsidRPr="00591FE9" w:rsidRDefault="00187FC6" w:rsidP="00633622">
            <w:r w:rsidRPr="00591FE9">
              <w:t>New Jersey</w:t>
            </w:r>
          </w:p>
        </w:tc>
        <w:tc>
          <w:tcPr>
            <w:tcW w:w="619" w:type="pct"/>
            <w:noWrap/>
            <w:hideMark/>
          </w:tcPr>
          <w:p w14:paraId="0009ABEB" w14:textId="77777777" w:rsidR="00187FC6" w:rsidRPr="00591FE9" w:rsidRDefault="00187FC6" w:rsidP="00633622">
            <w:r w:rsidRPr="00591FE9">
              <w:t>21.0</w:t>
            </w:r>
          </w:p>
        </w:tc>
        <w:tc>
          <w:tcPr>
            <w:tcW w:w="619" w:type="pct"/>
            <w:noWrap/>
            <w:hideMark/>
          </w:tcPr>
          <w:p w14:paraId="0E14F971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55B217D4" w14:textId="77777777" w:rsidR="00187FC6" w:rsidRPr="00591FE9" w:rsidRDefault="00187FC6" w:rsidP="00633622">
            <w:r w:rsidRPr="00591FE9">
              <w:t>15.8</w:t>
            </w:r>
          </w:p>
        </w:tc>
        <w:tc>
          <w:tcPr>
            <w:tcW w:w="619" w:type="pct"/>
            <w:noWrap/>
            <w:hideMark/>
          </w:tcPr>
          <w:p w14:paraId="2C48F4DB" w14:textId="77777777" w:rsidR="00187FC6" w:rsidRPr="00591FE9" w:rsidRDefault="00187FC6" w:rsidP="00633622">
            <w:r w:rsidRPr="00591FE9">
              <w:t>20.2</w:t>
            </w:r>
          </w:p>
        </w:tc>
        <w:tc>
          <w:tcPr>
            <w:tcW w:w="619" w:type="pct"/>
            <w:noWrap/>
            <w:hideMark/>
          </w:tcPr>
          <w:p w14:paraId="05E638D9" w14:textId="77777777" w:rsidR="00187FC6" w:rsidRPr="00591FE9" w:rsidRDefault="00187FC6" w:rsidP="00633622">
            <w:r w:rsidRPr="00591FE9">
              <w:t>25.7</w:t>
            </w:r>
          </w:p>
        </w:tc>
        <w:tc>
          <w:tcPr>
            <w:tcW w:w="616" w:type="pct"/>
            <w:noWrap/>
            <w:hideMark/>
          </w:tcPr>
          <w:p w14:paraId="6C1F94A7" w14:textId="77777777" w:rsidR="00187FC6" w:rsidRPr="00591FE9" w:rsidRDefault="00187FC6" w:rsidP="00633622">
            <w:r w:rsidRPr="00591FE9">
              <w:t>48.1</w:t>
            </w:r>
          </w:p>
        </w:tc>
      </w:tr>
      <w:tr w:rsidR="00187FC6" w:rsidRPr="00591FE9" w14:paraId="6348DE3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A0C2B8F" w14:textId="77777777" w:rsidR="00187FC6" w:rsidRPr="00591FE9" w:rsidRDefault="00187FC6" w:rsidP="00633622">
            <w:r w:rsidRPr="00591FE9">
              <w:t>New Mexico</w:t>
            </w:r>
          </w:p>
        </w:tc>
        <w:tc>
          <w:tcPr>
            <w:tcW w:w="619" w:type="pct"/>
            <w:noWrap/>
            <w:hideMark/>
          </w:tcPr>
          <w:p w14:paraId="7FEFF0E6" w14:textId="77777777" w:rsidR="00187FC6" w:rsidRPr="00591FE9" w:rsidRDefault="00187FC6" w:rsidP="00633622">
            <w:r w:rsidRPr="00591FE9">
              <w:t>12.1</w:t>
            </w:r>
          </w:p>
        </w:tc>
        <w:tc>
          <w:tcPr>
            <w:tcW w:w="619" w:type="pct"/>
            <w:noWrap/>
            <w:hideMark/>
          </w:tcPr>
          <w:p w14:paraId="32F9B399" w14:textId="77777777" w:rsidR="00187FC6" w:rsidRPr="00591FE9" w:rsidRDefault="00187FC6" w:rsidP="00633622">
            <w:r w:rsidRPr="00591FE9">
              <w:t>4.7</w:t>
            </w:r>
          </w:p>
        </w:tc>
        <w:tc>
          <w:tcPr>
            <w:tcW w:w="619" w:type="pct"/>
            <w:noWrap/>
            <w:hideMark/>
          </w:tcPr>
          <w:p w14:paraId="306BBACB" w14:textId="77777777" w:rsidR="00187FC6" w:rsidRPr="00591FE9" w:rsidRDefault="00187FC6" w:rsidP="00633622">
            <w:r w:rsidRPr="00591FE9">
              <w:t>7.9</w:t>
            </w:r>
          </w:p>
        </w:tc>
        <w:tc>
          <w:tcPr>
            <w:tcW w:w="619" w:type="pct"/>
            <w:noWrap/>
            <w:hideMark/>
          </w:tcPr>
          <w:p w14:paraId="2FE9B8CA" w14:textId="77777777" w:rsidR="00187FC6" w:rsidRPr="00591FE9" w:rsidRDefault="00187FC6" w:rsidP="00633622">
            <w:r w:rsidRPr="00591FE9">
              <w:t>11.0</w:t>
            </w:r>
          </w:p>
        </w:tc>
        <w:tc>
          <w:tcPr>
            <w:tcW w:w="619" w:type="pct"/>
            <w:noWrap/>
            <w:hideMark/>
          </w:tcPr>
          <w:p w14:paraId="3462FC51" w14:textId="77777777" w:rsidR="00187FC6" w:rsidRPr="00591FE9" w:rsidRDefault="00187FC6" w:rsidP="00633622">
            <w:r w:rsidRPr="00591FE9">
              <w:t>14.8</w:t>
            </w:r>
          </w:p>
        </w:tc>
        <w:tc>
          <w:tcPr>
            <w:tcW w:w="616" w:type="pct"/>
            <w:noWrap/>
            <w:hideMark/>
          </w:tcPr>
          <w:p w14:paraId="54768E95" w14:textId="77777777" w:rsidR="00187FC6" w:rsidRPr="00591FE9" w:rsidRDefault="00187FC6" w:rsidP="00633622">
            <w:r w:rsidRPr="00591FE9">
              <w:t>35.0</w:t>
            </w:r>
          </w:p>
        </w:tc>
      </w:tr>
      <w:tr w:rsidR="00187FC6" w:rsidRPr="00591FE9" w14:paraId="04C7B38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D80E580" w14:textId="77777777" w:rsidR="00187FC6" w:rsidRPr="00591FE9" w:rsidRDefault="00187FC6" w:rsidP="00633622">
            <w:r w:rsidRPr="00591FE9">
              <w:t>New York</w:t>
            </w:r>
          </w:p>
        </w:tc>
        <w:tc>
          <w:tcPr>
            <w:tcW w:w="619" w:type="pct"/>
            <w:noWrap/>
            <w:hideMark/>
          </w:tcPr>
          <w:p w14:paraId="54F14853" w14:textId="77777777" w:rsidR="00187FC6" w:rsidRPr="00591FE9" w:rsidRDefault="00187FC6" w:rsidP="00633622">
            <w:r w:rsidRPr="00591FE9">
              <w:t>16.6</w:t>
            </w:r>
          </w:p>
        </w:tc>
        <w:tc>
          <w:tcPr>
            <w:tcW w:w="619" w:type="pct"/>
            <w:noWrap/>
            <w:hideMark/>
          </w:tcPr>
          <w:p w14:paraId="4770767D" w14:textId="77777777" w:rsidR="00187FC6" w:rsidRPr="00591FE9" w:rsidRDefault="00187FC6" w:rsidP="00633622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407E6730" w14:textId="77777777" w:rsidR="00187FC6" w:rsidRPr="00591FE9" w:rsidRDefault="00187FC6" w:rsidP="00633622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4C4964BE" w14:textId="77777777" w:rsidR="00187FC6" w:rsidRPr="00591FE9" w:rsidRDefault="00187FC6" w:rsidP="00633622">
            <w:r w:rsidRPr="00591FE9">
              <w:t>12.4</w:t>
            </w:r>
          </w:p>
        </w:tc>
        <w:tc>
          <w:tcPr>
            <w:tcW w:w="619" w:type="pct"/>
            <w:noWrap/>
            <w:hideMark/>
          </w:tcPr>
          <w:p w14:paraId="36AAB1BA" w14:textId="77777777" w:rsidR="00187FC6" w:rsidRPr="00591FE9" w:rsidRDefault="00187FC6" w:rsidP="00633622">
            <w:r w:rsidRPr="00591FE9">
              <w:t>23.9</w:t>
            </w:r>
          </w:p>
        </w:tc>
        <w:tc>
          <w:tcPr>
            <w:tcW w:w="616" w:type="pct"/>
            <w:noWrap/>
            <w:hideMark/>
          </w:tcPr>
          <w:p w14:paraId="4D710B34" w14:textId="77777777" w:rsidR="00187FC6" w:rsidRPr="00591FE9" w:rsidRDefault="00187FC6" w:rsidP="00633622">
            <w:r w:rsidRPr="00591FE9">
              <w:t>48.7</w:t>
            </w:r>
          </w:p>
        </w:tc>
      </w:tr>
      <w:tr w:rsidR="00187FC6" w:rsidRPr="00591FE9" w14:paraId="0752EC6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C3F9350" w14:textId="77777777" w:rsidR="00187FC6" w:rsidRPr="00591FE9" w:rsidRDefault="00187FC6" w:rsidP="00633622">
            <w:r w:rsidRPr="00591FE9">
              <w:t>North Carolina</w:t>
            </w:r>
          </w:p>
        </w:tc>
        <w:tc>
          <w:tcPr>
            <w:tcW w:w="619" w:type="pct"/>
            <w:noWrap/>
            <w:hideMark/>
          </w:tcPr>
          <w:p w14:paraId="2E0370A1" w14:textId="77777777" w:rsidR="00187FC6" w:rsidRPr="00591FE9" w:rsidRDefault="00187FC6" w:rsidP="00633622">
            <w:r w:rsidRPr="00591FE9">
              <w:t>11.0</w:t>
            </w:r>
          </w:p>
        </w:tc>
        <w:tc>
          <w:tcPr>
            <w:tcW w:w="619" w:type="pct"/>
            <w:noWrap/>
            <w:hideMark/>
          </w:tcPr>
          <w:p w14:paraId="5504A109" w14:textId="77777777" w:rsidR="00187FC6" w:rsidRPr="00591FE9" w:rsidRDefault="00187FC6" w:rsidP="00633622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2DA2BA3A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56CF0262" w14:textId="77777777" w:rsidR="00187FC6" w:rsidRPr="00591FE9" w:rsidRDefault="00187FC6" w:rsidP="00633622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5E9B5619" w14:textId="77777777" w:rsidR="00187FC6" w:rsidRPr="00591FE9" w:rsidRDefault="00187FC6" w:rsidP="00633622">
            <w:r w:rsidRPr="00591FE9">
              <w:t>13.5</w:t>
            </w:r>
          </w:p>
        </w:tc>
        <w:tc>
          <w:tcPr>
            <w:tcW w:w="616" w:type="pct"/>
            <w:noWrap/>
            <w:hideMark/>
          </w:tcPr>
          <w:p w14:paraId="0842D786" w14:textId="77777777" w:rsidR="00187FC6" w:rsidRPr="00591FE9" w:rsidRDefault="00187FC6" w:rsidP="00633622">
            <w:r w:rsidRPr="00591FE9">
              <w:t>31.1</w:t>
            </w:r>
          </w:p>
        </w:tc>
      </w:tr>
      <w:tr w:rsidR="00187FC6" w:rsidRPr="00591FE9" w14:paraId="04F86A1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342D74D" w14:textId="77777777" w:rsidR="00187FC6" w:rsidRPr="00591FE9" w:rsidRDefault="00187FC6" w:rsidP="00633622">
            <w:r w:rsidRPr="00591FE9">
              <w:t>North Dakota</w:t>
            </w:r>
          </w:p>
        </w:tc>
        <w:tc>
          <w:tcPr>
            <w:tcW w:w="619" w:type="pct"/>
            <w:noWrap/>
            <w:hideMark/>
          </w:tcPr>
          <w:p w14:paraId="064A4FD6" w14:textId="77777777" w:rsidR="00187FC6" w:rsidRPr="00591FE9" w:rsidRDefault="00187FC6" w:rsidP="00633622">
            <w:r w:rsidRPr="00591FE9">
              <w:t>5.4</w:t>
            </w:r>
          </w:p>
        </w:tc>
        <w:tc>
          <w:tcPr>
            <w:tcW w:w="619" w:type="pct"/>
            <w:noWrap/>
            <w:hideMark/>
          </w:tcPr>
          <w:p w14:paraId="6BE57452" w14:textId="77777777" w:rsidR="00187FC6" w:rsidRPr="00591FE9" w:rsidRDefault="00187FC6" w:rsidP="00633622">
            <w:r w:rsidRPr="00591FE9">
              <w:t>2.1</w:t>
            </w:r>
          </w:p>
        </w:tc>
        <w:tc>
          <w:tcPr>
            <w:tcW w:w="619" w:type="pct"/>
            <w:noWrap/>
            <w:hideMark/>
          </w:tcPr>
          <w:p w14:paraId="5CAC54BD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5A3BC6AD" w14:textId="77777777" w:rsidR="00187FC6" w:rsidRPr="00591FE9" w:rsidRDefault="00187FC6" w:rsidP="00633622">
            <w:r w:rsidRPr="00591FE9">
              <w:t>4.0</w:t>
            </w:r>
          </w:p>
        </w:tc>
        <w:tc>
          <w:tcPr>
            <w:tcW w:w="619" w:type="pct"/>
            <w:noWrap/>
            <w:hideMark/>
          </w:tcPr>
          <w:p w14:paraId="4241C9E4" w14:textId="77777777" w:rsidR="00187FC6" w:rsidRPr="00591FE9" w:rsidRDefault="00187FC6" w:rsidP="00633622">
            <w:r w:rsidRPr="00591FE9">
              <w:t>6.9</w:t>
            </w:r>
          </w:p>
        </w:tc>
        <w:tc>
          <w:tcPr>
            <w:tcW w:w="616" w:type="pct"/>
            <w:noWrap/>
            <w:hideMark/>
          </w:tcPr>
          <w:p w14:paraId="70EB1102" w14:textId="77777777" w:rsidR="00187FC6" w:rsidRPr="00591FE9" w:rsidRDefault="00187FC6" w:rsidP="00633622">
            <w:r w:rsidRPr="00591FE9">
              <w:t>17.6</w:t>
            </w:r>
          </w:p>
        </w:tc>
      </w:tr>
      <w:tr w:rsidR="00187FC6" w:rsidRPr="00591FE9" w14:paraId="565CDBC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90BEC6C" w14:textId="77777777" w:rsidR="00187FC6" w:rsidRPr="00591FE9" w:rsidRDefault="00187FC6" w:rsidP="00633622">
            <w:r w:rsidRPr="00591FE9">
              <w:t>Ohio</w:t>
            </w:r>
          </w:p>
        </w:tc>
        <w:tc>
          <w:tcPr>
            <w:tcW w:w="619" w:type="pct"/>
            <w:noWrap/>
            <w:hideMark/>
          </w:tcPr>
          <w:p w14:paraId="6979B7CF" w14:textId="77777777" w:rsidR="00187FC6" w:rsidRPr="00591FE9" w:rsidRDefault="00187FC6" w:rsidP="00633622">
            <w:r w:rsidRPr="00591FE9">
              <w:t>14.3</w:t>
            </w:r>
          </w:p>
        </w:tc>
        <w:tc>
          <w:tcPr>
            <w:tcW w:w="619" w:type="pct"/>
            <w:noWrap/>
            <w:hideMark/>
          </w:tcPr>
          <w:p w14:paraId="7D8D7276" w14:textId="77777777" w:rsidR="00187FC6" w:rsidRPr="00591FE9" w:rsidRDefault="00187FC6" w:rsidP="00633622">
            <w:r w:rsidRPr="00591FE9">
              <w:t>7.5</w:t>
            </w:r>
          </w:p>
        </w:tc>
        <w:tc>
          <w:tcPr>
            <w:tcW w:w="619" w:type="pct"/>
            <w:noWrap/>
            <w:hideMark/>
          </w:tcPr>
          <w:p w14:paraId="366D1925" w14:textId="77777777" w:rsidR="00187FC6" w:rsidRPr="00591FE9" w:rsidRDefault="00187FC6" w:rsidP="00633622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126A7916" w14:textId="77777777" w:rsidR="00187FC6" w:rsidRPr="00591FE9" w:rsidRDefault="00187FC6" w:rsidP="00633622">
            <w:r w:rsidRPr="00591FE9">
              <w:t>13.6</w:t>
            </w:r>
          </w:p>
        </w:tc>
        <w:tc>
          <w:tcPr>
            <w:tcW w:w="619" w:type="pct"/>
            <w:noWrap/>
            <w:hideMark/>
          </w:tcPr>
          <w:p w14:paraId="19B3EFE6" w14:textId="77777777" w:rsidR="00187FC6" w:rsidRPr="00591FE9" w:rsidRDefault="00187FC6" w:rsidP="00633622">
            <w:r w:rsidRPr="00591FE9">
              <w:t>17.3</w:t>
            </w:r>
          </w:p>
        </w:tc>
        <w:tc>
          <w:tcPr>
            <w:tcW w:w="616" w:type="pct"/>
            <w:noWrap/>
            <w:hideMark/>
          </w:tcPr>
          <w:p w14:paraId="27071928" w14:textId="77777777" w:rsidR="00187FC6" w:rsidRPr="00591FE9" w:rsidRDefault="00187FC6" w:rsidP="00633622">
            <w:r w:rsidRPr="00591FE9">
              <w:t>35.2</w:t>
            </w:r>
          </w:p>
        </w:tc>
      </w:tr>
      <w:tr w:rsidR="00187FC6" w:rsidRPr="00591FE9" w14:paraId="57251A0C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367A593" w14:textId="77777777" w:rsidR="00187FC6" w:rsidRPr="00591FE9" w:rsidRDefault="00187FC6" w:rsidP="00633622">
            <w:r w:rsidRPr="00591FE9">
              <w:t>Oklahoma</w:t>
            </w:r>
          </w:p>
        </w:tc>
        <w:tc>
          <w:tcPr>
            <w:tcW w:w="619" w:type="pct"/>
            <w:noWrap/>
            <w:hideMark/>
          </w:tcPr>
          <w:p w14:paraId="7A47DB28" w14:textId="77777777" w:rsidR="00187FC6" w:rsidRPr="00591FE9" w:rsidRDefault="00187FC6" w:rsidP="00633622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31AF76CF" w14:textId="77777777" w:rsidR="00187FC6" w:rsidRPr="00591FE9" w:rsidRDefault="00187FC6" w:rsidP="00633622">
            <w:r w:rsidRPr="00591FE9">
              <w:t>4.1</w:t>
            </w:r>
          </w:p>
        </w:tc>
        <w:tc>
          <w:tcPr>
            <w:tcW w:w="619" w:type="pct"/>
            <w:noWrap/>
            <w:hideMark/>
          </w:tcPr>
          <w:p w14:paraId="336D9E9E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0F6AEED0" w14:textId="77777777" w:rsidR="00187FC6" w:rsidRPr="00591FE9" w:rsidRDefault="00187FC6" w:rsidP="00633622">
            <w:r w:rsidRPr="00591FE9">
              <w:t>9.5</w:t>
            </w:r>
          </w:p>
        </w:tc>
        <w:tc>
          <w:tcPr>
            <w:tcW w:w="619" w:type="pct"/>
            <w:noWrap/>
            <w:hideMark/>
          </w:tcPr>
          <w:p w14:paraId="14586C1F" w14:textId="77777777" w:rsidR="00187FC6" w:rsidRPr="00591FE9" w:rsidRDefault="00187FC6" w:rsidP="00633622">
            <w:r w:rsidRPr="00591FE9">
              <w:t>13.1</w:t>
            </w:r>
          </w:p>
        </w:tc>
        <w:tc>
          <w:tcPr>
            <w:tcW w:w="616" w:type="pct"/>
            <w:noWrap/>
            <w:hideMark/>
          </w:tcPr>
          <w:p w14:paraId="1F388A7A" w14:textId="77777777" w:rsidR="00187FC6" w:rsidRPr="00591FE9" w:rsidRDefault="00187FC6" w:rsidP="00633622">
            <w:r w:rsidRPr="00591FE9">
              <w:t>28.5</w:t>
            </w:r>
          </w:p>
        </w:tc>
      </w:tr>
      <w:tr w:rsidR="00187FC6" w:rsidRPr="00591FE9" w14:paraId="5B4DBFD4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565333F" w14:textId="77777777" w:rsidR="00187FC6" w:rsidRPr="00591FE9" w:rsidRDefault="00187FC6" w:rsidP="00633622">
            <w:r w:rsidRPr="00591FE9">
              <w:t>Oregon</w:t>
            </w:r>
          </w:p>
        </w:tc>
        <w:tc>
          <w:tcPr>
            <w:tcW w:w="619" w:type="pct"/>
            <w:noWrap/>
            <w:hideMark/>
          </w:tcPr>
          <w:p w14:paraId="566BDF83" w14:textId="77777777" w:rsidR="00187FC6" w:rsidRPr="00591FE9" w:rsidRDefault="00187FC6" w:rsidP="00633622">
            <w:r w:rsidRPr="00591FE9">
              <w:t>11.1</w:t>
            </w:r>
          </w:p>
        </w:tc>
        <w:tc>
          <w:tcPr>
            <w:tcW w:w="619" w:type="pct"/>
            <w:noWrap/>
            <w:hideMark/>
          </w:tcPr>
          <w:p w14:paraId="036A8673" w14:textId="77777777" w:rsidR="00187FC6" w:rsidRPr="00591FE9" w:rsidRDefault="00187FC6" w:rsidP="00633622">
            <w:r w:rsidRPr="00591FE9">
              <w:t>1.5</w:t>
            </w:r>
          </w:p>
        </w:tc>
        <w:tc>
          <w:tcPr>
            <w:tcW w:w="619" w:type="pct"/>
            <w:noWrap/>
            <w:hideMark/>
          </w:tcPr>
          <w:p w14:paraId="28B4A5CC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3549498B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57972972" w14:textId="77777777" w:rsidR="00187FC6" w:rsidRPr="00591FE9" w:rsidRDefault="00187FC6" w:rsidP="00633622">
            <w:r w:rsidRPr="00591FE9">
              <w:t>14.3</w:t>
            </w:r>
          </w:p>
        </w:tc>
        <w:tc>
          <w:tcPr>
            <w:tcW w:w="616" w:type="pct"/>
            <w:noWrap/>
            <w:hideMark/>
          </w:tcPr>
          <w:p w14:paraId="5D1DCCFC" w14:textId="77777777" w:rsidR="00187FC6" w:rsidRPr="00591FE9" w:rsidRDefault="00187FC6" w:rsidP="00633622">
            <w:r w:rsidRPr="00591FE9">
              <w:t>31.0</w:t>
            </w:r>
          </w:p>
        </w:tc>
      </w:tr>
      <w:tr w:rsidR="00187FC6" w:rsidRPr="00591FE9" w14:paraId="0DFAF62C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0C51184" w14:textId="77777777" w:rsidR="00187FC6" w:rsidRPr="00591FE9" w:rsidRDefault="00187FC6" w:rsidP="00633622">
            <w:r w:rsidRPr="00591FE9">
              <w:t>Pennsylvania</w:t>
            </w:r>
          </w:p>
        </w:tc>
        <w:tc>
          <w:tcPr>
            <w:tcW w:w="619" w:type="pct"/>
            <w:noWrap/>
            <w:hideMark/>
          </w:tcPr>
          <w:p w14:paraId="333DC534" w14:textId="77777777" w:rsidR="00187FC6" w:rsidRPr="00591FE9" w:rsidRDefault="00187FC6" w:rsidP="00633622">
            <w:r w:rsidRPr="00591FE9">
              <w:t>16.6</w:t>
            </w:r>
          </w:p>
        </w:tc>
        <w:tc>
          <w:tcPr>
            <w:tcW w:w="619" w:type="pct"/>
            <w:noWrap/>
            <w:hideMark/>
          </w:tcPr>
          <w:p w14:paraId="63C323F8" w14:textId="77777777" w:rsidR="00187FC6" w:rsidRPr="00591FE9" w:rsidRDefault="00187FC6" w:rsidP="00633622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5047D741" w14:textId="77777777" w:rsidR="00187FC6" w:rsidRPr="00591FE9" w:rsidRDefault="00187FC6" w:rsidP="00633622">
            <w:r w:rsidRPr="00591FE9">
              <w:t>12.2</w:t>
            </w:r>
          </w:p>
        </w:tc>
        <w:tc>
          <w:tcPr>
            <w:tcW w:w="619" w:type="pct"/>
            <w:noWrap/>
            <w:hideMark/>
          </w:tcPr>
          <w:p w14:paraId="6F19C39C" w14:textId="77777777" w:rsidR="00187FC6" w:rsidRPr="00591FE9" w:rsidRDefault="00187FC6" w:rsidP="00633622">
            <w:r w:rsidRPr="00591FE9">
              <w:t>15.5</w:t>
            </w:r>
          </w:p>
        </w:tc>
        <w:tc>
          <w:tcPr>
            <w:tcW w:w="619" w:type="pct"/>
            <w:noWrap/>
            <w:hideMark/>
          </w:tcPr>
          <w:p w14:paraId="4A722032" w14:textId="77777777" w:rsidR="00187FC6" w:rsidRPr="00591FE9" w:rsidRDefault="00187FC6" w:rsidP="00633622">
            <w:r w:rsidRPr="00591FE9">
              <w:t>20.1</w:t>
            </w:r>
          </w:p>
        </w:tc>
        <w:tc>
          <w:tcPr>
            <w:tcW w:w="616" w:type="pct"/>
            <w:noWrap/>
            <w:hideMark/>
          </w:tcPr>
          <w:p w14:paraId="174A06FE" w14:textId="77777777" w:rsidR="00187FC6" w:rsidRPr="00591FE9" w:rsidRDefault="00187FC6" w:rsidP="00633622">
            <w:r w:rsidRPr="00591FE9">
              <w:t>43.7</w:t>
            </w:r>
          </w:p>
        </w:tc>
      </w:tr>
      <w:tr w:rsidR="00187FC6" w:rsidRPr="00591FE9" w14:paraId="5DFFC43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FC2BCCA" w14:textId="77777777" w:rsidR="00187FC6" w:rsidRPr="00591FE9" w:rsidRDefault="00187FC6" w:rsidP="00633622">
            <w:r w:rsidRPr="00591FE9">
              <w:t>Rhode Island</w:t>
            </w:r>
          </w:p>
        </w:tc>
        <w:tc>
          <w:tcPr>
            <w:tcW w:w="619" w:type="pct"/>
            <w:noWrap/>
            <w:hideMark/>
          </w:tcPr>
          <w:p w14:paraId="1CD1842D" w14:textId="77777777" w:rsidR="00187FC6" w:rsidRPr="00591FE9" w:rsidRDefault="00187FC6" w:rsidP="00633622">
            <w:r w:rsidRPr="00591FE9">
              <w:t>13.8</w:t>
            </w:r>
          </w:p>
        </w:tc>
        <w:tc>
          <w:tcPr>
            <w:tcW w:w="619" w:type="pct"/>
            <w:noWrap/>
            <w:hideMark/>
          </w:tcPr>
          <w:p w14:paraId="2CC87051" w14:textId="77777777" w:rsidR="00187FC6" w:rsidRPr="00591FE9" w:rsidRDefault="00187FC6" w:rsidP="00633622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20898F39" w14:textId="77777777" w:rsidR="00187FC6" w:rsidRPr="00591FE9" w:rsidRDefault="00187FC6" w:rsidP="00633622">
            <w:r w:rsidRPr="00591FE9">
              <w:t>11.1</w:t>
            </w:r>
          </w:p>
        </w:tc>
        <w:tc>
          <w:tcPr>
            <w:tcW w:w="619" w:type="pct"/>
            <w:noWrap/>
            <w:hideMark/>
          </w:tcPr>
          <w:p w14:paraId="58482F3C" w14:textId="77777777" w:rsidR="00187FC6" w:rsidRPr="00591FE9" w:rsidRDefault="00187FC6" w:rsidP="00633622">
            <w:r w:rsidRPr="00591FE9">
              <w:t>13.7</w:t>
            </w:r>
          </w:p>
        </w:tc>
        <w:tc>
          <w:tcPr>
            <w:tcW w:w="619" w:type="pct"/>
            <w:noWrap/>
            <w:hideMark/>
          </w:tcPr>
          <w:p w14:paraId="6448ED1B" w14:textId="77777777" w:rsidR="00187FC6" w:rsidRPr="00591FE9" w:rsidRDefault="00187FC6" w:rsidP="00633622">
            <w:r w:rsidRPr="00591FE9">
              <w:t>16.2</w:t>
            </w:r>
          </w:p>
        </w:tc>
        <w:tc>
          <w:tcPr>
            <w:tcW w:w="616" w:type="pct"/>
            <w:noWrap/>
            <w:hideMark/>
          </w:tcPr>
          <w:p w14:paraId="5CBD1C9E" w14:textId="77777777" w:rsidR="00187FC6" w:rsidRPr="00591FE9" w:rsidRDefault="00187FC6" w:rsidP="00633622">
            <w:r w:rsidRPr="00591FE9">
              <w:t>29.2</w:t>
            </w:r>
          </w:p>
        </w:tc>
      </w:tr>
      <w:tr w:rsidR="00187FC6" w:rsidRPr="00591FE9" w14:paraId="1F435A6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8187F7A" w14:textId="77777777" w:rsidR="00187FC6" w:rsidRPr="00591FE9" w:rsidRDefault="00187FC6" w:rsidP="00633622">
            <w:r w:rsidRPr="00591FE9">
              <w:t>South Carolina</w:t>
            </w:r>
          </w:p>
        </w:tc>
        <w:tc>
          <w:tcPr>
            <w:tcW w:w="619" w:type="pct"/>
            <w:noWrap/>
            <w:hideMark/>
          </w:tcPr>
          <w:p w14:paraId="1EDF35F4" w14:textId="77777777" w:rsidR="00187FC6" w:rsidRPr="00591FE9" w:rsidRDefault="00187FC6" w:rsidP="00633622">
            <w:r w:rsidRPr="00591FE9">
              <w:t>9.4</w:t>
            </w:r>
          </w:p>
        </w:tc>
        <w:tc>
          <w:tcPr>
            <w:tcW w:w="619" w:type="pct"/>
            <w:noWrap/>
            <w:hideMark/>
          </w:tcPr>
          <w:p w14:paraId="742581D1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5DF22742" w14:textId="77777777" w:rsidR="00187FC6" w:rsidRPr="00591FE9" w:rsidRDefault="00187FC6" w:rsidP="00633622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2DD90464" w14:textId="77777777" w:rsidR="00187FC6" w:rsidRPr="00591FE9" w:rsidRDefault="00187FC6" w:rsidP="00633622">
            <w:r w:rsidRPr="00591FE9">
              <w:t>8.9</w:t>
            </w:r>
          </w:p>
        </w:tc>
        <w:tc>
          <w:tcPr>
            <w:tcW w:w="619" w:type="pct"/>
            <w:noWrap/>
            <w:hideMark/>
          </w:tcPr>
          <w:p w14:paraId="798A3C01" w14:textId="77777777" w:rsidR="00187FC6" w:rsidRPr="00591FE9" w:rsidRDefault="00187FC6" w:rsidP="00633622">
            <w:r w:rsidRPr="00591FE9">
              <w:t>11.9</w:t>
            </w:r>
          </w:p>
        </w:tc>
        <w:tc>
          <w:tcPr>
            <w:tcW w:w="616" w:type="pct"/>
            <w:noWrap/>
            <w:hideMark/>
          </w:tcPr>
          <w:p w14:paraId="472CDDBC" w14:textId="77777777" w:rsidR="00187FC6" w:rsidRPr="00591FE9" w:rsidRDefault="00187FC6" w:rsidP="00633622">
            <w:r w:rsidRPr="00591FE9">
              <w:t>25.1</w:t>
            </w:r>
          </w:p>
        </w:tc>
      </w:tr>
      <w:tr w:rsidR="00187FC6" w:rsidRPr="00591FE9" w14:paraId="3124FA0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5EEEFFC" w14:textId="77777777" w:rsidR="00187FC6" w:rsidRPr="00591FE9" w:rsidRDefault="00187FC6" w:rsidP="00633622">
            <w:r w:rsidRPr="00591FE9">
              <w:t>South Dakota</w:t>
            </w:r>
          </w:p>
        </w:tc>
        <w:tc>
          <w:tcPr>
            <w:tcW w:w="619" w:type="pct"/>
            <w:noWrap/>
            <w:hideMark/>
          </w:tcPr>
          <w:p w14:paraId="6A7991F4" w14:textId="77777777" w:rsidR="00187FC6" w:rsidRPr="00591FE9" w:rsidRDefault="00187FC6" w:rsidP="00633622">
            <w:r w:rsidRPr="00591FE9">
              <w:t>5.2</w:t>
            </w:r>
          </w:p>
        </w:tc>
        <w:tc>
          <w:tcPr>
            <w:tcW w:w="619" w:type="pct"/>
            <w:noWrap/>
            <w:hideMark/>
          </w:tcPr>
          <w:p w14:paraId="54E11DC6" w14:textId="77777777" w:rsidR="00187FC6" w:rsidRPr="00591FE9" w:rsidRDefault="00187FC6" w:rsidP="00633622">
            <w:r w:rsidRPr="00591FE9">
              <w:t>1.8</w:t>
            </w:r>
          </w:p>
        </w:tc>
        <w:tc>
          <w:tcPr>
            <w:tcW w:w="619" w:type="pct"/>
            <w:noWrap/>
            <w:hideMark/>
          </w:tcPr>
          <w:p w14:paraId="5B40107E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43C58A44" w14:textId="77777777" w:rsidR="00187FC6" w:rsidRPr="00591FE9" w:rsidRDefault="00187FC6" w:rsidP="00633622">
            <w:r w:rsidRPr="00591FE9">
              <w:t>4.2</w:t>
            </w:r>
          </w:p>
        </w:tc>
        <w:tc>
          <w:tcPr>
            <w:tcW w:w="619" w:type="pct"/>
            <w:noWrap/>
            <w:hideMark/>
          </w:tcPr>
          <w:p w14:paraId="0C561A0A" w14:textId="77777777" w:rsidR="00187FC6" w:rsidRPr="00591FE9" w:rsidRDefault="00187FC6" w:rsidP="00633622">
            <w:r w:rsidRPr="00591FE9">
              <w:t>6.7</w:t>
            </w:r>
          </w:p>
        </w:tc>
        <w:tc>
          <w:tcPr>
            <w:tcW w:w="616" w:type="pct"/>
            <w:noWrap/>
            <w:hideMark/>
          </w:tcPr>
          <w:p w14:paraId="5E31A21C" w14:textId="77777777" w:rsidR="00187FC6" w:rsidRPr="00591FE9" w:rsidRDefault="00187FC6" w:rsidP="00633622">
            <w:r w:rsidRPr="00591FE9">
              <w:t>15.8</w:t>
            </w:r>
          </w:p>
        </w:tc>
      </w:tr>
      <w:tr w:rsidR="00187FC6" w:rsidRPr="00591FE9" w14:paraId="3540A05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298503B" w14:textId="77777777" w:rsidR="00187FC6" w:rsidRPr="00591FE9" w:rsidRDefault="00187FC6" w:rsidP="00633622">
            <w:r w:rsidRPr="00591FE9">
              <w:t>Tennessee</w:t>
            </w:r>
          </w:p>
        </w:tc>
        <w:tc>
          <w:tcPr>
            <w:tcW w:w="619" w:type="pct"/>
            <w:noWrap/>
            <w:hideMark/>
          </w:tcPr>
          <w:p w14:paraId="584ACD09" w14:textId="77777777" w:rsidR="00187FC6" w:rsidRPr="00591FE9" w:rsidRDefault="00187FC6" w:rsidP="00633622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48A8B7CC" w14:textId="77777777" w:rsidR="00187FC6" w:rsidRPr="00591FE9" w:rsidRDefault="00187FC6" w:rsidP="00633622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0B9FEBAC" w14:textId="77777777" w:rsidR="00187FC6" w:rsidRPr="00591FE9" w:rsidRDefault="00187FC6" w:rsidP="00633622">
            <w:r w:rsidRPr="00591FE9">
              <w:t>9.2</w:t>
            </w:r>
          </w:p>
        </w:tc>
        <w:tc>
          <w:tcPr>
            <w:tcW w:w="619" w:type="pct"/>
            <w:noWrap/>
            <w:hideMark/>
          </w:tcPr>
          <w:p w14:paraId="1120E1CE" w14:textId="77777777" w:rsidR="00187FC6" w:rsidRPr="00591FE9" w:rsidRDefault="00187FC6" w:rsidP="00633622">
            <w:r w:rsidRPr="00591FE9">
              <w:t>11.2</w:t>
            </w:r>
          </w:p>
        </w:tc>
        <w:tc>
          <w:tcPr>
            <w:tcW w:w="619" w:type="pct"/>
            <w:noWrap/>
            <w:hideMark/>
          </w:tcPr>
          <w:p w14:paraId="358357C8" w14:textId="77777777" w:rsidR="00187FC6" w:rsidRPr="00591FE9" w:rsidRDefault="00187FC6" w:rsidP="00633622">
            <w:r w:rsidRPr="00591FE9">
              <w:t>15.0</w:t>
            </w:r>
          </w:p>
        </w:tc>
        <w:tc>
          <w:tcPr>
            <w:tcW w:w="616" w:type="pct"/>
            <w:noWrap/>
            <w:hideMark/>
          </w:tcPr>
          <w:p w14:paraId="0ACB5320" w14:textId="77777777" w:rsidR="00187FC6" w:rsidRPr="00591FE9" w:rsidRDefault="00187FC6" w:rsidP="00633622">
            <w:r w:rsidRPr="00591FE9">
              <w:t>38.3</w:t>
            </w:r>
          </w:p>
        </w:tc>
      </w:tr>
      <w:tr w:rsidR="00187FC6" w:rsidRPr="00591FE9" w14:paraId="08F20C59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B53AF14" w14:textId="77777777" w:rsidR="00187FC6" w:rsidRPr="00591FE9" w:rsidRDefault="00187FC6" w:rsidP="00633622">
            <w:r w:rsidRPr="00591FE9">
              <w:t>Texas</w:t>
            </w:r>
          </w:p>
        </w:tc>
        <w:tc>
          <w:tcPr>
            <w:tcW w:w="619" w:type="pct"/>
            <w:noWrap/>
            <w:hideMark/>
          </w:tcPr>
          <w:p w14:paraId="24704FB5" w14:textId="77777777" w:rsidR="00187FC6" w:rsidRPr="00591FE9" w:rsidRDefault="00187FC6" w:rsidP="00633622">
            <w:r w:rsidRPr="00591FE9">
              <w:t>11.5</w:t>
            </w:r>
          </w:p>
        </w:tc>
        <w:tc>
          <w:tcPr>
            <w:tcW w:w="619" w:type="pct"/>
            <w:noWrap/>
            <w:hideMark/>
          </w:tcPr>
          <w:p w14:paraId="03AEAA80" w14:textId="77777777" w:rsidR="00187FC6" w:rsidRPr="00591FE9" w:rsidRDefault="00187FC6" w:rsidP="00633622">
            <w:r w:rsidRPr="00591FE9">
              <w:t>1.9</w:t>
            </w:r>
          </w:p>
        </w:tc>
        <w:tc>
          <w:tcPr>
            <w:tcW w:w="619" w:type="pct"/>
            <w:noWrap/>
            <w:hideMark/>
          </w:tcPr>
          <w:p w14:paraId="5ECF9883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5D1AB347" w14:textId="77777777" w:rsidR="00187FC6" w:rsidRPr="00591FE9" w:rsidRDefault="00187FC6" w:rsidP="00633622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645C94E4" w14:textId="77777777" w:rsidR="00187FC6" w:rsidRPr="00591FE9" w:rsidRDefault="00187FC6" w:rsidP="00633622">
            <w:r w:rsidRPr="00591FE9">
              <w:t>14.5</w:t>
            </w:r>
          </w:p>
        </w:tc>
        <w:tc>
          <w:tcPr>
            <w:tcW w:w="616" w:type="pct"/>
            <w:noWrap/>
            <w:hideMark/>
          </w:tcPr>
          <w:p w14:paraId="4EC8D076" w14:textId="77777777" w:rsidR="00187FC6" w:rsidRPr="00591FE9" w:rsidRDefault="00187FC6" w:rsidP="00633622">
            <w:r w:rsidRPr="00591FE9">
              <w:t>40.6</w:t>
            </w:r>
          </w:p>
        </w:tc>
      </w:tr>
      <w:tr w:rsidR="00187FC6" w:rsidRPr="00591FE9" w14:paraId="045F94E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8D05EC4" w14:textId="77777777" w:rsidR="00187FC6" w:rsidRPr="00591FE9" w:rsidRDefault="00187FC6" w:rsidP="00633622">
            <w:r w:rsidRPr="00591FE9">
              <w:t>Utah</w:t>
            </w:r>
          </w:p>
        </w:tc>
        <w:tc>
          <w:tcPr>
            <w:tcW w:w="619" w:type="pct"/>
            <w:noWrap/>
            <w:hideMark/>
          </w:tcPr>
          <w:p w14:paraId="7CD05406" w14:textId="77777777" w:rsidR="00187FC6" w:rsidRPr="00591FE9" w:rsidRDefault="00187FC6" w:rsidP="00633622">
            <w:r w:rsidRPr="00591FE9">
              <w:t>17.0</w:t>
            </w:r>
          </w:p>
        </w:tc>
        <w:tc>
          <w:tcPr>
            <w:tcW w:w="619" w:type="pct"/>
            <w:noWrap/>
            <w:hideMark/>
          </w:tcPr>
          <w:p w14:paraId="5F346DAD" w14:textId="77777777" w:rsidR="00187FC6" w:rsidRPr="00591FE9" w:rsidRDefault="00187FC6" w:rsidP="00633622">
            <w:r w:rsidRPr="00591FE9">
              <w:t>4.3</w:t>
            </w:r>
          </w:p>
        </w:tc>
        <w:tc>
          <w:tcPr>
            <w:tcW w:w="619" w:type="pct"/>
            <w:noWrap/>
            <w:hideMark/>
          </w:tcPr>
          <w:p w14:paraId="79607DA8" w14:textId="77777777" w:rsidR="00187FC6" w:rsidRPr="00591FE9" w:rsidRDefault="00187FC6" w:rsidP="00633622">
            <w:r w:rsidRPr="00591FE9">
              <w:t>10.0</w:t>
            </w:r>
          </w:p>
        </w:tc>
        <w:tc>
          <w:tcPr>
            <w:tcW w:w="619" w:type="pct"/>
            <w:noWrap/>
            <w:hideMark/>
          </w:tcPr>
          <w:p w14:paraId="05C180E2" w14:textId="77777777" w:rsidR="00187FC6" w:rsidRPr="00591FE9" w:rsidRDefault="00187FC6" w:rsidP="00633622">
            <w:r w:rsidRPr="00591FE9">
              <w:t>15.4</w:t>
            </w:r>
          </w:p>
        </w:tc>
        <w:tc>
          <w:tcPr>
            <w:tcW w:w="619" w:type="pct"/>
            <w:noWrap/>
            <w:hideMark/>
          </w:tcPr>
          <w:p w14:paraId="6B7A1279" w14:textId="77777777" w:rsidR="00187FC6" w:rsidRPr="00591FE9" w:rsidRDefault="00187FC6" w:rsidP="00633622">
            <w:r w:rsidRPr="00591FE9">
              <w:t>23.4</w:t>
            </w:r>
          </w:p>
        </w:tc>
        <w:tc>
          <w:tcPr>
            <w:tcW w:w="616" w:type="pct"/>
            <w:noWrap/>
            <w:hideMark/>
          </w:tcPr>
          <w:p w14:paraId="4523AAE3" w14:textId="77777777" w:rsidR="00187FC6" w:rsidRPr="00591FE9" w:rsidRDefault="00187FC6" w:rsidP="00633622">
            <w:r w:rsidRPr="00591FE9">
              <w:t>39.8</w:t>
            </w:r>
          </w:p>
        </w:tc>
      </w:tr>
      <w:tr w:rsidR="00187FC6" w:rsidRPr="00591FE9" w14:paraId="16B2446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1E0B5AA" w14:textId="77777777" w:rsidR="00187FC6" w:rsidRPr="00591FE9" w:rsidRDefault="00187FC6" w:rsidP="00633622">
            <w:r w:rsidRPr="00591FE9">
              <w:t>Vermont</w:t>
            </w:r>
          </w:p>
        </w:tc>
        <w:tc>
          <w:tcPr>
            <w:tcW w:w="619" w:type="pct"/>
            <w:noWrap/>
            <w:hideMark/>
          </w:tcPr>
          <w:p w14:paraId="04A620BD" w14:textId="77777777" w:rsidR="00187FC6" w:rsidRPr="00591FE9" w:rsidRDefault="00187FC6" w:rsidP="00633622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7442AE4D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3D25B04A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69E8EB82" w14:textId="77777777" w:rsidR="00187FC6" w:rsidRPr="00591FE9" w:rsidRDefault="00187FC6" w:rsidP="00633622">
            <w:r w:rsidRPr="00591FE9">
              <w:t>7.9</w:t>
            </w:r>
          </w:p>
        </w:tc>
        <w:tc>
          <w:tcPr>
            <w:tcW w:w="619" w:type="pct"/>
            <w:noWrap/>
            <w:hideMark/>
          </w:tcPr>
          <w:p w14:paraId="279FD842" w14:textId="77777777" w:rsidR="00187FC6" w:rsidRPr="00591FE9" w:rsidRDefault="00187FC6" w:rsidP="00633622">
            <w:r w:rsidRPr="00591FE9">
              <w:t>9.1</w:t>
            </w:r>
          </w:p>
        </w:tc>
        <w:tc>
          <w:tcPr>
            <w:tcW w:w="616" w:type="pct"/>
            <w:noWrap/>
            <w:hideMark/>
          </w:tcPr>
          <w:p w14:paraId="3A382362" w14:textId="77777777" w:rsidR="00187FC6" w:rsidRPr="00591FE9" w:rsidRDefault="00187FC6" w:rsidP="00633622">
            <w:r w:rsidRPr="00591FE9">
              <w:t>18.7</w:t>
            </w:r>
          </w:p>
        </w:tc>
      </w:tr>
      <w:tr w:rsidR="00187FC6" w:rsidRPr="00591FE9" w14:paraId="3C0936C7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FF759DE" w14:textId="77777777" w:rsidR="00187FC6" w:rsidRPr="00591FE9" w:rsidRDefault="00187FC6" w:rsidP="00633622">
            <w:r w:rsidRPr="00591FE9">
              <w:t>Virginia</w:t>
            </w:r>
          </w:p>
        </w:tc>
        <w:tc>
          <w:tcPr>
            <w:tcW w:w="619" w:type="pct"/>
            <w:noWrap/>
            <w:hideMark/>
          </w:tcPr>
          <w:p w14:paraId="5F3F7ECD" w14:textId="77777777" w:rsidR="00187FC6" w:rsidRPr="00591FE9" w:rsidRDefault="00187FC6" w:rsidP="00633622">
            <w:r w:rsidRPr="00591FE9">
              <w:t>13.5</w:t>
            </w:r>
          </w:p>
        </w:tc>
        <w:tc>
          <w:tcPr>
            <w:tcW w:w="619" w:type="pct"/>
            <w:noWrap/>
            <w:hideMark/>
          </w:tcPr>
          <w:p w14:paraId="21F0608E" w14:textId="77777777" w:rsidR="00187FC6" w:rsidRPr="00591FE9" w:rsidRDefault="00187FC6" w:rsidP="00633622">
            <w:r w:rsidRPr="00591FE9">
              <w:t>5.3</w:t>
            </w:r>
          </w:p>
        </w:tc>
        <w:tc>
          <w:tcPr>
            <w:tcW w:w="619" w:type="pct"/>
            <w:noWrap/>
            <w:hideMark/>
          </w:tcPr>
          <w:p w14:paraId="1DB4F883" w14:textId="77777777" w:rsidR="00187FC6" w:rsidRPr="00591FE9" w:rsidRDefault="00187FC6" w:rsidP="00633622">
            <w:r w:rsidRPr="00591FE9">
              <w:t>9.2</w:t>
            </w:r>
          </w:p>
        </w:tc>
        <w:tc>
          <w:tcPr>
            <w:tcW w:w="619" w:type="pct"/>
            <w:noWrap/>
            <w:hideMark/>
          </w:tcPr>
          <w:p w14:paraId="42AE73A9" w14:textId="77777777" w:rsidR="00187FC6" w:rsidRPr="00591FE9" w:rsidRDefault="00187FC6" w:rsidP="00633622">
            <w:r w:rsidRPr="00591FE9">
              <w:t>12.0</w:t>
            </w:r>
          </w:p>
        </w:tc>
        <w:tc>
          <w:tcPr>
            <w:tcW w:w="619" w:type="pct"/>
            <w:noWrap/>
            <w:hideMark/>
          </w:tcPr>
          <w:p w14:paraId="3997EB78" w14:textId="77777777" w:rsidR="00187FC6" w:rsidRPr="00591FE9" w:rsidRDefault="00187FC6" w:rsidP="00633622">
            <w:r w:rsidRPr="00591FE9">
              <w:t>17.1</w:t>
            </w:r>
          </w:p>
        </w:tc>
        <w:tc>
          <w:tcPr>
            <w:tcW w:w="616" w:type="pct"/>
            <w:noWrap/>
            <w:hideMark/>
          </w:tcPr>
          <w:p w14:paraId="1431229A" w14:textId="77777777" w:rsidR="00187FC6" w:rsidRPr="00591FE9" w:rsidRDefault="00187FC6" w:rsidP="00633622">
            <w:r w:rsidRPr="00591FE9">
              <w:t>36.1</w:t>
            </w:r>
          </w:p>
        </w:tc>
      </w:tr>
      <w:tr w:rsidR="00187FC6" w:rsidRPr="00591FE9" w14:paraId="35F3BDB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887390C" w14:textId="77777777" w:rsidR="00187FC6" w:rsidRPr="00591FE9" w:rsidRDefault="00187FC6" w:rsidP="00633622">
            <w:r w:rsidRPr="00591FE9">
              <w:t>Washington</w:t>
            </w:r>
          </w:p>
        </w:tc>
        <w:tc>
          <w:tcPr>
            <w:tcW w:w="619" w:type="pct"/>
            <w:noWrap/>
            <w:hideMark/>
          </w:tcPr>
          <w:p w14:paraId="06A46983" w14:textId="77777777" w:rsidR="00187FC6" w:rsidRPr="00591FE9" w:rsidRDefault="00187FC6" w:rsidP="00633622">
            <w:r w:rsidRPr="00591FE9">
              <w:t>14.9</w:t>
            </w:r>
          </w:p>
        </w:tc>
        <w:tc>
          <w:tcPr>
            <w:tcW w:w="619" w:type="pct"/>
            <w:noWrap/>
            <w:hideMark/>
          </w:tcPr>
          <w:p w14:paraId="6C708C7F" w14:textId="77777777" w:rsidR="00187FC6" w:rsidRPr="00591FE9" w:rsidRDefault="00187FC6" w:rsidP="00633622">
            <w:r w:rsidRPr="00591FE9">
              <w:t>2.9</w:t>
            </w:r>
          </w:p>
        </w:tc>
        <w:tc>
          <w:tcPr>
            <w:tcW w:w="619" w:type="pct"/>
            <w:noWrap/>
            <w:hideMark/>
          </w:tcPr>
          <w:p w14:paraId="34CAD009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639BB253" w14:textId="77777777" w:rsidR="00187FC6" w:rsidRPr="00591FE9" w:rsidRDefault="00187FC6" w:rsidP="00633622">
            <w:r w:rsidRPr="00591FE9">
              <w:t>13.6</w:t>
            </w:r>
          </w:p>
        </w:tc>
        <w:tc>
          <w:tcPr>
            <w:tcW w:w="619" w:type="pct"/>
            <w:noWrap/>
            <w:hideMark/>
          </w:tcPr>
          <w:p w14:paraId="6714F7D0" w14:textId="77777777" w:rsidR="00187FC6" w:rsidRPr="00591FE9" w:rsidRDefault="00187FC6" w:rsidP="00633622">
            <w:r w:rsidRPr="00591FE9">
              <w:t>19.1</w:t>
            </w:r>
          </w:p>
        </w:tc>
        <w:tc>
          <w:tcPr>
            <w:tcW w:w="616" w:type="pct"/>
            <w:noWrap/>
            <w:hideMark/>
          </w:tcPr>
          <w:p w14:paraId="2A73C25A" w14:textId="77777777" w:rsidR="00187FC6" w:rsidRPr="00591FE9" w:rsidRDefault="00187FC6" w:rsidP="00633622">
            <w:r w:rsidRPr="00591FE9">
              <w:t>48.9</w:t>
            </w:r>
          </w:p>
        </w:tc>
      </w:tr>
      <w:tr w:rsidR="00187FC6" w:rsidRPr="00591FE9" w14:paraId="36269D39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2C269E6" w14:textId="77777777" w:rsidR="00187FC6" w:rsidRPr="00591FE9" w:rsidRDefault="00187FC6" w:rsidP="00633622">
            <w:r w:rsidRPr="00591FE9">
              <w:t>West Virginia</w:t>
            </w:r>
          </w:p>
        </w:tc>
        <w:tc>
          <w:tcPr>
            <w:tcW w:w="619" w:type="pct"/>
            <w:noWrap/>
            <w:hideMark/>
          </w:tcPr>
          <w:p w14:paraId="57659AE2" w14:textId="77777777" w:rsidR="00187FC6" w:rsidRPr="00591FE9" w:rsidRDefault="00187FC6" w:rsidP="00633622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6FF3B361" w14:textId="77777777" w:rsidR="00187FC6" w:rsidRPr="00591FE9" w:rsidRDefault="00187FC6" w:rsidP="00633622">
            <w:r w:rsidRPr="00591FE9">
              <w:t>6.9</w:t>
            </w:r>
          </w:p>
        </w:tc>
        <w:tc>
          <w:tcPr>
            <w:tcW w:w="619" w:type="pct"/>
            <w:noWrap/>
            <w:hideMark/>
          </w:tcPr>
          <w:p w14:paraId="733583ED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67130651" w14:textId="77777777" w:rsidR="00187FC6" w:rsidRPr="00591FE9" w:rsidRDefault="00187FC6" w:rsidP="00633622">
            <w:r w:rsidRPr="00591FE9">
              <w:t>11.9</w:t>
            </w:r>
          </w:p>
        </w:tc>
        <w:tc>
          <w:tcPr>
            <w:tcW w:w="619" w:type="pct"/>
            <w:noWrap/>
            <w:hideMark/>
          </w:tcPr>
          <w:p w14:paraId="5FE64EEE" w14:textId="77777777" w:rsidR="00187FC6" w:rsidRPr="00591FE9" w:rsidRDefault="00187FC6" w:rsidP="00633622">
            <w:r w:rsidRPr="00591FE9">
              <w:t>14.9</w:t>
            </w:r>
          </w:p>
        </w:tc>
        <w:tc>
          <w:tcPr>
            <w:tcW w:w="616" w:type="pct"/>
            <w:noWrap/>
            <w:hideMark/>
          </w:tcPr>
          <w:p w14:paraId="216EE3D1" w14:textId="77777777" w:rsidR="00187FC6" w:rsidRPr="00591FE9" w:rsidRDefault="00187FC6" w:rsidP="00633622">
            <w:r w:rsidRPr="00591FE9">
              <w:t>25.5</w:t>
            </w:r>
          </w:p>
        </w:tc>
      </w:tr>
      <w:tr w:rsidR="00187FC6" w:rsidRPr="00591FE9" w14:paraId="4FD85AEE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26A5473" w14:textId="77777777" w:rsidR="00187FC6" w:rsidRPr="00591FE9" w:rsidRDefault="00187FC6" w:rsidP="00633622">
            <w:r w:rsidRPr="00591FE9">
              <w:t>Wisconsin</w:t>
            </w:r>
          </w:p>
        </w:tc>
        <w:tc>
          <w:tcPr>
            <w:tcW w:w="619" w:type="pct"/>
            <w:noWrap/>
            <w:hideMark/>
          </w:tcPr>
          <w:p w14:paraId="443670DB" w14:textId="77777777" w:rsidR="00187FC6" w:rsidRPr="00591FE9" w:rsidRDefault="00187FC6" w:rsidP="00633622">
            <w:r w:rsidRPr="00591FE9">
              <w:t>10.6</w:t>
            </w:r>
          </w:p>
        </w:tc>
        <w:tc>
          <w:tcPr>
            <w:tcW w:w="619" w:type="pct"/>
            <w:noWrap/>
            <w:hideMark/>
          </w:tcPr>
          <w:p w14:paraId="77945A6C" w14:textId="77777777" w:rsidR="00187FC6" w:rsidRPr="00591FE9" w:rsidRDefault="00187FC6" w:rsidP="00633622">
            <w:r w:rsidRPr="00591FE9">
              <w:t>2.8</w:t>
            </w:r>
          </w:p>
        </w:tc>
        <w:tc>
          <w:tcPr>
            <w:tcW w:w="619" w:type="pct"/>
            <w:noWrap/>
            <w:hideMark/>
          </w:tcPr>
          <w:p w14:paraId="115DE26A" w14:textId="77777777" w:rsidR="00187FC6" w:rsidRPr="00591FE9" w:rsidRDefault="00187FC6" w:rsidP="00633622">
            <w:r w:rsidRPr="00591FE9">
              <w:t>6.6</w:t>
            </w:r>
          </w:p>
        </w:tc>
        <w:tc>
          <w:tcPr>
            <w:tcW w:w="619" w:type="pct"/>
            <w:noWrap/>
            <w:hideMark/>
          </w:tcPr>
          <w:p w14:paraId="59C3B5AD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441D9E64" w14:textId="77777777" w:rsidR="00187FC6" w:rsidRPr="00591FE9" w:rsidRDefault="00187FC6" w:rsidP="00633622">
            <w:r w:rsidRPr="00591FE9">
              <w:t>13.5</w:t>
            </w:r>
          </w:p>
        </w:tc>
        <w:tc>
          <w:tcPr>
            <w:tcW w:w="616" w:type="pct"/>
            <w:noWrap/>
            <w:hideMark/>
          </w:tcPr>
          <w:p w14:paraId="3F52356D" w14:textId="77777777" w:rsidR="00187FC6" w:rsidRPr="00591FE9" w:rsidRDefault="00187FC6" w:rsidP="00633622">
            <w:r w:rsidRPr="00591FE9">
              <w:t>35.7</w:t>
            </w:r>
          </w:p>
        </w:tc>
      </w:tr>
      <w:tr w:rsidR="00187FC6" w:rsidRPr="00591FE9" w14:paraId="1AD81AA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A254F7A" w14:textId="77777777" w:rsidR="00187FC6" w:rsidRPr="00591FE9" w:rsidRDefault="00187FC6" w:rsidP="00633622">
            <w:r w:rsidRPr="00591FE9">
              <w:t>Wyoming</w:t>
            </w:r>
          </w:p>
        </w:tc>
        <w:tc>
          <w:tcPr>
            <w:tcW w:w="619" w:type="pct"/>
            <w:noWrap/>
            <w:hideMark/>
          </w:tcPr>
          <w:p w14:paraId="4466CE31" w14:textId="77777777" w:rsidR="00187FC6" w:rsidRPr="00591FE9" w:rsidRDefault="00187FC6" w:rsidP="00633622">
            <w:r w:rsidRPr="00591FE9">
              <w:t>7.6</w:t>
            </w:r>
          </w:p>
        </w:tc>
        <w:tc>
          <w:tcPr>
            <w:tcW w:w="619" w:type="pct"/>
            <w:noWrap/>
            <w:hideMark/>
          </w:tcPr>
          <w:p w14:paraId="37010398" w14:textId="77777777" w:rsidR="00187FC6" w:rsidRPr="00591FE9" w:rsidRDefault="00187FC6" w:rsidP="00633622">
            <w:r w:rsidRPr="00591FE9">
              <w:t>2.0</w:t>
            </w:r>
          </w:p>
        </w:tc>
        <w:tc>
          <w:tcPr>
            <w:tcW w:w="619" w:type="pct"/>
            <w:noWrap/>
            <w:hideMark/>
          </w:tcPr>
          <w:p w14:paraId="3CF3B73C" w14:textId="77777777" w:rsidR="00187FC6" w:rsidRPr="00591FE9" w:rsidRDefault="00187FC6" w:rsidP="00633622">
            <w:r w:rsidRPr="00591FE9">
              <w:t>4.5</w:t>
            </w:r>
          </w:p>
        </w:tc>
        <w:tc>
          <w:tcPr>
            <w:tcW w:w="619" w:type="pct"/>
            <w:noWrap/>
            <w:hideMark/>
          </w:tcPr>
          <w:p w14:paraId="6CC94A8B" w14:textId="77777777" w:rsidR="00187FC6" w:rsidRPr="00591FE9" w:rsidRDefault="00187FC6" w:rsidP="00633622">
            <w:r w:rsidRPr="00591FE9">
              <w:t>6.7</w:t>
            </w:r>
          </w:p>
        </w:tc>
        <w:tc>
          <w:tcPr>
            <w:tcW w:w="619" w:type="pct"/>
            <w:noWrap/>
            <w:hideMark/>
          </w:tcPr>
          <w:p w14:paraId="013D96DC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6" w:type="pct"/>
            <w:noWrap/>
            <w:hideMark/>
          </w:tcPr>
          <w:p w14:paraId="32D119D0" w14:textId="77777777" w:rsidR="00187FC6" w:rsidRPr="00591FE9" w:rsidRDefault="00187FC6" w:rsidP="00633622">
            <w:r w:rsidRPr="00591FE9">
              <w:t>21.4</w:t>
            </w:r>
          </w:p>
        </w:tc>
      </w:tr>
    </w:tbl>
    <w:p w14:paraId="3B5C504A" w14:textId="0C25331D" w:rsidR="00CD0FD7" w:rsidRDefault="00CD0FD7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0A269FE7" w14:textId="77777777" w:rsidR="00187FC6" w:rsidRDefault="00187FC6">
      <w:pPr>
        <w:rPr>
          <w:i/>
          <w:iCs/>
          <w:color w:val="44546A" w:themeColor="text2"/>
          <w:sz w:val="18"/>
          <w:szCs w:val="18"/>
        </w:rPr>
      </w:pPr>
    </w:p>
    <w:p w14:paraId="21EED5F7" w14:textId="094125B2" w:rsidR="00187FC6" w:rsidRDefault="00187FC6" w:rsidP="00187FC6">
      <w:pPr>
        <w:pStyle w:val="Caption"/>
        <w:keepNext/>
      </w:pPr>
      <w:bookmarkStart w:id="3" w:name="_Toc9940847"/>
      <w:bookmarkStart w:id="4" w:name="_Toc9944563"/>
      <w:r>
        <w:t>Table S</w:t>
      </w:r>
      <w:r w:rsidR="00633622">
        <w:fldChar w:fldCharType="begin"/>
      </w:r>
      <w:r w:rsidR="00633622">
        <w:instrText xml:space="preserve"> SEQ Table_S \* ARABIC </w:instrText>
      </w:r>
      <w:r w:rsidR="00633622">
        <w:fldChar w:fldCharType="separate"/>
      </w:r>
      <w:r w:rsidR="00650FE0">
        <w:rPr>
          <w:noProof/>
        </w:rPr>
        <w:t>2</w:t>
      </w:r>
      <w:r w:rsidR="00633622">
        <w:rPr>
          <w:noProof/>
        </w:rPr>
        <w:fldChar w:fldCharType="end"/>
      </w:r>
      <w:r>
        <w:t xml:space="preserve">: </w:t>
      </w:r>
      <w:r w:rsidRPr="00FB6977">
        <w:t>Childhood asthma survey summary by state (Total of 2006-2010)</w:t>
      </w:r>
      <w:bookmarkEnd w:id="3"/>
      <w:bookmarkEnd w:id="4"/>
    </w:p>
    <w:tbl>
      <w:tblPr>
        <w:tblW w:w="4955" w:type="pct"/>
        <w:tblLayout w:type="fixed"/>
        <w:tblLook w:val="04A0" w:firstRow="1" w:lastRow="0" w:firstColumn="1" w:lastColumn="0" w:noHBand="0" w:noVBand="1"/>
      </w:tblPr>
      <w:tblGrid>
        <w:gridCol w:w="1789"/>
        <w:gridCol w:w="1324"/>
        <w:gridCol w:w="1299"/>
        <w:gridCol w:w="1476"/>
        <w:gridCol w:w="1545"/>
        <w:gridCol w:w="1288"/>
        <w:gridCol w:w="1371"/>
        <w:gridCol w:w="1709"/>
        <w:gridCol w:w="1032"/>
      </w:tblGrid>
      <w:tr w:rsidR="00633622" w:rsidRPr="00633622" w14:paraId="090C95B2" w14:textId="77777777" w:rsidTr="00633622">
        <w:trPr>
          <w:trHeight w:val="615"/>
        </w:trPr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5B4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9FA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ACBS Sample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713A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BRFSS sample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A24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Ever asthma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11E4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Incident case</w:t>
            </w:r>
          </w:p>
        </w:tc>
        <w:tc>
          <w:tcPr>
            <w:tcW w:w="5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FCD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At-risk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A40F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Incidence rate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ADF1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Prevalence rate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E79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Years available</w:t>
            </w:r>
          </w:p>
        </w:tc>
      </w:tr>
      <w:tr w:rsidR="00633622" w:rsidRPr="00633622" w14:paraId="558CCDCB" w14:textId="77777777" w:rsidTr="00633622">
        <w:trPr>
          <w:trHeight w:val="315"/>
        </w:trPr>
        <w:tc>
          <w:tcPr>
            <w:tcW w:w="697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79658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Arizona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F8F2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50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3953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5,535</w:t>
            </w:r>
          </w:p>
        </w:tc>
        <w:tc>
          <w:tcPr>
            <w:tcW w:w="57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F8AB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699</w:t>
            </w:r>
          </w:p>
        </w:tc>
        <w:tc>
          <w:tcPr>
            <w:tcW w:w="60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84E8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0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38E9D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4,846</w:t>
            </w:r>
          </w:p>
        </w:tc>
        <w:tc>
          <w:tcPr>
            <w:tcW w:w="53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0507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15.2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C0A9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64D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89E403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FD36B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E6E3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6EC4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11,801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23CF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1,543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A019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9FC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10,271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9800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1B9B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DDFF7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2CD38DAA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32C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Connecticut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1D50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549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655B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7,112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2539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1,132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CF40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09E71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6,027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41D1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C3E1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5D5AF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7CFF73C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E8C9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D.C.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49B4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4E60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4,101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C8829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685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46A69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27AA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3,422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8135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AACB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01C6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747AD7F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09DF5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Georgia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9765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545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E36A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9,433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2B9D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1,455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F866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30FF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8,004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7DFE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48538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77DF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68C62393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788E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Illinois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CB0E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A9E3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6,187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3EB0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778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C904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7910F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5,415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C03A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4310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97E7B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695249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FB80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Indiana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31D5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A3D3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9,824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A7AC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1,361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B53FC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C3EB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8,504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F87C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933E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86DB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1F0652B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9E0BD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Iowa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FA6B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BEEE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8,084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9231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724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4A11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3F65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7,379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E80C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E76C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8.4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509E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5DF3BA4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5F5DD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Kansas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617E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827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07D4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14,699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387C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1,839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DB05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2F6E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12,910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630E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F61A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729CBD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25379D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F0C4A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7577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72346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8,829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0857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1,214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E103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0AE8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7,619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1337E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42C6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38279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7934A99E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6DA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Maine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BC159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376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5417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4,523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D0C2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644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82E8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DBC5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3,902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F6AD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3738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3FAA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D4FA53A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C0C61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Maryland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3DA5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624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C84F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13,093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4C7A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1,897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C0AB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2E48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11,240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683D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C6C6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7861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70BA6AC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27492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Michigan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EB7F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680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5528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10,762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BFB4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1,524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C3C4C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02AE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9,281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9E2D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10C0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851E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2387104E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5E97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Mississippi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9E03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208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C102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10,816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45E0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1,527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8967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18EE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9,303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4F450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D6F3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055C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2B6DB65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893A8F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Missouri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98389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0055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5,646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9F0E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814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C02B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1323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4,852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0855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12.9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7D27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0F43F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7F534446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B9412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Montana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C635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286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BAA3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8,609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CEC6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909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4D8C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DCD3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7,717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7BA2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C98C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E99E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5B0AC1C3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F4052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Nebraska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3632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717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0A9E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17,883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427F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1,644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FD148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95FE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16,292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1DB9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43120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17FB2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43A7F1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8315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Hampshire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9350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48C1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5,285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EFE7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664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4BFD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1A10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4,640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93A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BA4F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95506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B0C8AE7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AA95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Jersey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F3E7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458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CC04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15,410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994E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2,230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30AD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46DB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13,212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0FBF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FE6E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A55D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49ABE8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97950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FD12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765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5,554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3F249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765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B9D4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E9B1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4,806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1A950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92C9E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178FA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FA69DA6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8CF5C0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York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C880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ABCF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7,083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EF724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1,079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0940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3C39F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6,032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87CB7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96345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26418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76AC85C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AB43B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Ohio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E12DD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351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8C5C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7,989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B77AD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1,138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F0825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6181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6,883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69F7E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7171A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1EC1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02C910A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52605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07B4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687E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8,611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8370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1,291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300E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641B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7,341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49C6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0930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754031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744421B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4DC3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lastRenderedPageBreak/>
              <w:t>Oregon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0EA9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3BAE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4,793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D718C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579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E356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28EC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4,227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D09A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8ABA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D167A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5965053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8BBF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Pennsylvania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072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6D04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14,760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0295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2,090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E3B9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0823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12,682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075E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938B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113E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2C419E0F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94693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Rhode Island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4BCB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7B31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7,127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F06B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1,209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1D7F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F753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5,929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C6DC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C88A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B2E681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6303087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596BF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F6CE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780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2682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16,749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3B3B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2,293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2F2E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DB6B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14,511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7CE7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16.6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9983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0FA5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5A85BAB0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24D8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Utah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4635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573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040F2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14,417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4F52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1,617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E7BD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0CAE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12,845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3FE5E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10.4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D233D0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AA05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CCD51A2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7DBA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Vermont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2C78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597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E27F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8,784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F197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1,220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91176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B286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7,604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9BF6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11.5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1816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F21B8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9BA25A4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179C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Washington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8F36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594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D72E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9,706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EF21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1,165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B6B0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698C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8,574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F057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0BE6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547285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88F7466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2EFC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West Virginia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662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F248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5,089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8DAD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663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EFE8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77E4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4,431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C3303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CCAE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1BA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8DBEA1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1238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Wisconsin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CCDE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40B4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5,170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1A65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611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E83C7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5672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4,569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33BBB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B4D57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EE1D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D62D20F" w14:textId="1E33566D" w:rsidR="00CD0FD7" w:rsidRDefault="00CD0FD7" w:rsidP="00187FC6">
      <w:pPr>
        <w:rPr>
          <w:b/>
          <w:bCs/>
        </w:rPr>
      </w:pPr>
      <w:r>
        <w:rPr>
          <w:b/>
          <w:bCs/>
        </w:rPr>
        <w:br w:type="page"/>
      </w:r>
    </w:p>
    <w:p w14:paraId="32875589" w14:textId="77777777" w:rsidR="00187FC6" w:rsidRDefault="00187FC6" w:rsidP="00187FC6">
      <w:pPr>
        <w:rPr>
          <w:b/>
          <w:bCs/>
        </w:rPr>
      </w:pPr>
    </w:p>
    <w:p w14:paraId="21D99DD8" w14:textId="13C79355" w:rsidR="00187FC6" w:rsidRDefault="00187FC6" w:rsidP="00650FE0">
      <w:pPr>
        <w:pStyle w:val="Caption"/>
        <w:keepNext/>
      </w:pPr>
      <w:bookmarkStart w:id="5" w:name="_Toc9940848"/>
      <w:bookmarkStart w:id="6" w:name="_Toc9944564"/>
      <w:bookmarkStart w:id="7" w:name="_Ref9948014"/>
      <w:r>
        <w:t>Table S</w:t>
      </w:r>
      <w:r w:rsidR="00633622">
        <w:fldChar w:fldCharType="begin"/>
      </w:r>
      <w:r w:rsidR="00633622">
        <w:instrText xml:space="preserve"> SEQ Table_S \* ARABIC </w:instrText>
      </w:r>
      <w:r w:rsidR="00633622">
        <w:fldChar w:fldCharType="separate"/>
      </w:r>
      <w:r w:rsidR="00650FE0">
        <w:rPr>
          <w:noProof/>
        </w:rPr>
        <w:t>3</w:t>
      </w:r>
      <w:r w:rsidR="00633622">
        <w:rPr>
          <w:noProof/>
        </w:rPr>
        <w:fldChar w:fldCharType="end"/>
      </w:r>
      <w:r w:rsidRPr="001F139D">
        <w:t>: State</w:t>
      </w:r>
      <w:r w:rsidR="00650FE0">
        <w:t xml:space="preserve"> specific</w:t>
      </w:r>
      <w:bookmarkEnd w:id="5"/>
      <w:r w:rsidR="00650FE0">
        <w:t xml:space="preserve"> comparison of </w:t>
      </w:r>
      <w:r w:rsidR="00650FE0" w:rsidRPr="0000287C">
        <w:t xml:space="preserve">the burden of disease using state-specific estimates </w:t>
      </w:r>
      <w:r w:rsidR="00650FE0">
        <w:t>vs original estimates</w:t>
      </w:r>
      <w:bookmarkEnd w:id="6"/>
      <w:bookmarkEnd w:id="7"/>
    </w:p>
    <w:tbl>
      <w:tblPr>
        <w:tblW w:w="5000" w:type="pct"/>
        <w:tblLook w:val="04A0" w:firstRow="1" w:lastRow="0" w:firstColumn="1" w:lastColumn="0" w:noHBand="0" w:noVBand="1"/>
      </w:tblPr>
      <w:tblGrid>
        <w:gridCol w:w="2085"/>
        <w:gridCol w:w="1476"/>
        <w:gridCol w:w="1499"/>
        <w:gridCol w:w="829"/>
        <w:gridCol w:w="764"/>
        <w:gridCol w:w="1311"/>
        <w:gridCol w:w="1073"/>
        <w:gridCol w:w="1499"/>
        <w:gridCol w:w="1583"/>
        <w:gridCol w:w="831"/>
      </w:tblGrid>
      <w:tr w:rsidR="00F1173B" w:rsidRPr="00633622" w14:paraId="2E60A8BC" w14:textId="77777777" w:rsidTr="00CD0FD7">
        <w:trPr>
          <w:trHeight w:val="30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6A5C" w14:textId="77777777" w:rsidR="00F1173B" w:rsidRPr="00633622" w:rsidRDefault="00F1173B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75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117C" w14:textId="77777777" w:rsidR="00F1173B" w:rsidRPr="00633622" w:rsidRDefault="00F1173B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Main results</w:t>
            </w:r>
          </w:p>
        </w:tc>
        <w:tc>
          <w:tcPr>
            <w:tcW w:w="92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6F28" w14:textId="77777777" w:rsidR="00F1173B" w:rsidRPr="00633622" w:rsidRDefault="00F1173B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Comparison</w:t>
            </w:r>
          </w:p>
        </w:tc>
        <w:tc>
          <w:tcPr>
            <w:tcW w:w="14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95FC" w14:textId="1D20AA71" w:rsidR="00F1173B" w:rsidRPr="00633622" w:rsidRDefault="00F1173B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Difference</w:t>
            </w:r>
          </w:p>
        </w:tc>
      </w:tr>
      <w:tr w:rsidR="00CD0FD7" w:rsidRPr="00633622" w14:paraId="526673F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5F303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89534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Total children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C0F0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Incident cases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670E2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AC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562B3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AF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2347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Origin cases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21C0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Origin AC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19D1D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Incident cases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53D9F" w14:textId="77777777" w:rsidR="00CD0FD7" w:rsidRPr="00CD0FD7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0FD7">
              <w:rPr>
                <w:rFonts w:ascii="Calibri" w:eastAsia="Times New Roman" w:hAnsi="Calibri" w:cs="Calibri"/>
                <w:b/>
                <w:bCs/>
                <w:color w:val="000000"/>
              </w:rPr>
              <w:t>AC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9DFAB" w14:textId="48B6F287" w:rsidR="00CD0FD7" w:rsidRPr="00CD0FD7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0FD7">
              <w:rPr>
                <w:rFonts w:ascii="Calibri" w:hAnsi="Calibri" w:cs="Calibri"/>
                <w:b/>
                <w:bCs/>
                <w:color w:val="000000"/>
              </w:rPr>
              <w:t>%</w:t>
            </w:r>
          </w:p>
        </w:tc>
      </w:tr>
      <w:tr w:rsidR="00CD0FD7" w:rsidRPr="00633622" w14:paraId="760666FC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CA8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Alabama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A52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1,132,459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441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2594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1,380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F00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11.8%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3E99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12,216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B2B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583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-494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671D" w14:textId="641C5C4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-58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97E7" w14:textId="2D82F4B1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-4.0%</w:t>
            </w:r>
          </w:p>
        </w:tc>
      </w:tr>
      <w:tr w:rsidR="00CD0FD7" w:rsidRPr="00633622" w14:paraId="1C2FA84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CB3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Arizona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66FA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1,629,014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7003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F29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4,620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1C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2F6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17,573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90A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3,772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F4F0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3,965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69C34" w14:textId="7B6A093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851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2B45" w14:textId="13F2075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22.6%</w:t>
            </w:r>
          </w:p>
        </w:tc>
      </w:tr>
      <w:tr w:rsidR="00CD0FD7" w:rsidRPr="00633622" w14:paraId="17D722D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72D5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Arkansas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41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711,475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F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658E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8D4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1C43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7,675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7F1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96A4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-199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F119D" w14:textId="6E7E940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9C7D" w14:textId="4711453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0E768AC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FFA6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California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7188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9,295,040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4F8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75,800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BC42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19,200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413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25.3%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3A8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100,270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F08E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25,395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45BC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-24,442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0E7E9" w14:textId="09565E5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-6,190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-24.4%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DA598" w14:textId="7C982A6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-24.4%</w:t>
            </w:r>
          </w:p>
        </w:tc>
      </w:tr>
      <w:tr w:rsidR="00CD0FD7" w:rsidRPr="00633622" w14:paraId="52D0EC9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747A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Colorado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2E4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1,225,609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C6A3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12,900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FB2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3,010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6D6F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1ACB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13,221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C441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3,089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D357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-342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913E3" w14:textId="2B634A0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CB677" w14:textId="74A0E905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495AC8DE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226C4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Connecticut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FDF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817,015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325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026B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0E4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18.2%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FB00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8,814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F9F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1,601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2A1D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-549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B3F6" w14:textId="4F63D6D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-100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-6.2%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FABB4" w14:textId="5C18590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-6.2%</w:t>
            </w:r>
          </w:p>
        </w:tc>
      </w:tr>
      <w:tr w:rsidR="00CD0FD7" w:rsidRPr="00633622" w14:paraId="5BBB2FBF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DA7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Delaware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F88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205,765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61E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96A2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B454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4AC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2,220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963B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355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263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-184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1BD0E" w14:textId="5A28CCE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-8.3%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EBAA5" w14:textId="2D1C5742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-8.3%</w:t>
            </w:r>
          </w:p>
        </w:tc>
      </w:tr>
      <w:tr w:rsidR="00CD0FD7" w:rsidRPr="00633622" w14:paraId="2725207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8A2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District Of Columbia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E2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100,815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6E37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1830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D91B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0D5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1,088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7D59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9AA5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346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7C290" w14:textId="5270B7C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31.8%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DFAF" w14:textId="334C402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31.8%</w:t>
            </w:r>
          </w:p>
        </w:tc>
      </w:tr>
      <w:tr w:rsidR="00CD0FD7" w:rsidRPr="00633622" w14:paraId="2F26B724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AE0D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Florida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0D57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4,002,091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976D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42,100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0FC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5,360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25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3C13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43,173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9DF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5,502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188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-1,118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9645D" w14:textId="3764480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-142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BF730" w14:textId="0F46662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19DB6042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CBD96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Georgia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17B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2,491,552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44A1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BAF0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5478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5C62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26,878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BF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3,887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4ED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-7,713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B59D" w14:textId="4DCD8CA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-1,115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-28.7%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3461" w14:textId="1AC97FF2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-28.7%</w:t>
            </w:r>
          </w:p>
        </w:tc>
      </w:tr>
      <w:tr w:rsidR="00CD0FD7" w:rsidRPr="00633622" w14:paraId="223C4F7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707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Idaho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01AD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429,072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2832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0E0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F431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78A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4,629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9D04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581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8A73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48867" w14:textId="4B46854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1CEEF" w14:textId="3F3E2CF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2.1%</w:t>
            </w:r>
          </w:p>
        </w:tc>
      </w:tr>
      <w:tr w:rsidR="00CD0FD7" w:rsidRPr="00633622" w14:paraId="054D787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04065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Illinois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3523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3,129,179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4B9B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18,300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5060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4,510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34D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935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33,756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66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8,333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75E2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-15,492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45357" w14:textId="79B2FE9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-3,824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-45.9%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E0188" w14:textId="4F501FE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-45.9%</w:t>
            </w:r>
          </w:p>
        </w:tc>
      </w:tr>
      <w:tr w:rsidR="00CD0FD7" w:rsidRPr="00633622" w14:paraId="5355A2A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B165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Indiana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937B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1,608,298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A96D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EA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3,850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35AF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18.1%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6D4E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17,350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2B42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3,143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711C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3,913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169DD" w14:textId="79A3E62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709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1F39" w14:textId="4FE5AE4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22.6%</w:t>
            </w:r>
          </w:p>
        </w:tc>
      </w:tr>
      <w:tr w:rsidR="00CD0FD7" w:rsidRPr="00633622" w14:paraId="3EE8C8F7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E9FF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Iowa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A92E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727,993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284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4BD0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E4B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5AE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7,853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037E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971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CEA9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-3,660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15923" w14:textId="1B08445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-453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-46.6%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54DDB" w14:textId="395B91D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-46.6%</w:t>
            </w:r>
          </w:p>
        </w:tc>
      </w:tr>
      <w:tr w:rsidR="00CD0FD7" w:rsidRPr="00633622" w14:paraId="74D0742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26FB2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Kansas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3A97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726,939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6E6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E6C3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712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0847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7,842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7866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1,067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F2E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-2,061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B827" w14:textId="093C5090" w:rsidR="00CD0FD7" w:rsidRPr="00F1173B" w:rsidRDefault="00CD0FD7" w:rsidP="00CD0FD7">
            <w:pPr>
              <w:spacing w:after="0" w:line="240" w:lineRule="auto"/>
              <w:jc w:val="right"/>
            </w:pPr>
            <w:r w:rsidRPr="00633622">
              <w:rPr>
                <w:rFonts w:ascii="Calibri" w:eastAsia="Times New Roman" w:hAnsi="Calibri" w:cs="Calibri"/>
                <w:color w:val="000000"/>
              </w:rPr>
              <w:t>-281</w:t>
            </w:r>
            <w: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-26.3%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6C09" w14:textId="08F6B9D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-26.3%</w:t>
            </w:r>
          </w:p>
        </w:tc>
      </w:tr>
      <w:tr w:rsidR="00CD0FD7" w:rsidRPr="00633622" w14:paraId="4698D0E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EE2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Kentucky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52C9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1,023,371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D24A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F00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99EC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C13E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11,040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44A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1,649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76C8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-389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C2646" w14:textId="58E719D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-58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-3.5%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4F87" w14:textId="7C44A46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-3.5%</w:t>
            </w:r>
          </w:p>
        </w:tc>
      </w:tr>
      <w:tr w:rsidR="00CD0FD7" w:rsidRPr="00633622" w14:paraId="6DAAA3D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1EB40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Louisiana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AFA3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1,118,015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D4B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405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BFE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90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12,061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16F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1,401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18E1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-6,445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076E" w14:textId="6D1F783C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-749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-53.4%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B0990" w14:textId="7063025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-53.4%</w:t>
            </w:r>
          </w:p>
        </w:tc>
      </w:tr>
      <w:tr w:rsidR="00CD0FD7" w:rsidRPr="00633622" w14:paraId="3B85F937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D4B3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Maine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B9FF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274,533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409B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6770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1C3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C64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2,962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A21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FB98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-766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C5F95" w14:textId="2BBD180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-25.9%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BA92E" w14:textId="215CB89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-25.9%</w:t>
            </w:r>
          </w:p>
        </w:tc>
      </w:tr>
      <w:tr w:rsidR="00CD0FD7" w:rsidRPr="00633622" w14:paraId="658289FA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692F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Maryland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DB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1,352,964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C12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BC5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CE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BE0E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14,595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06ED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FA6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-1,746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11C6" w14:textId="4229C08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-333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-12.0%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99B2B" w14:textId="7D233B1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-12.0%</w:t>
            </w:r>
          </w:p>
        </w:tc>
      </w:tr>
      <w:tr w:rsidR="00CD0FD7" w:rsidRPr="00633622" w14:paraId="5161637E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25F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Massachusetts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69E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1,418,923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7FB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14,900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4FC1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8631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F181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15,307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B176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2,539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E5C8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-396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ABA2" w14:textId="1AD98EA1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-66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85FD5" w14:textId="4B9FF72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785D8AE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2AEF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Michigan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E290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2,344,068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96E8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106B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4,060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12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9CD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25,287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E420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4,211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72E0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-931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E9511" w14:textId="3A35E728" w:rsidR="00CD0FD7" w:rsidRPr="00F1173B" w:rsidRDefault="00CD0FD7" w:rsidP="00CD0FD7">
            <w:pPr>
              <w:spacing w:after="0" w:line="240" w:lineRule="auto"/>
              <w:jc w:val="right"/>
            </w:pPr>
            <w:r w:rsidRPr="00633622">
              <w:rPr>
                <w:rFonts w:ascii="Calibri" w:eastAsia="Times New Roman" w:hAnsi="Calibri" w:cs="Calibri"/>
                <w:color w:val="000000"/>
              </w:rPr>
              <w:t>-155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-3.7%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A00B" w14:textId="52D9FD7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-3.7%</w:t>
            </w:r>
          </w:p>
        </w:tc>
      </w:tr>
      <w:tr w:rsidR="00CD0FD7" w:rsidRPr="00633622" w14:paraId="28FF68B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7AA7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Minnesota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4A27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1,284,063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A021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985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7B6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07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13,852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999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2,093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251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95293" w14:textId="2F554A8B" w:rsidR="00CD0FD7" w:rsidRPr="00F1173B" w:rsidRDefault="00CD0FD7" w:rsidP="00CD0FD7">
            <w:pPr>
              <w:spacing w:after="0" w:line="240" w:lineRule="auto"/>
              <w:jc w:val="right"/>
            </w:pPr>
            <w:r w:rsidRPr="00633622">
              <w:rPr>
                <w:rFonts w:ascii="Calibri" w:eastAsia="Times New Roman" w:hAnsi="Calibri" w:cs="Calibri"/>
                <w:color w:val="000000"/>
              </w:rPr>
              <w:t>32</w:t>
            </w:r>
            <w: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190DE" w14:textId="0FDDBE1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1.5%</w:t>
            </w:r>
          </w:p>
        </w:tc>
      </w:tr>
      <w:tr w:rsidR="00CD0FD7" w:rsidRPr="00633622" w14:paraId="1CF96CDC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12D0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Mississippi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9BC7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755,555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EEC6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1065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AE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968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8,151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5CD9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832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C9A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951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FF1C" w14:textId="2A978DB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97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11.7%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E7DB5" w14:textId="48D11AA4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11.7%</w:t>
            </w:r>
          </w:p>
        </w:tc>
      </w:tr>
      <w:tr w:rsidR="00CD0FD7" w:rsidRPr="00633622" w14:paraId="6BF09FC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012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Missouri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3D93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1,425,436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1D45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C365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1,900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A9E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FE4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15,377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5B65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1,845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1005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445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62607" w14:textId="25AB3A1C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A506" w14:textId="18F7F39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2.9%</w:t>
            </w:r>
          </w:p>
        </w:tc>
      </w:tr>
      <w:tr w:rsidR="00CD0FD7" w:rsidRPr="00633622" w14:paraId="0FC0E91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EBC3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Montana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817F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223,563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B8A1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C57E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566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BE3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2,412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9E18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CDB1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-1,546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06C7" w14:textId="49B9690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-123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-64.1%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D7A" w14:textId="7B481AC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-64.1%</w:t>
            </w:r>
          </w:p>
        </w:tc>
      </w:tr>
      <w:tr w:rsidR="00CD0FD7" w:rsidRPr="00633622" w14:paraId="153CE4E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B64BB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Nebraska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455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459,221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AA8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41A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F998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FA0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4,954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4A44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648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FFB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-1,179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0D11E" w14:textId="2A5E87D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-154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-23.8%</w:t>
            </w:r>
            <w:r>
              <w:rPr>
                <w:rFonts w:ascii="Calibri" w:eastAsia="Times New Roman" w:hAnsi="Calibri" w:cs="Calibri"/>
                <w:color w:val="000000"/>
              </w:rPr>
              <w:t xml:space="preserve">)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36F2E" w14:textId="18373B7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-23.8%</w:t>
            </w:r>
          </w:p>
        </w:tc>
      </w:tr>
      <w:tr w:rsidR="00CD0FD7" w:rsidRPr="00633622" w14:paraId="76B6B2A2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5ECF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Nevada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E6B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665,008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1028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9F5E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FC4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DF2F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7,174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E8AC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1,431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FC69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932E" w14:textId="1B94BC8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-0.1%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1D01" w14:textId="19F1776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-0.1%</w:t>
            </w:r>
          </w:p>
        </w:tc>
      </w:tr>
      <w:tr w:rsidR="00CD0FD7" w:rsidRPr="00633622" w14:paraId="281AF8C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FFA0B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Hampshire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8685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287,234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A99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E31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6019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89B1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3,099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480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338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0147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E92E5" w14:textId="40070A7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6175C" w14:textId="5F7DD00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0C895B3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74B74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Jersey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6747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2,065,214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AC1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D6E7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4,160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790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6414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22,278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23A4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5,357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3593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-4,997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6FA3" w14:textId="61D73D2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-1,202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-22.4%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9AF5" w14:textId="78A380A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-22.4%</w:t>
            </w:r>
          </w:p>
        </w:tc>
      </w:tr>
      <w:tr w:rsidR="00CD0FD7" w:rsidRPr="00633622" w14:paraId="1039FBB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CCE8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Mexico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F04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518,672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BCE8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FFED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757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73DA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5,595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43CC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864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D733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-2,548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F0A7" w14:textId="34CB4B6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-394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-45.5%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2112F" w14:textId="338C53A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-45.5%</w:t>
            </w:r>
          </w:p>
        </w:tc>
      </w:tr>
      <w:tr w:rsidR="00CD0FD7" w:rsidRPr="00633622" w14:paraId="51ADE29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B35F6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York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1EFF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4,324,929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FA92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53,600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90F8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13,500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066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39A3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46,655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544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11,754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14A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6,945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66E94" w14:textId="5A2127A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1,750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14.9%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D1AE8" w14:textId="2971E93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14.9%</w:t>
            </w:r>
          </w:p>
        </w:tc>
      </w:tr>
      <w:tr w:rsidR="00CD0FD7" w:rsidRPr="00633622" w14:paraId="0FEBDB94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9959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North Carolina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BA6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2,281,635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152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1B9E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6AD9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24E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24,613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3C4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3,182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F8C5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-637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A433" w14:textId="1918F8A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1F41" w14:textId="120D8C2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2110961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383D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North Dakota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EA5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149,871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7D2E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2F1E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4DF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4DFE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1,617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E06C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7E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CBA52" w14:textId="0EE363C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2.2%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4A166" w14:textId="2CC6501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2.2%</w:t>
            </w:r>
          </w:p>
        </w:tc>
      </w:tr>
      <w:tr w:rsidR="00CD0FD7" w:rsidRPr="00633622" w14:paraId="6F2840E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A56C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Ohio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0F8F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2,730,751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D388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36,100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DC65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6,160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EB4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7615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29,458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F796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5,036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B3B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6,602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70DD" w14:textId="1FC2170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1,129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22.4%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BBD41" w14:textId="4EFC5F3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22.4%</w:t>
            </w:r>
          </w:p>
        </w:tc>
      </w:tr>
      <w:tr w:rsidR="00CD0FD7" w:rsidRPr="00633622" w14:paraId="33D0A19A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B30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Oklahoma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474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929,666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FF2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7857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CBB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64B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10,029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27D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1,342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4D31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-1,410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2387A" w14:textId="4B29D09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-189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-14.1%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D591F" w14:textId="42DDDCC2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-14.1%</w:t>
            </w:r>
          </w:p>
        </w:tc>
      </w:tr>
      <w:tr w:rsidR="00CD0FD7" w:rsidRPr="00633622" w14:paraId="45E1314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45248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Oregon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57CF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866,453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877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0E73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1,180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422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F6A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9,347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0535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1,295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150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-829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2FCF3" w14:textId="5BC5F8D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-115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-8.9%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A15D" w14:textId="546ACA2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-8.9%</w:t>
            </w:r>
          </w:p>
        </w:tc>
      </w:tr>
      <w:tr w:rsidR="00CD0FD7" w:rsidRPr="00633622" w14:paraId="11FFF4D7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FEA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Pennsylvania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3DA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2,792,155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B52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31,600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9932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6,310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5AC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B01D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30,120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2D57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6,011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35AA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1,499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2D75" w14:textId="411FBAC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5.0%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CB75" w14:textId="1FDA258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5.0%</w:t>
            </w:r>
          </w:p>
        </w:tc>
      </w:tr>
      <w:tr w:rsidR="00CD0FD7" w:rsidRPr="00633622" w14:paraId="4D3EE881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08B76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Rhode Island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FFE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223,956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089E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636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350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FEE1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2,416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DD54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380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C8D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26A53" w14:textId="159B78C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10.9%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5DA28" w14:textId="0EDF0424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10.9%</w:t>
            </w:r>
          </w:p>
        </w:tc>
      </w:tr>
      <w:tr w:rsidR="00CD0FD7" w:rsidRPr="00633622" w14:paraId="5BEE35E9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A6AA5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South Carolina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9DDE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1,080,474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0BC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C7E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FD7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53EF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11,656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F5F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26D0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-302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2DD" w14:textId="68E576B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C69A8" w14:textId="1CAE86D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0A72D819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70A5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South Dakota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50F5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202,797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94A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D943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5BE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215B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2,188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81B6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FCC9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-57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3045" w14:textId="6A217ED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08D20" w14:textId="6E787F1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1DDD1F9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F7E4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Tennessee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AEA9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1,496,001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6EAB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64C7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2,440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162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A4B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16,138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EBBB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2,503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3C87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-418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B85E" w14:textId="58A4B2A1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6F11F" w14:textId="1FB04EA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188FE70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717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Texas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CAD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6,865,824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23C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99,100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61D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14,320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B4BC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F7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74,065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ACDF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10,701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CE27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25,019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9F42" w14:textId="59D4572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3,615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33.8%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160" w14:textId="49C71B0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33.8%</w:t>
            </w:r>
          </w:p>
        </w:tc>
      </w:tr>
      <w:tr w:rsidR="00CD0FD7" w:rsidRPr="00633622" w14:paraId="23BD0F7A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E67C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Utah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1447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871,027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D7C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C74D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4ED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656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9,396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EB3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1,929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E7D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-1,254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CE4F1" w14:textId="67045EA5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-258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-13.3%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7A4E0" w14:textId="76652074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-13.3%</w:t>
            </w:r>
          </w:p>
        </w:tc>
      </w:tr>
      <w:tr w:rsidR="00CD0FD7" w:rsidRPr="00633622" w14:paraId="7A23D959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7769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Vermont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D4C5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129,233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2BA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65AA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155A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9.8%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E86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1,394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AA3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136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B783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-110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FCD91" w14:textId="38FB8FF5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-7.9%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E099E" w14:textId="209AE97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-7.9%</w:t>
            </w:r>
          </w:p>
        </w:tc>
      </w:tr>
      <w:tr w:rsidR="00CD0FD7" w:rsidRPr="00633622" w14:paraId="70A33742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61B5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Virginia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147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1,853,677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167E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DB5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3,320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910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14DE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19,997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F65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3,430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45DA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-622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89D56" w14:textId="2B2C471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-107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-3.1%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8E0C1" w14:textId="71FB66A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-3.1%</w:t>
            </w:r>
          </w:p>
        </w:tc>
      </w:tr>
      <w:tr w:rsidR="00CD0FD7" w:rsidRPr="00633622" w14:paraId="78A0344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D59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Washington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DCA0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1,581,354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BABD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CD76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1,700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A63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17.8%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2BD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17,059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D62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F82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-7,500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B73B" w14:textId="707C83C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-1,336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-44.0%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126F4" w14:textId="549DE82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-44.0%</w:t>
            </w:r>
          </w:p>
        </w:tc>
      </w:tr>
      <w:tr w:rsidR="00CD0FD7" w:rsidRPr="00633622" w14:paraId="7DAB2BB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29F9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West Virginia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18AB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387,418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3A26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9F3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580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90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E023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4,179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7E08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603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CB49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-176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DFA0" w14:textId="0744ED1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-4.2%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C8E2" w14:textId="48DF6E0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-4.2%</w:t>
            </w:r>
          </w:p>
        </w:tc>
      </w:tr>
      <w:tr w:rsidR="00CD0FD7" w:rsidRPr="00633622" w14:paraId="338CAA8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EC5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Wisconsin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0806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1,339,492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E5D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3A3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E98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9E27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14,450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DEA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2,118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8A0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E3AEA" w14:textId="5D389E0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36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6F834" w14:textId="3E8D61F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1.7%</w:t>
            </w:r>
          </w:p>
        </w:tc>
      </w:tr>
      <w:tr w:rsidR="00CD0FD7" w:rsidRPr="00633622" w14:paraId="0B8F27AE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6A308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Wyoming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9474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135,402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E1F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31B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8E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E82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1,461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7A49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03D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C718" w14:textId="6CDF3A8C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7867C" w14:textId="50F4A6A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1.5%</w:t>
            </w:r>
          </w:p>
        </w:tc>
      </w:tr>
    </w:tbl>
    <w:p w14:paraId="16DF93D9" w14:textId="7D1C890C" w:rsidR="00187FC6" w:rsidRDefault="00F1173B" w:rsidP="00187FC6">
      <w:pPr>
        <w:rPr>
          <w:b/>
          <w:bCs/>
        </w:rPr>
      </w:pPr>
      <w:r>
        <w:rPr>
          <w:b/>
          <w:bCs/>
        </w:rPr>
        <w:t xml:space="preserve"> </w:t>
      </w:r>
    </w:p>
    <w:p w14:paraId="2C2C81E4" w14:textId="25A33298" w:rsidR="00187FC6" w:rsidRDefault="00187FC6" w:rsidP="00187FC6">
      <w:pPr>
        <w:pStyle w:val="Caption"/>
        <w:keepNext/>
      </w:pPr>
      <w:bookmarkStart w:id="8" w:name="_Toc9940849"/>
      <w:bookmarkStart w:id="9" w:name="_Toc9944565"/>
      <w:r>
        <w:t>Table S</w:t>
      </w:r>
      <w:r>
        <w:fldChar w:fldCharType="begin"/>
      </w:r>
      <w:r>
        <w:instrText xml:space="preserve"> SEQ Table_S \* ARABIC </w:instrText>
      </w:r>
      <w:r>
        <w:fldChar w:fldCharType="separate"/>
      </w:r>
      <w:r w:rsidR="00650FE0">
        <w:rPr>
          <w:noProof/>
        </w:rPr>
        <w:t>4</w:t>
      </w:r>
      <w:r>
        <w:fldChar w:fldCharType="end"/>
      </w:r>
      <w:r w:rsidRPr="00CF308F">
        <w:t>: Comparing results by state</w:t>
      </w:r>
      <w:bookmarkEnd w:id="8"/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21"/>
        <w:gridCol w:w="1582"/>
        <w:gridCol w:w="1399"/>
        <w:gridCol w:w="1370"/>
        <w:gridCol w:w="1189"/>
        <w:gridCol w:w="1181"/>
        <w:gridCol w:w="1246"/>
        <w:gridCol w:w="1121"/>
        <w:gridCol w:w="1241"/>
      </w:tblGrid>
      <w:tr w:rsidR="00187FC6" w14:paraId="1CE6700D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29B3E8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E7A81D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 cases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2962C2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Origin cases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EA0FE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32F522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% Diff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F2F06B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 AC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FE1543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Origin AC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25D65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45AC0E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% Diff</w:t>
            </w:r>
          </w:p>
        </w:tc>
      </w:tr>
      <w:tr w:rsidR="00187FC6" w14:paraId="6113EBD9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6569D4" w14:textId="77777777" w:rsidR="00187FC6" w:rsidRDefault="00187FC6" w:rsidP="00633622">
            <w:r>
              <w:t>Montana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9D252" w14:textId="77777777" w:rsidR="00187FC6" w:rsidRDefault="00187FC6" w:rsidP="00633622">
            <w:pPr>
              <w:jc w:val="right"/>
            </w:pPr>
            <w:r>
              <w:t>866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264146" w14:textId="77777777" w:rsidR="00187FC6" w:rsidRDefault="00187FC6" w:rsidP="00633622">
            <w:pPr>
              <w:jc w:val="right"/>
            </w:pPr>
            <w:r>
              <w:t>2,412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A2D7B8" w14:textId="77777777" w:rsidR="00187FC6" w:rsidRDefault="00187FC6" w:rsidP="00633622">
            <w:pPr>
              <w:jc w:val="right"/>
            </w:pPr>
            <w:r>
              <w:t>-1,546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3AA984" w14:textId="77777777" w:rsidR="00187FC6" w:rsidRDefault="00187FC6" w:rsidP="00633622">
            <w:pPr>
              <w:jc w:val="right"/>
            </w:pPr>
            <w:r>
              <w:t>-64.1%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5EBE4" w14:textId="77777777" w:rsidR="00187FC6" w:rsidRDefault="00187FC6" w:rsidP="00633622">
            <w:pPr>
              <w:jc w:val="right"/>
            </w:pPr>
            <w:r>
              <w:t>69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B779D9" w14:textId="77777777" w:rsidR="00187FC6" w:rsidRDefault="00187FC6" w:rsidP="00633622">
            <w:pPr>
              <w:jc w:val="right"/>
            </w:pPr>
            <w:r>
              <w:t>192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CA4297" w14:textId="77777777" w:rsidR="00187FC6" w:rsidRDefault="00187FC6" w:rsidP="00633622">
            <w:pPr>
              <w:jc w:val="right"/>
            </w:pPr>
            <w:r>
              <w:t>-123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95CA5" w14:textId="77777777" w:rsidR="00187FC6" w:rsidRDefault="00187FC6" w:rsidP="00633622">
            <w:pPr>
              <w:jc w:val="right"/>
            </w:pPr>
            <w:r>
              <w:t>-64.1%</w:t>
            </w:r>
          </w:p>
        </w:tc>
      </w:tr>
      <w:tr w:rsidR="00187FC6" w14:paraId="3B33F06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4BCFBA" w14:textId="77777777" w:rsidR="00187FC6" w:rsidRDefault="00187FC6" w:rsidP="00633622">
            <w:r>
              <w:t>Louisiana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6D01FC" w14:textId="77777777" w:rsidR="00187FC6" w:rsidRDefault="00187FC6" w:rsidP="00633622">
            <w:pPr>
              <w:jc w:val="right"/>
            </w:pPr>
            <w:r>
              <w:t>5,616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F22493" w14:textId="77777777" w:rsidR="00187FC6" w:rsidRDefault="00187FC6" w:rsidP="00633622">
            <w:pPr>
              <w:jc w:val="right"/>
            </w:pPr>
            <w:r>
              <w:t>12,061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71D0FA" w14:textId="77777777" w:rsidR="00187FC6" w:rsidRDefault="00187FC6" w:rsidP="00633622">
            <w:pPr>
              <w:jc w:val="right"/>
            </w:pPr>
            <w:r>
              <w:t>-6,445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6ADBCA" w14:textId="77777777" w:rsidR="00187FC6" w:rsidRDefault="00187FC6" w:rsidP="00633622">
            <w:pPr>
              <w:jc w:val="right"/>
            </w:pPr>
            <w:r>
              <w:t>-53.4%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7EAD7A" w14:textId="77777777" w:rsidR="00187FC6" w:rsidRDefault="00187FC6" w:rsidP="00633622">
            <w:pPr>
              <w:jc w:val="right"/>
            </w:pPr>
            <w:r>
              <w:t>653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D1D3AB" w14:textId="77777777" w:rsidR="00187FC6" w:rsidRDefault="00187FC6" w:rsidP="00633622">
            <w:pPr>
              <w:jc w:val="right"/>
            </w:pPr>
            <w:r>
              <w:t>1,401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B249B9" w14:textId="77777777" w:rsidR="00187FC6" w:rsidRDefault="00187FC6" w:rsidP="00633622">
            <w:pPr>
              <w:jc w:val="right"/>
            </w:pPr>
            <w:r>
              <w:t>-749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C308C3" w14:textId="77777777" w:rsidR="00187FC6" w:rsidRDefault="00187FC6" w:rsidP="00633622">
            <w:pPr>
              <w:jc w:val="right"/>
            </w:pPr>
            <w:r>
              <w:t>-53.4%</w:t>
            </w:r>
          </w:p>
        </w:tc>
      </w:tr>
      <w:tr w:rsidR="00187FC6" w14:paraId="3ABDA45D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9AE89A" w14:textId="77777777" w:rsidR="00187FC6" w:rsidRDefault="00187FC6" w:rsidP="00633622">
            <w:r>
              <w:lastRenderedPageBreak/>
              <w:t>Iowa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A2A79" w14:textId="77777777" w:rsidR="00187FC6" w:rsidRDefault="00187FC6" w:rsidP="00633622">
            <w:pPr>
              <w:jc w:val="right"/>
            </w:pPr>
            <w:r>
              <w:t>4,193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9C2539" w14:textId="77777777" w:rsidR="00187FC6" w:rsidRDefault="00187FC6" w:rsidP="00633622">
            <w:pPr>
              <w:jc w:val="right"/>
            </w:pPr>
            <w:r>
              <w:t>7,853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4CB733" w14:textId="77777777" w:rsidR="00187FC6" w:rsidRDefault="00187FC6" w:rsidP="00633622">
            <w:pPr>
              <w:jc w:val="right"/>
            </w:pPr>
            <w:r>
              <w:t>-3,660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1D01E9" w14:textId="77777777" w:rsidR="00187FC6" w:rsidRDefault="00187FC6" w:rsidP="00633622">
            <w:pPr>
              <w:jc w:val="right"/>
            </w:pPr>
            <w:r>
              <w:t>-46.6%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DF0E14" w14:textId="77777777" w:rsidR="00187FC6" w:rsidRDefault="00187FC6" w:rsidP="00633622">
            <w:pPr>
              <w:jc w:val="right"/>
            </w:pPr>
            <w:r>
              <w:t>519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E537" w14:textId="77777777" w:rsidR="00187FC6" w:rsidRDefault="00187FC6" w:rsidP="00633622">
            <w:pPr>
              <w:jc w:val="right"/>
            </w:pPr>
            <w:r>
              <w:t>971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05418D" w14:textId="77777777" w:rsidR="00187FC6" w:rsidRDefault="00187FC6" w:rsidP="00633622">
            <w:pPr>
              <w:jc w:val="right"/>
            </w:pPr>
            <w:r>
              <w:t>-453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09E81" w14:textId="77777777" w:rsidR="00187FC6" w:rsidRDefault="00187FC6" w:rsidP="00633622">
            <w:pPr>
              <w:jc w:val="right"/>
            </w:pPr>
            <w:r>
              <w:t>-46.6%</w:t>
            </w:r>
          </w:p>
        </w:tc>
      </w:tr>
      <w:tr w:rsidR="00187FC6" w14:paraId="6057CEF2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575409" w14:textId="77777777" w:rsidR="00187FC6" w:rsidRDefault="00187FC6" w:rsidP="00633622">
            <w:r>
              <w:t>Illinois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A559" w14:textId="77777777" w:rsidR="00187FC6" w:rsidRDefault="00187FC6" w:rsidP="00633622">
            <w:pPr>
              <w:jc w:val="right"/>
            </w:pPr>
            <w:r>
              <w:t>18,264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B73D7E" w14:textId="77777777" w:rsidR="00187FC6" w:rsidRDefault="00187FC6" w:rsidP="00633622">
            <w:pPr>
              <w:jc w:val="right"/>
            </w:pPr>
            <w:r>
              <w:t>33,756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BEF5C6" w14:textId="77777777" w:rsidR="00187FC6" w:rsidRDefault="00187FC6" w:rsidP="00633622">
            <w:pPr>
              <w:jc w:val="right"/>
            </w:pPr>
            <w:r>
              <w:t>-15,492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E76F17" w14:textId="77777777" w:rsidR="00187FC6" w:rsidRDefault="00187FC6" w:rsidP="00633622">
            <w:pPr>
              <w:jc w:val="right"/>
            </w:pPr>
            <w:r>
              <w:t>-45.9%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9DAE1C" w14:textId="77777777" w:rsidR="00187FC6" w:rsidRDefault="00187FC6" w:rsidP="00633622">
            <w:pPr>
              <w:jc w:val="right"/>
            </w:pPr>
            <w:r>
              <w:t>4,509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D191A" w14:textId="77777777" w:rsidR="00187FC6" w:rsidRDefault="00187FC6" w:rsidP="00633622">
            <w:pPr>
              <w:jc w:val="right"/>
            </w:pPr>
            <w:r>
              <w:t>8,333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28C560" w14:textId="77777777" w:rsidR="00187FC6" w:rsidRDefault="00187FC6" w:rsidP="00633622">
            <w:pPr>
              <w:jc w:val="right"/>
            </w:pPr>
            <w:r>
              <w:t>-3,824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28BFEE" w14:textId="77777777" w:rsidR="00187FC6" w:rsidRDefault="00187FC6" w:rsidP="00633622">
            <w:pPr>
              <w:jc w:val="right"/>
            </w:pPr>
            <w:r>
              <w:t>-45.9%</w:t>
            </w:r>
          </w:p>
        </w:tc>
      </w:tr>
      <w:tr w:rsidR="00187FC6" w14:paraId="37DAE4E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AB10AD" w14:textId="77777777" w:rsidR="00187FC6" w:rsidRDefault="00187FC6" w:rsidP="00633622">
            <w:r>
              <w:t>New Mexico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AB92DD" w14:textId="77777777" w:rsidR="00187FC6" w:rsidRDefault="00187FC6" w:rsidP="00633622">
            <w:pPr>
              <w:jc w:val="right"/>
            </w:pPr>
            <w:r>
              <w:t>3,047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E1634" w14:textId="77777777" w:rsidR="00187FC6" w:rsidRDefault="00187FC6" w:rsidP="00633622">
            <w:pPr>
              <w:jc w:val="right"/>
            </w:pPr>
            <w:r>
              <w:t>5,595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6B4B7" w14:textId="77777777" w:rsidR="00187FC6" w:rsidRDefault="00187FC6" w:rsidP="00633622">
            <w:pPr>
              <w:jc w:val="right"/>
            </w:pPr>
            <w:r>
              <w:t>-2,548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1F92A4" w14:textId="77777777" w:rsidR="00187FC6" w:rsidRDefault="00187FC6" w:rsidP="00633622">
            <w:pPr>
              <w:jc w:val="right"/>
            </w:pPr>
            <w:r>
              <w:t>-45.5%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498654" w14:textId="77777777" w:rsidR="00187FC6" w:rsidRDefault="00187FC6" w:rsidP="00633622">
            <w:pPr>
              <w:jc w:val="right"/>
            </w:pPr>
            <w:r>
              <w:t>471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31BF6" w14:textId="77777777" w:rsidR="00187FC6" w:rsidRDefault="00187FC6" w:rsidP="00633622">
            <w:pPr>
              <w:jc w:val="right"/>
            </w:pPr>
            <w:r>
              <w:t>864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445EDF" w14:textId="77777777" w:rsidR="00187FC6" w:rsidRDefault="00187FC6" w:rsidP="00633622">
            <w:pPr>
              <w:jc w:val="right"/>
            </w:pPr>
            <w:r>
              <w:t>-394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F854D3" w14:textId="77777777" w:rsidR="00187FC6" w:rsidRDefault="00187FC6" w:rsidP="00633622">
            <w:pPr>
              <w:jc w:val="right"/>
            </w:pPr>
            <w:r>
              <w:t>-45.5%</w:t>
            </w:r>
          </w:p>
        </w:tc>
      </w:tr>
      <w:tr w:rsidR="00187FC6" w14:paraId="63C1EF9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8BC82E" w14:textId="77777777" w:rsidR="00187FC6" w:rsidRDefault="00187FC6" w:rsidP="00633622">
            <w:r>
              <w:t>Washington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8B8640" w14:textId="77777777" w:rsidR="00187FC6" w:rsidRDefault="00187FC6" w:rsidP="00633622">
            <w:pPr>
              <w:jc w:val="right"/>
            </w:pPr>
            <w:r>
              <w:t>9,559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9EA30" w14:textId="77777777" w:rsidR="00187FC6" w:rsidRDefault="00187FC6" w:rsidP="00633622">
            <w:pPr>
              <w:jc w:val="right"/>
            </w:pPr>
            <w:r>
              <w:t>17,059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8A2255" w14:textId="77777777" w:rsidR="00187FC6" w:rsidRDefault="00187FC6" w:rsidP="00633622">
            <w:pPr>
              <w:jc w:val="right"/>
            </w:pPr>
            <w:r>
              <w:t>-7,500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53EA1F" w14:textId="77777777" w:rsidR="00187FC6" w:rsidRDefault="00187FC6" w:rsidP="00633622">
            <w:pPr>
              <w:jc w:val="right"/>
            </w:pPr>
            <w:r>
              <w:t>-44.0%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499FE6" w14:textId="77777777" w:rsidR="00187FC6" w:rsidRDefault="00187FC6" w:rsidP="00633622">
            <w:pPr>
              <w:jc w:val="right"/>
            </w:pPr>
            <w:r>
              <w:t>1,703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87FEF8" w14:textId="77777777" w:rsidR="00187FC6" w:rsidRDefault="00187FC6" w:rsidP="00633622">
            <w:pPr>
              <w:jc w:val="right"/>
            </w:pPr>
            <w:r>
              <w:t>3,039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4D1D59" w14:textId="77777777" w:rsidR="00187FC6" w:rsidRDefault="00187FC6" w:rsidP="00633622">
            <w:pPr>
              <w:jc w:val="right"/>
            </w:pPr>
            <w:r>
              <w:t>-1,336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BD472" w14:textId="77777777" w:rsidR="00187FC6" w:rsidRDefault="00187FC6" w:rsidP="00633622">
            <w:pPr>
              <w:jc w:val="right"/>
            </w:pPr>
            <w:r>
              <w:t>-44.0%</w:t>
            </w:r>
          </w:p>
        </w:tc>
      </w:tr>
      <w:tr w:rsidR="00187FC6" w14:paraId="183D459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10FCA0" w14:textId="77777777" w:rsidR="00187FC6" w:rsidRDefault="00187FC6" w:rsidP="00633622">
            <w:r>
              <w:t>Georgia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84345" w14:textId="77777777" w:rsidR="00187FC6" w:rsidRDefault="00187FC6" w:rsidP="00633622">
            <w:pPr>
              <w:jc w:val="right"/>
            </w:pPr>
            <w:r>
              <w:t>19,165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F969EF" w14:textId="77777777" w:rsidR="00187FC6" w:rsidRDefault="00187FC6" w:rsidP="00633622">
            <w:pPr>
              <w:jc w:val="right"/>
            </w:pPr>
            <w:r>
              <w:t>26,878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61D4AE" w14:textId="77777777" w:rsidR="00187FC6" w:rsidRDefault="00187FC6" w:rsidP="00633622">
            <w:pPr>
              <w:jc w:val="right"/>
            </w:pPr>
            <w:r>
              <w:t>-7,713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9213B" w14:textId="77777777" w:rsidR="00187FC6" w:rsidRDefault="00187FC6" w:rsidP="00633622">
            <w:pPr>
              <w:jc w:val="right"/>
            </w:pPr>
            <w:r>
              <w:t>-28.7%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EC9E64" w14:textId="77777777" w:rsidR="00187FC6" w:rsidRDefault="00187FC6" w:rsidP="00633622">
            <w:pPr>
              <w:jc w:val="right"/>
            </w:pPr>
            <w:r>
              <w:t>2,772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52084" w14:textId="77777777" w:rsidR="00187FC6" w:rsidRDefault="00187FC6" w:rsidP="00633622">
            <w:pPr>
              <w:jc w:val="right"/>
            </w:pPr>
            <w:r>
              <w:t>3,887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3D5F03" w14:textId="77777777" w:rsidR="00187FC6" w:rsidRDefault="00187FC6" w:rsidP="00633622">
            <w:pPr>
              <w:jc w:val="right"/>
            </w:pPr>
            <w:r>
              <w:t>-1,115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72E80F" w14:textId="77777777" w:rsidR="00187FC6" w:rsidRDefault="00187FC6" w:rsidP="00633622">
            <w:pPr>
              <w:jc w:val="right"/>
            </w:pPr>
            <w:r>
              <w:t>-28.7%</w:t>
            </w:r>
          </w:p>
        </w:tc>
      </w:tr>
      <w:tr w:rsidR="00187FC6" w14:paraId="10900D9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A29569" w14:textId="77777777" w:rsidR="00187FC6" w:rsidRDefault="00187FC6" w:rsidP="00633622">
            <w:r>
              <w:t>Kansas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4A866E" w14:textId="77777777" w:rsidR="00187FC6" w:rsidRDefault="00187FC6" w:rsidP="00633622">
            <w:pPr>
              <w:jc w:val="right"/>
            </w:pPr>
            <w:r>
              <w:t>5,781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140706" w14:textId="77777777" w:rsidR="00187FC6" w:rsidRDefault="00187FC6" w:rsidP="00633622">
            <w:pPr>
              <w:jc w:val="right"/>
            </w:pPr>
            <w:r>
              <w:t>7,842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E470C" w14:textId="77777777" w:rsidR="00187FC6" w:rsidRDefault="00187FC6" w:rsidP="00633622">
            <w:pPr>
              <w:jc w:val="right"/>
            </w:pPr>
            <w:r>
              <w:t>-2,061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D87758" w14:textId="77777777" w:rsidR="00187FC6" w:rsidRDefault="00187FC6" w:rsidP="00633622">
            <w:pPr>
              <w:jc w:val="right"/>
            </w:pPr>
            <w:r>
              <w:t>-26.3%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673898" w14:textId="77777777" w:rsidR="00187FC6" w:rsidRDefault="00187FC6" w:rsidP="00633622">
            <w:pPr>
              <w:jc w:val="right"/>
            </w:pPr>
            <w:r>
              <w:t>787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F2FFF4" w14:textId="77777777" w:rsidR="00187FC6" w:rsidRDefault="00187FC6" w:rsidP="00633622">
            <w:pPr>
              <w:jc w:val="right"/>
            </w:pPr>
            <w:r>
              <w:t>1,067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1FA4B" w14:textId="77777777" w:rsidR="00187FC6" w:rsidRDefault="00187FC6" w:rsidP="00633622">
            <w:pPr>
              <w:jc w:val="right"/>
            </w:pPr>
            <w:r>
              <w:t>-281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C1A77" w14:textId="77777777" w:rsidR="00187FC6" w:rsidRDefault="00187FC6" w:rsidP="00633622">
            <w:pPr>
              <w:jc w:val="right"/>
            </w:pPr>
            <w:r>
              <w:t>-26.3%</w:t>
            </w:r>
          </w:p>
        </w:tc>
      </w:tr>
      <w:tr w:rsidR="00187FC6" w14:paraId="29F7A98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622D7" w14:textId="77777777" w:rsidR="00187FC6" w:rsidRDefault="00187FC6" w:rsidP="00633622">
            <w:r>
              <w:t>Maine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3426F" w14:textId="77777777" w:rsidR="00187FC6" w:rsidRDefault="00187FC6" w:rsidP="00633622">
            <w:pPr>
              <w:jc w:val="right"/>
            </w:pPr>
            <w:r>
              <w:t>2,196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287C3D" w14:textId="77777777" w:rsidR="00187FC6" w:rsidRDefault="00187FC6" w:rsidP="00633622">
            <w:pPr>
              <w:jc w:val="right"/>
            </w:pPr>
            <w:r>
              <w:t>2,962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32DBEB" w14:textId="77777777" w:rsidR="00187FC6" w:rsidRDefault="00187FC6" w:rsidP="00633622">
            <w:pPr>
              <w:jc w:val="right"/>
            </w:pPr>
            <w:r>
              <w:t>-766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2BA336" w14:textId="77777777" w:rsidR="00187FC6" w:rsidRDefault="00187FC6" w:rsidP="00633622">
            <w:pPr>
              <w:jc w:val="right"/>
            </w:pPr>
            <w:r>
              <w:t>-25.9%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11B1E" w14:textId="77777777" w:rsidR="00187FC6" w:rsidRDefault="00187FC6" w:rsidP="00633622">
            <w:pPr>
              <w:jc w:val="right"/>
            </w:pPr>
            <w:r>
              <w:t>173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1A3932" w14:textId="77777777" w:rsidR="00187FC6" w:rsidRDefault="00187FC6" w:rsidP="00633622">
            <w:pPr>
              <w:jc w:val="right"/>
            </w:pPr>
            <w:r>
              <w:t>234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11134" w14:textId="77777777" w:rsidR="00187FC6" w:rsidRDefault="00187FC6" w:rsidP="00633622">
            <w:pPr>
              <w:jc w:val="right"/>
            </w:pPr>
            <w:r>
              <w:t>-60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CDA9CB" w14:textId="77777777" w:rsidR="00187FC6" w:rsidRDefault="00187FC6" w:rsidP="00633622">
            <w:pPr>
              <w:jc w:val="right"/>
            </w:pPr>
            <w:r>
              <w:t>-25.9%</w:t>
            </w:r>
          </w:p>
        </w:tc>
      </w:tr>
      <w:tr w:rsidR="00187FC6" w14:paraId="64F57A0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FCFFA" w14:textId="77777777" w:rsidR="00187FC6" w:rsidRDefault="00187FC6" w:rsidP="00633622">
            <w:r>
              <w:t>California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A702D" w14:textId="77777777" w:rsidR="00187FC6" w:rsidRDefault="00187FC6" w:rsidP="00633622">
            <w:pPr>
              <w:jc w:val="right"/>
            </w:pPr>
            <w:r>
              <w:t>75,829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BE5DB2" w14:textId="77777777" w:rsidR="00187FC6" w:rsidRDefault="00187FC6" w:rsidP="00633622">
            <w:pPr>
              <w:jc w:val="right"/>
            </w:pPr>
            <w:r>
              <w:t>100,270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1D25FE" w14:textId="77777777" w:rsidR="00187FC6" w:rsidRDefault="00187FC6" w:rsidP="00633622">
            <w:pPr>
              <w:jc w:val="right"/>
            </w:pPr>
            <w:r>
              <w:t>-24,442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7612F" w14:textId="77777777" w:rsidR="00187FC6" w:rsidRDefault="00187FC6" w:rsidP="00633622">
            <w:pPr>
              <w:jc w:val="right"/>
            </w:pPr>
            <w:r>
              <w:t>-24.4%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80EBB" w14:textId="77777777" w:rsidR="00187FC6" w:rsidRDefault="00187FC6" w:rsidP="00633622">
            <w:pPr>
              <w:jc w:val="right"/>
            </w:pPr>
            <w:r>
              <w:t>19,205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0A00C9" w14:textId="77777777" w:rsidR="00187FC6" w:rsidRDefault="00187FC6" w:rsidP="00633622">
            <w:pPr>
              <w:jc w:val="right"/>
            </w:pPr>
            <w:r>
              <w:t>25,395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CD0BBD" w14:textId="77777777" w:rsidR="00187FC6" w:rsidRDefault="00187FC6" w:rsidP="00633622">
            <w:pPr>
              <w:jc w:val="right"/>
            </w:pPr>
            <w:r>
              <w:t>-6,190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84113" w14:textId="77777777" w:rsidR="00187FC6" w:rsidRDefault="00187FC6" w:rsidP="00633622">
            <w:pPr>
              <w:jc w:val="right"/>
            </w:pPr>
            <w:r>
              <w:t>-24.4%</w:t>
            </w:r>
          </w:p>
        </w:tc>
      </w:tr>
      <w:tr w:rsidR="00187FC6" w14:paraId="525C9DD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634D5" w14:textId="77777777" w:rsidR="00187FC6" w:rsidRDefault="00187FC6" w:rsidP="00633622">
            <w:r>
              <w:t>Nebraska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359942" w14:textId="77777777" w:rsidR="00187FC6" w:rsidRDefault="00187FC6" w:rsidP="00633622">
            <w:pPr>
              <w:jc w:val="right"/>
            </w:pPr>
            <w:r>
              <w:t>3,775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455690" w14:textId="77777777" w:rsidR="00187FC6" w:rsidRDefault="00187FC6" w:rsidP="00633622">
            <w:pPr>
              <w:jc w:val="right"/>
            </w:pPr>
            <w:r>
              <w:t>4,954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6A723" w14:textId="77777777" w:rsidR="00187FC6" w:rsidRDefault="00187FC6" w:rsidP="00633622">
            <w:pPr>
              <w:jc w:val="right"/>
            </w:pPr>
            <w:r>
              <w:t>-1,179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68E80" w14:textId="77777777" w:rsidR="00187FC6" w:rsidRDefault="00187FC6" w:rsidP="00633622">
            <w:pPr>
              <w:jc w:val="right"/>
            </w:pPr>
            <w:r>
              <w:t>-23.8%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5CBD3" w14:textId="77777777" w:rsidR="00187FC6" w:rsidRDefault="00187FC6" w:rsidP="00633622">
            <w:pPr>
              <w:jc w:val="right"/>
            </w:pPr>
            <w:r>
              <w:t>494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4912EC" w14:textId="77777777" w:rsidR="00187FC6" w:rsidRDefault="00187FC6" w:rsidP="00633622">
            <w:pPr>
              <w:jc w:val="right"/>
            </w:pPr>
            <w:r>
              <w:t>648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67ED8F" w14:textId="77777777" w:rsidR="00187FC6" w:rsidRDefault="00187FC6" w:rsidP="00633622">
            <w:pPr>
              <w:jc w:val="right"/>
            </w:pPr>
            <w:r>
              <w:t>-154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114A50" w14:textId="77777777" w:rsidR="00187FC6" w:rsidRDefault="00187FC6" w:rsidP="00633622">
            <w:pPr>
              <w:jc w:val="right"/>
            </w:pPr>
            <w:r>
              <w:t>-23.8%</w:t>
            </w:r>
          </w:p>
        </w:tc>
      </w:tr>
      <w:tr w:rsidR="00187FC6" w14:paraId="150186D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209647" w14:textId="77777777" w:rsidR="00187FC6" w:rsidRDefault="00187FC6" w:rsidP="00633622">
            <w:r>
              <w:t>New Jersey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1F2B7" w14:textId="77777777" w:rsidR="00187FC6" w:rsidRDefault="00187FC6" w:rsidP="00633622">
            <w:pPr>
              <w:jc w:val="right"/>
            </w:pPr>
            <w:r>
              <w:t>17,281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3936E9" w14:textId="77777777" w:rsidR="00187FC6" w:rsidRDefault="00187FC6" w:rsidP="00633622">
            <w:pPr>
              <w:jc w:val="right"/>
            </w:pPr>
            <w:r>
              <w:t>22,278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FC8029" w14:textId="77777777" w:rsidR="00187FC6" w:rsidRDefault="00187FC6" w:rsidP="00633622">
            <w:pPr>
              <w:jc w:val="right"/>
            </w:pPr>
            <w:r>
              <w:t>-4,997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CD4D94" w14:textId="77777777" w:rsidR="00187FC6" w:rsidRDefault="00187FC6" w:rsidP="00633622">
            <w:pPr>
              <w:jc w:val="right"/>
            </w:pPr>
            <w:r>
              <w:t>-22.4%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618CF" w14:textId="77777777" w:rsidR="00187FC6" w:rsidRDefault="00187FC6" w:rsidP="00633622">
            <w:pPr>
              <w:jc w:val="right"/>
            </w:pPr>
            <w:r>
              <w:t>4,155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92825C" w14:textId="77777777" w:rsidR="00187FC6" w:rsidRDefault="00187FC6" w:rsidP="00633622">
            <w:pPr>
              <w:jc w:val="right"/>
            </w:pPr>
            <w:r>
              <w:t>5,357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9FCFFF" w14:textId="77777777" w:rsidR="00187FC6" w:rsidRDefault="00187FC6" w:rsidP="00633622">
            <w:pPr>
              <w:jc w:val="right"/>
            </w:pPr>
            <w:r>
              <w:t>-1,202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FB5BE8" w14:textId="77777777" w:rsidR="00187FC6" w:rsidRDefault="00187FC6" w:rsidP="00633622">
            <w:pPr>
              <w:jc w:val="right"/>
            </w:pPr>
            <w:r>
              <w:t>-22.4%</w:t>
            </w:r>
          </w:p>
        </w:tc>
      </w:tr>
      <w:tr w:rsidR="00187FC6" w14:paraId="5BB06955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9E7204" w14:textId="77777777" w:rsidR="00187FC6" w:rsidRDefault="00187FC6" w:rsidP="00633622">
            <w:r>
              <w:t>Oklahoma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88FF16" w14:textId="77777777" w:rsidR="00187FC6" w:rsidRDefault="00187FC6" w:rsidP="00633622">
            <w:pPr>
              <w:jc w:val="right"/>
            </w:pPr>
            <w:r>
              <w:t>8,619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AEBDBF" w14:textId="77777777" w:rsidR="00187FC6" w:rsidRDefault="00187FC6" w:rsidP="00633622">
            <w:pPr>
              <w:jc w:val="right"/>
            </w:pPr>
            <w:r>
              <w:t>10,029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B1F831" w14:textId="77777777" w:rsidR="00187FC6" w:rsidRDefault="00187FC6" w:rsidP="00633622">
            <w:pPr>
              <w:jc w:val="right"/>
            </w:pPr>
            <w:r>
              <w:t>-1,410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B454B" w14:textId="77777777" w:rsidR="00187FC6" w:rsidRDefault="00187FC6" w:rsidP="00633622">
            <w:pPr>
              <w:jc w:val="right"/>
            </w:pPr>
            <w:r>
              <w:t>-14.1%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EE31C1" w14:textId="77777777" w:rsidR="00187FC6" w:rsidRDefault="00187FC6" w:rsidP="00633622">
            <w:pPr>
              <w:jc w:val="right"/>
            </w:pPr>
            <w:r>
              <w:t>1,154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74FB" w14:textId="77777777" w:rsidR="00187FC6" w:rsidRDefault="00187FC6" w:rsidP="00633622">
            <w:pPr>
              <w:jc w:val="right"/>
            </w:pPr>
            <w:r>
              <w:t>1,342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FA00A" w14:textId="77777777" w:rsidR="00187FC6" w:rsidRDefault="00187FC6" w:rsidP="00633622">
            <w:pPr>
              <w:jc w:val="right"/>
            </w:pPr>
            <w:r>
              <w:t>-189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B9E2F" w14:textId="77777777" w:rsidR="00187FC6" w:rsidRDefault="00187FC6" w:rsidP="00633622">
            <w:pPr>
              <w:jc w:val="right"/>
            </w:pPr>
            <w:r>
              <w:t>-14.1%</w:t>
            </w:r>
          </w:p>
        </w:tc>
      </w:tr>
      <w:tr w:rsidR="00187FC6" w14:paraId="5F4917C8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C5D040" w14:textId="77777777" w:rsidR="00187FC6" w:rsidRDefault="00187FC6" w:rsidP="00633622">
            <w:r>
              <w:t>Utah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D2F014" w14:textId="77777777" w:rsidR="00187FC6" w:rsidRDefault="00187FC6" w:rsidP="00633622">
            <w:pPr>
              <w:jc w:val="right"/>
            </w:pPr>
            <w:r>
              <w:t>8,142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511E63" w14:textId="77777777" w:rsidR="00187FC6" w:rsidRDefault="00187FC6" w:rsidP="00633622">
            <w:pPr>
              <w:jc w:val="right"/>
            </w:pPr>
            <w:r>
              <w:t>9,396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077DC1" w14:textId="77777777" w:rsidR="00187FC6" w:rsidRDefault="00187FC6" w:rsidP="00633622">
            <w:pPr>
              <w:jc w:val="right"/>
            </w:pPr>
            <w:r>
              <w:t>-1,254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701B05" w14:textId="77777777" w:rsidR="00187FC6" w:rsidRDefault="00187FC6" w:rsidP="00633622">
            <w:pPr>
              <w:jc w:val="right"/>
            </w:pPr>
            <w:r>
              <w:t>-13.3%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C97AB7" w14:textId="77777777" w:rsidR="00187FC6" w:rsidRDefault="00187FC6" w:rsidP="00633622">
            <w:pPr>
              <w:jc w:val="right"/>
            </w:pPr>
            <w:r>
              <w:t>1,672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758789" w14:textId="77777777" w:rsidR="00187FC6" w:rsidRDefault="00187FC6" w:rsidP="00633622">
            <w:pPr>
              <w:jc w:val="right"/>
            </w:pPr>
            <w:r>
              <w:t>1,929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D706F" w14:textId="77777777" w:rsidR="00187FC6" w:rsidRDefault="00187FC6" w:rsidP="00633622">
            <w:pPr>
              <w:jc w:val="right"/>
            </w:pPr>
            <w:r>
              <w:t>-258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2F07C0" w14:textId="77777777" w:rsidR="00187FC6" w:rsidRDefault="00187FC6" w:rsidP="00633622">
            <w:pPr>
              <w:jc w:val="right"/>
            </w:pPr>
            <w:r>
              <w:t>-13.3%</w:t>
            </w:r>
          </w:p>
        </w:tc>
      </w:tr>
      <w:tr w:rsidR="00187FC6" w14:paraId="3062D33B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2234FE" w14:textId="77777777" w:rsidR="00187FC6" w:rsidRDefault="00187FC6" w:rsidP="00633622">
            <w:r>
              <w:t>Maryland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7A5E0" w14:textId="77777777" w:rsidR="00187FC6" w:rsidRDefault="00187FC6" w:rsidP="00633622">
            <w:pPr>
              <w:jc w:val="right"/>
            </w:pPr>
            <w:r>
              <w:t>12,849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8365A8" w14:textId="77777777" w:rsidR="00187FC6" w:rsidRDefault="00187FC6" w:rsidP="00633622">
            <w:pPr>
              <w:jc w:val="right"/>
            </w:pPr>
            <w:r>
              <w:t>14,595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DFAB5C" w14:textId="77777777" w:rsidR="00187FC6" w:rsidRDefault="00187FC6" w:rsidP="00633622">
            <w:pPr>
              <w:jc w:val="right"/>
            </w:pPr>
            <w:r>
              <w:t>-1,746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BDAD49" w14:textId="77777777" w:rsidR="00187FC6" w:rsidRDefault="00187FC6" w:rsidP="00633622">
            <w:pPr>
              <w:jc w:val="right"/>
            </w:pPr>
            <w:r>
              <w:t>-12.0%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AD7A39" w14:textId="77777777" w:rsidR="00187FC6" w:rsidRDefault="00187FC6" w:rsidP="00633622">
            <w:pPr>
              <w:jc w:val="right"/>
            </w:pPr>
            <w:r>
              <w:t>2,454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36B919" w14:textId="77777777" w:rsidR="00187FC6" w:rsidRDefault="00187FC6" w:rsidP="00633622">
            <w:pPr>
              <w:jc w:val="right"/>
            </w:pPr>
            <w:r>
              <w:t>2,787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67A622" w14:textId="77777777" w:rsidR="00187FC6" w:rsidRDefault="00187FC6" w:rsidP="00633622">
            <w:pPr>
              <w:jc w:val="right"/>
            </w:pPr>
            <w:r>
              <w:t>-333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5D4D14" w14:textId="77777777" w:rsidR="00187FC6" w:rsidRDefault="00187FC6" w:rsidP="00633622">
            <w:pPr>
              <w:jc w:val="right"/>
            </w:pPr>
            <w:r>
              <w:t>-12.0%</w:t>
            </w:r>
          </w:p>
        </w:tc>
      </w:tr>
      <w:tr w:rsidR="00187FC6" w14:paraId="5BA5501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4E458A" w14:textId="77777777" w:rsidR="00187FC6" w:rsidRDefault="00187FC6" w:rsidP="00633622">
            <w:r>
              <w:t>Oregon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CEA770" w14:textId="77777777" w:rsidR="00187FC6" w:rsidRDefault="00187FC6" w:rsidP="00633622">
            <w:pPr>
              <w:jc w:val="right"/>
            </w:pPr>
            <w:r>
              <w:t>8,517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FA212C" w14:textId="77777777" w:rsidR="00187FC6" w:rsidRDefault="00187FC6" w:rsidP="00633622">
            <w:pPr>
              <w:jc w:val="right"/>
            </w:pPr>
            <w:r>
              <w:t>9,347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D75247" w14:textId="77777777" w:rsidR="00187FC6" w:rsidRDefault="00187FC6" w:rsidP="00633622">
            <w:pPr>
              <w:jc w:val="right"/>
            </w:pPr>
            <w:r>
              <w:t>-829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7C3799" w14:textId="77777777" w:rsidR="00187FC6" w:rsidRDefault="00187FC6" w:rsidP="00633622">
            <w:pPr>
              <w:jc w:val="right"/>
            </w:pPr>
            <w:r>
              <w:t>-8.9%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DBF34" w14:textId="77777777" w:rsidR="00187FC6" w:rsidRDefault="00187FC6" w:rsidP="00633622">
            <w:pPr>
              <w:jc w:val="right"/>
            </w:pPr>
            <w:r>
              <w:t>1,180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4CE078" w14:textId="77777777" w:rsidR="00187FC6" w:rsidRDefault="00187FC6" w:rsidP="00633622">
            <w:pPr>
              <w:jc w:val="right"/>
            </w:pPr>
            <w:r>
              <w:t>1,295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4C265E" w14:textId="77777777" w:rsidR="00187FC6" w:rsidRDefault="00187FC6" w:rsidP="00633622">
            <w:pPr>
              <w:jc w:val="right"/>
            </w:pPr>
            <w:r>
              <w:t>-115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68EEFE" w14:textId="77777777" w:rsidR="00187FC6" w:rsidRDefault="00187FC6" w:rsidP="00633622">
            <w:pPr>
              <w:jc w:val="right"/>
            </w:pPr>
            <w:r>
              <w:t>-8.9%</w:t>
            </w:r>
          </w:p>
        </w:tc>
      </w:tr>
      <w:tr w:rsidR="00187FC6" w14:paraId="3B2343A5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FDE5E1" w14:textId="77777777" w:rsidR="00187FC6" w:rsidRDefault="00187FC6" w:rsidP="00633622">
            <w:r>
              <w:t>Delaware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68E80A" w14:textId="77777777" w:rsidR="00187FC6" w:rsidRDefault="00187FC6" w:rsidP="00633622">
            <w:pPr>
              <w:jc w:val="right"/>
            </w:pPr>
            <w:r>
              <w:t>2,036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9AB8DA" w14:textId="77777777" w:rsidR="00187FC6" w:rsidRDefault="00187FC6" w:rsidP="00633622">
            <w:pPr>
              <w:jc w:val="right"/>
            </w:pPr>
            <w:r>
              <w:t>2,220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B2485B" w14:textId="77777777" w:rsidR="00187FC6" w:rsidRDefault="00187FC6" w:rsidP="00633622">
            <w:pPr>
              <w:jc w:val="right"/>
            </w:pPr>
            <w:r>
              <w:t>-184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8E97A3" w14:textId="77777777" w:rsidR="00187FC6" w:rsidRDefault="00187FC6" w:rsidP="00633622">
            <w:pPr>
              <w:jc w:val="right"/>
            </w:pPr>
            <w:r>
              <w:t>-8.3%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5C141F" w14:textId="77777777" w:rsidR="00187FC6" w:rsidRDefault="00187FC6" w:rsidP="00633622">
            <w:pPr>
              <w:jc w:val="right"/>
            </w:pPr>
            <w:r>
              <w:t>326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7C9CCF" w14:textId="77777777" w:rsidR="00187FC6" w:rsidRDefault="00187FC6" w:rsidP="00633622">
            <w:pPr>
              <w:jc w:val="right"/>
            </w:pPr>
            <w:r>
              <w:t>355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98B033" w14:textId="77777777" w:rsidR="00187FC6" w:rsidRDefault="00187FC6" w:rsidP="00633622">
            <w:pPr>
              <w:jc w:val="right"/>
            </w:pPr>
            <w:r>
              <w:t>-29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AC9029" w14:textId="77777777" w:rsidR="00187FC6" w:rsidRDefault="00187FC6" w:rsidP="00633622">
            <w:pPr>
              <w:jc w:val="right"/>
            </w:pPr>
            <w:r>
              <w:t>-8.3%</w:t>
            </w:r>
          </w:p>
        </w:tc>
      </w:tr>
      <w:tr w:rsidR="00187FC6" w14:paraId="1F17E55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E6E71C" w14:textId="77777777" w:rsidR="00187FC6" w:rsidRDefault="00187FC6" w:rsidP="00633622">
            <w:r>
              <w:t>Vermont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3CF2A9" w14:textId="77777777" w:rsidR="00187FC6" w:rsidRDefault="00187FC6" w:rsidP="00633622">
            <w:pPr>
              <w:jc w:val="right"/>
            </w:pPr>
            <w:r>
              <w:t>1,285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64743" w14:textId="77777777" w:rsidR="00187FC6" w:rsidRDefault="00187FC6" w:rsidP="00633622">
            <w:pPr>
              <w:jc w:val="right"/>
            </w:pPr>
            <w:r>
              <w:t>1,394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58B793" w14:textId="77777777" w:rsidR="00187FC6" w:rsidRDefault="00187FC6" w:rsidP="00633622">
            <w:pPr>
              <w:jc w:val="right"/>
            </w:pPr>
            <w:r>
              <w:t>-110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73AE5" w14:textId="77777777" w:rsidR="00187FC6" w:rsidRDefault="00187FC6" w:rsidP="00633622">
            <w:pPr>
              <w:jc w:val="right"/>
            </w:pPr>
            <w:r>
              <w:t>-7.9%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EB61BF" w14:textId="77777777" w:rsidR="00187FC6" w:rsidRDefault="00187FC6" w:rsidP="00633622">
            <w:pPr>
              <w:jc w:val="right"/>
            </w:pPr>
            <w:r>
              <w:t>126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1AE49" w14:textId="77777777" w:rsidR="00187FC6" w:rsidRDefault="00187FC6" w:rsidP="00633622">
            <w:pPr>
              <w:jc w:val="right"/>
            </w:pPr>
            <w:r>
              <w:t>136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57EE73" w14:textId="77777777" w:rsidR="00187FC6" w:rsidRDefault="00187FC6" w:rsidP="00633622">
            <w:pPr>
              <w:jc w:val="right"/>
            </w:pPr>
            <w:r>
              <w:t>-11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639A02" w14:textId="77777777" w:rsidR="00187FC6" w:rsidRDefault="00187FC6" w:rsidP="00633622">
            <w:pPr>
              <w:jc w:val="right"/>
            </w:pPr>
            <w:r>
              <w:t>-7.9%</w:t>
            </w:r>
          </w:p>
        </w:tc>
      </w:tr>
      <w:tr w:rsidR="00187FC6" w14:paraId="4B2F443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51CCE" w14:textId="77777777" w:rsidR="00187FC6" w:rsidRDefault="00187FC6" w:rsidP="00633622">
            <w:r>
              <w:t>Connecticut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EEF683" w14:textId="77777777" w:rsidR="00187FC6" w:rsidRDefault="00187FC6" w:rsidP="00633622">
            <w:pPr>
              <w:jc w:val="right"/>
            </w:pPr>
            <w:r>
              <w:t>8,265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73B3D2" w14:textId="77777777" w:rsidR="00187FC6" w:rsidRDefault="00187FC6" w:rsidP="00633622">
            <w:pPr>
              <w:jc w:val="right"/>
            </w:pPr>
            <w:r>
              <w:t>8,814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C6238D" w14:textId="77777777" w:rsidR="00187FC6" w:rsidRDefault="00187FC6" w:rsidP="00633622">
            <w:pPr>
              <w:jc w:val="right"/>
            </w:pPr>
            <w:r>
              <w:t>-549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4ED521" w14:textId="77777777" w:rsidR="00187FC6" w:rsidRDefault="00187FC6" w:rsidP="00633622">
            <w:pPr>
              <w:jc w:val="right"/>
            </w:pPr>
            <w:r>
              <w:t>-6.2%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33093" w14:textId="77777777" w:rsidR="00187FC6" w:rsidRDefault="00187FC6" w:rsidP="00633622">
            <w:pPr>
              <w:jc w:val="right"/>
            </w:pPr>
            <w:r>
              <w:t>1,502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B4C38" w14:textId="77777777" w:rsidR="00187FC6" w:rsidRDefault="00187FC6" w:rsidP="00633622">
            <w:pPr>
              <w:jc w:val="right"/>
            </w:pPr>
            <w:r>
              <w:t>1,601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27F1DC" w14:textId="77777777" w:rsidR="00187FC6" w:rsidRDefault="00187FC6" w:rsidP="00633622">
            <w:pPr>
              <w:jc w:val="right"/>
            </w:pPr>
            <w:r>
              <w:t>-100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7665E2" w14:textId="77777777" w:rsidR="00187FC6" w:rsidRDefault="00187FC6" w:rsidP="00633622">
            <w:pPr>
              <w:jc w:val="right"/>
            </w:pPr>
            <w:r>
              <w:t>-6.2%</w:t>
            </w:r>
          </w:p>
        </w:tc>
      </w:tr>
      <w:tr w:rsidR="00187FC6" w14:paraId="0C91689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593697" w14:textId="77777777" w:rsidR="00187FC6" w:rsidRDefault="00187FC6" w:rsidP="00633622">
            <w:r>
              <w:t>West Virginia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030AC" w14:textId="77777777" w:rsidR="00187FC6" w:rsidRDefault="00187FC6" w:rsidP="00633622">
            <w:pPr>
              <w:jc w:val="right"/>
            </w:pPr>
            <w:r>
              <w:t>4,003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A80D07" w14:textId="77777777" w:rsidR="00187FC6" w:rsidRDefault="00187FC6" w:rsidP="00633622">
            <w:pPr>
              <w:jc w:val="right"/>
            </w:pPr>
            <w:r>
              <w:t>4,179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089784" w14:textId="77777777" w:rsidR="00187FC6" w:rsidRDefault="00187FC6" w:rsidP="00633622">
            <w:pPr>
              <w:jc w:val="right"/>
            </w:pPr>
            <w:r>
              <w:t>-176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971DB" w14:textId="77777777" w:rsidR="00187FC6" w:rsidRDefault="00187FC6" w:rsidP="00633622">
            <w:pPr>
              <w:jc w:val="right"/>
            </w:pPr>
            <w:r>
              <w:t>-4.2%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19C4E" w14:textId="77777777" w:rsidR="00187FC6" w:rsidRDefault="00187FC6" w:rsidP="00633622">
            <w:pPr>
              <w:jc w:val="right"/>
            </w:pPr>
            <w:r>
              <w:t>578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56033A" w14:textId="77777777" w:rsidR="00187FC6" w:rsidRDefault="00187FC6" w:rsidP="00633622">
            <w:pPr>
              <w:jc w:val="right"/>
            </w:pPr>
            <w:r>
              <w:t>603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685F7" w14:textId="77777777" w:rsidR="00187FC6" w:rsidRDefault="00187FC6" w:rsidP="00633622">
            <w:pPr>
              <w:jc w:val="right"/>
            </w:pPr>
            <w:r>
              <w:t>-25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E098E" w14:textId="77777777" w:rsidR="00187FC6" w:rsidRDefault="00187FC6" w:rsidP="00633622">
            <w:pPr>
              <w:jc w:val="right"/>
            </w:pPr>
            <w:r>
              <w:t>-4.2%</w:t>
            </w:r>
          </w:p>
        </w:tc>
      </w:tr>
      <w:tr w:rsidR="00187FC6" w14:paraId="3508D9B9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669185" w14:textId="77777777" w:rsidR="00187FC6" w:rsidRDefault="00187FC6" w:rsidP="00633622">
            <w:r>
              <w:t>Alabama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E9704A" w14:textId="77777777" w:rsidR="00187FC6" w:rsidRDefault="00187FC6" w:rsidP="00633622">
            <w:pPr>
              <w:jc w:val="right"/>
            </w:pPr>
            <w:r>
              <w:t>11,722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85799D" w14:textId="77777777" w:rsidR="00187FC6" w:rsidRDefault="00187FC6" w:rsidP="00633622">
            <w:pPr>
              <w:jc w:val="right"/>
            </w:pPr>
            <w:r>
              <w:t>12,216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972E63" w14:textId="77777777" w:rsidR="00187FC6" w:rsidRDefault="00187FC6" w:rsidP="00633622">
            <w:pPr>
              <w:jc w:val="right"/>
            </w:pPr>
            <w:r>
              <w:t>-494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DB6834" w14:textId="77777777" w:rsidR="00187FC6" w:rsidRDefault="00187FC6" w:rsidP="00633622">
            <w:pPr>
              <w:jc w:val="right"/>
            </w:pPr>
            <w:r>
              <w:t>-4.0%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395D5F" w14:textId="77777777" w:rsidR="00187FC6" w:rsidRDefault="00187FC6" w:rsidP="00633622">
            <w:pPr>
              <w:jc w:val="right"/>
            </w:pPr>
            <w:r>
              <w:t>1,381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BFCE1D" w14:textId="77777777" w:rsidR="00187FC6" w:rsidRDefault="00187FC6" w:rsidP="00633622">
            <w:pPr>
              <w:jc w:val="right"/>
            </w:pPr>
            <w:r>
              <w:t>1,439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32F1D" w14:textId="77777777" w:rsidR="00187FC6" w:rsidRDefault="00187FC6" w:rsidP="00633622">
            <w:pPr>
              <w:jc w:val="right"/>
            </w:pPr>
            <w:r>
              <w:t>-58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4339B0" w14:textId="77777777" w:rsidR="00187FC6" w:rsidRDefault="00187FC6" w:rsidP="00633622">
            <w:pPr>
              <w:jc w:val="right"/>
            </w:pPr>
            <w:r>
              <w:t>-4.0%</w:t>
            </w:r>
          </w:p>
        </w:tc>
      </w:tr>
      <w:tr w:rsidR="00187FC6" w14:paraId="17BF6CBC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955E4F" w14:textId="77777777" w:rsidR="00187FC6" w:rsidRDefault="00187FC6" w:rsidP="00633622">
            <w:r>
              <w:t>Michigan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4FB6D9" w14:textId="77777777" w:rsidR="00187FC6" w:rsidRDefault="00187FC6" w:rsidP="00633622">
            <w:pPr>
              <w:jc w:val="right"/>
            </w:pPr>
            <w:r>
              <w:t>24,356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265482" w14:textId="77777777" w:rsidR="00187FC6" w:rsidRDefault="00187FC6" w:rsidP="00633622">
            <w:pPr>
              <w:jc w:val="right"/>
            </w:pPr>
            <w:r>
              <w:t>25,287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84E97A" w14:textId="77777777" w:rsidR="00187FC6" w:rsidRDefault="00187FC6" w:rsidP="00633622">
            <w:pPr>
              <w:jc w:val="right"/>
            </w:pPr>
            <w:r>
              <w:t>-931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DB686" w14:textId="77777777" w:rsidR="00187FC6" w:rsidRDefault="00187FC6" w:rsidP="00633622">
            <w:pPr>
              <w:jc w:val="right"/>
            </w:pPr>
            <w:r>
              <w:t>-3.7%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501E47" w14:textId="77777777" w:rsidR="00187FC6" w:rsidRDefault="00187FC6" w:rsidP="00633622">
            <w:pPr>
              <w:jc w:val="right"/>
            </w:pPr>
            <w:r>
              <w:t>4,056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A65D56" w14:textId="77777777" w:rsidR="00187FC6" w:rsidRDefault="00187FC6" w:rsidP="00633622">
            <w:pPr>
              <w:jc w:val="right"/>
            </w:pPr>
            <w:r>
              <w:t>4,211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579A63" w14:textId="77777777" w:rsidR="00187FC6" w:rsidRDefault="00187FC6" w:rsidP="00633622">
            <w:pPr>
              <w:jc w:val="right"/>
            </w:pPr>
            <w:r>
              <w:t>-155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AA241" w14:textId="77777777" w:rsidR="00187FC6" w:rsidRDefault="00187FC6" w:rsidP="00633622">
            <w:pPr>
              <w:jc w:val="right"/>
            </w:pPr>
            <w:r>
              <w:t>-3.7%</w:t>
            </w:r>
          </w:p>
        </w:tc>
      </w:tr>
      <w:tr w:rsidR="00187FC6" w14:paraId="6EB88EDF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B28F6" w14:textId="77777777" w:rsidR="00187FC6" w:rsidRDefault="00187FC6" w:rsidP="00633622">
            <w:r>
              <w:t>Kentucky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F35D8" w14:textId="77777777" w:rsidR="00187FC6" w:rsidRDefault="00187FC6" w:rsidP="00633622">
            <w:pPr>
              <w:jc w:val="right"/>
            </w:pPr>
            <w:r>
              <w:t>10,650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615618" w14:textId="77777777" w:rsidR="00187FC6" w:rsidRDefault="00187FC6" w:rsidP="00633622">
            <w:pPr>
              <w:jc w:val="right"/>
            </w:pPr>
            <w:r>
              <w:t>11,040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09A28" w14:textId="77777777" w:rsidR="00187FC6" w:rsidRDefault="00187FC6" w:rsidP="00633622">
            <w:pPr>
              <w:jc w:val="right"/>
            </w:pPr>
            <w:r>
              <w:t>-389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96B64B" w14:textId="77777777" w:rsidR="00187FC6" w:rsidRDefault="00187FC6" w:rsidP="00633622">
            <w:pPr>
              <w:jc w:val="right"/>
            </w:pPr>
            <w:r>
              <w:t>-3.5%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C213B" w14:textId="77777777" w:rsidR="00187FC6" w:rsidRDefault="00187FC6" w:rsidP="00633622">
            <w:pPr>
              <w:jc w:val="right"/>
            </w:pPr>
            <w:r>
              <w:t>1,591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F3A0F0" w14:textId="77777777" w:rsidR="00187FC6" w:rsidRDefault="00187FC6" w:rsidP="00633622">
            <w:pPr>
              <w:jc w:val="right"/>
            </w:pPr>
            <w:r>
              <w:t>1,649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71DC20" w14:textId="77777777" w:rsidR="00187FC6" w:rsidRDefault="00187FC6" w:rsidP="00633622">
            <w:pPr>
              <w:jc w:val="right"/>
            </w:pPr>
            <w:r>
              <w:t>-58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6F4B" w14:textId="77777777" w:rsidR="00187FC6" w:rsidRDefault="00187FC6" w:rsidP="00633622">
            <w:pPr>
              <w:jc w:val="right"/>
            </w:pPr>
            <w:r>
              <w:t>-3.5%</w:t>
            </w:r>
          </w:p>
        </w:tc>
      </w:tr>
      <w:tr w:rsidR="00187FC6" w14:paraId="1E9479B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4E002A" w14:textId="77777777" w:rsidR="00187FC6" w:rsidRDefault="00187FC6" w:rsidP="00633622">
            <w:r>
              <w:t>Virginia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692E8B" w14:textId="77777777" w:rsidR="00187FC6" w:rsidRDefault="00187FC6" w:rsidP="00633622">
            <w:pPr>
              <w:jc w:val="right"/>
            </w:pPr>
            <w:r>
              <w:t>19,375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2B3175" w14:textId="77777777" w:rsidR="00187FC6" w:rsidRDefault="00187FC6" w:rsidP="00633622">
            <w:pPr>
              <w:jc w:val="right"/>
            </w:pPr>
            <w:r>
              <w:t>19,997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1540BA" w14:textId="77777777" w:rsidR="00187FC6" w:rsidRDefault="00187FC6" w:rsidP="00633622">
            <w:pPr>
              <w:jc w:val="right"/>
            </w:pPr>
            <w:r>
              <w:t>-622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610506" w14:textId="77777777" w:rsidR="00187FC6" w:rsidRDefault="00187FC6" w:rsidP="00633622">
            <w:pPr>
              <w:jc w:val="right"/>
            </w:pPr>
            <w:r>
              <w:t>-3.1%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A8EC6" w14:textId="77777777" w:rsidR="00187FC6" w:rsidRDefault="00187FC6" w:rsidP="00633622">
            <w:pPr>
              <w:jc w:val="right"/>
            </w:pPr>
            <w:r>
              <w:t>3,323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14025E" w14:textId="77777777" w:rsidR="00187FC6" w:rsidRDefault="00187FC6" w:rsidP="00633622">
            <w:pPr>
              <w:jc w:val="right"/>
            </w:pPr>
            <w:r>
              <w:t>3,430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BB214" w14:textId="77777777" w:rsidR="00187FC6" w:rsidRDefault="00187FC6" w:rsidP="00633622">
            <w:pPr>
              <w:jc w:val="right"/>
            </w:pPr>
            <w:r>
              <w:t>-107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B929D" w14:textId="77777777" w:rsidR="00187FC6" w:rsidRDefault="00187FC6" w:rsidP="00633622">
            <w:pPr>
              <w:jc w:val="right"/>
            </w:pPr>
            <w:r>
              <w:t>-3.1%</w:t>
            </w:r>
          </w:p>
        </w:tc>
      </w:tr>
      <w:tr w:rsidR="00187FC6" w14:paraId="0C396BB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0E0B71" w14:textId="77777777" w:rsidR="00187FC6" w:rsidRDefault="00187FC6" w:rsidP="00633622">
            <w:r>
              <w:t>New Hampshire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D9BD19" w14:textId="77777777" w:rsidR="00187FC6" w:rsidRDefault="00187FC6" w:rsidP="00633622">
            <w:pPr>
              <w:jc w:val="right"/>
            </w:pPr>
            <w:r>
              <w:t>3,017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385A20" w14:textId="77777777" w:rsidR="00187FC6" w:rsidRDefault="00187FC6" w:rsidP="00633622">
            <w:pPr>
              <w:jc w:val="right"/>
            </w:pPr>
            <w:r>
              <w:t>3,099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642A2" w14:textId="77777777" w:rsidR="00187FC6" w:rsidRDefault="00187FC6" w:rsidP="00633622">
            <w:pPr>
              <w:jc w:val="right"/>
            </w:pPr>
            <w:r>
              <w:t>-82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725DB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9416B3" w14:textId="77777777" w:rsidR="00187FC6" w:rsidRDefault="00187FC6" w:rsidP="00633622">
            <w:pPr>
              <w:jc w:val="right"/>
            </w:pPr>
            <w:r>
              <w:t>329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7D08F" w14:textId="77777777" w:rsidR="00187FC6" w:rsidRDefault="00187FC6" w:rsidP="00633622">
            <w:pPr>
              <w:jc w:val="right"/>
            </w:pPr>
            <w:r>
              <w:t>338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48B76C" w14:textId="77777777" w:rsidR="00187FC6" w:rsidRDefault="00187FC6" w:rsidP="00633622">
            <w:pPr>
              <w:jc w:val="right"/>
            </w:pPr>
            <w:r>
              <w:t>-9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169ED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42F06B92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E601F5" w14:textId="77777777" w:rsidR="00187FC6" w:rsidRDefault="00187FC6" w:rsidP="00633622">
            <w:r>
              <w:t>Arkansas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5C981" w14:textId="77777777" w:rsidR="00187FC6" w:rsidRDefault="00187FC6" w:rsidP="00633622">
            <w:pPr>
              <w:jc w:val="right"/>
            </w:pPr>
            <w:r>
              <w:t>7,476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7027DC" w14:textId="77777777" w:rsidR="00187FC6" w:rsidRDefault="00187FC6" w:rsidP="00633622">
            <w:pPr>
              <w:jc w:val="right"/>
            </w:pPr>
            <w:r>
              <w:t>7,675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62680" w14:textId="77777777" w:rsidR="00187FC6" w:rsidRDefault="00187FC6" w:rsidP="00633622">
            <w:pPr>
              <w:jc w:val="right"/>
            </w:pPr>
            <w:r>
              <w:t>-199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EFAE7B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055E15" w14:textId="77777777" w:rsidR="00187FC6" w:rsidRDefault="00187FC6" w:rsidP="00633622">
            <w:pPr>
              <w:jc w:val="right"/>
            </w:pPr>
            <w:r>
              <w:t>864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F71B5A" w14:textId="77777777" w:rsidR="00187FC6" w:rsidRDefault="00187FC6" w:rsidP="00633622">
            <w:pPr>
              <w:jc w:val="right"/>
            </w:pPr>
            <w:r>
              <w:t>887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E12FBA" w14:textId="77777777" w:rsidR="00187FC6" w:rsidRDefault="00187FC6" w:rsidP="00633622">
            <w:pPr>
              <w:jc w:val="right"/>
            </w:pPr>
            <w:r>
              <w:t>-23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F0B8DB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476EDB6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B9ADB" w14:textId="77777777" w:rsidR="00187FC6" w:rsidRDefault="00187FC6" w:rsidP="00633622">
            <w:r>
              <w:t>Massachusetts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507CBC" w14:textId="77777777" w:rsidR="00187FC6" w:rsidRDefault="00187FC6" w:rsidP="00633622">
            <w:pPr>
              <w:jc w:val="right"/>
            </w:pPr>
            <w:r>
              <w:t>14,910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CDDC1E" w14:textId="77777777" w:rsidR="00187FC6" w:rsidRDefault="00187FC6" w:rsidP="00633622">
            <w:pPr>
              <w:jc w:val="right"/>
            </w:pPr>
            <w:r>
              <w:t>15,307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8217A1" w14:textId="77777777" w:rsidR="00187FC6" w:rsidRDefault="00187FC6" w:rsidP="00633622">
            <w:pPr>
              <w:jc w:val="right"/>
            </w:pPr>
            <w:r>
              <w:t>-396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D171B0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034846" w14:textId="77777777" w:rsidR="00187FC6" w:rsidRDefault="00187FC6" w:rsidP="00633622">
            <w:pPr>
              <w:jc w:val="right"/>
            </w:pPr>
            <w:r>
              <w:t>2,473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F88F60" w14:textId="77777777" w:rsidR="00187FC6" w:rsidRDefault="00187FC6" w:rsidP="00633622">
            <w:pPr>
              <w:jc w:val="right"/>
            </w:pPr>
            <w:r>
              <w:t>2,539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14FEF" w14:textId="77777777" w:rsidR="00187FC6" w:rsidRDefault="00187FC6" w:rsidP="00633622">
            <w:pPr>
              <w:jc w:val="right"/>
            </w:pPr>
            <w:r>
              <w:t>-66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84599E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495F7BA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44342" w14:textId="77777777" w:rsidR="00187FC6" w:rsidRDefault="00187FC6" w:rsidP="00633622">
            <w:r>
              <w:t>South Carolina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F4F4FA" w14:textId="77777777" w:rsidR="00187FC6" w:rsidRDefault="00187FC6" w:rsidP="00633622">
            <w:pPr>
              <w:jc w:val="right"/>
            </w:pPr>
            <w:r>
              <w:t>11,354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66BE91" w14:textId="77777777" w:rsidR="00187FC6" w:rsidRDefault="00187FC6" w:rsidP="00633622">
            <w:pPr>
              <w:jc w:val="right"/>
            </w:pPr>
            <w:r>
              <w:t>11,656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A97D6F" w14:textId="77777777" w:rsidR="00187FC6" w:rsidRDefault="00187FC6" w:rsidP="00633622">
            <w:pPr>
              <w:jc w:val="right"/>
            </w:pPr>
            <w:r>
              <w:t>-302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DE1D3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0D63B0" w14:textId="77777777" w:rsidR="00187FC6" w:rsidRDefault="00187FC6" w:rsidP="00633622">
            <w:pPr>
              <w:jc w:val="right"/>
            </w:pPr>
            <w:r>
              <w:t>1,254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B614C1" w14:textId="77777777" w:rsidR="00187FC6" w:rsidRDefault="00187FC6" w:rsidP="00633622">
            <w:pPr>
              <w:jc w:val="right"/>
            </w:pPr>
            <w:r>
              <w:t>1,287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470456" w14:textId="77777777" w:rsidR="00187FC6" w:rsidRDefault="00187FC6" w:rsidP="00633622">
            <w:pPr>
              <w:jc w:val="right"/>
            </w:pPr>
            <w:r>
              <w:t>-33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E1103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1D8AF6C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78E28" w14:textId="77777777" w:rsidR="00187FC6" w:rsidRDefault="00187FC6" w:rsidP="00633622">
            <w:r>
              <w:t>Tennessee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B58239" w14:textId="77777777" w:rsidR="00187FC6" w:rsidRDefault="00187FC6" w:rsidP="00633622">
            <w:pPr>
              <w:jc w:val="right"/>
            </w:pPr>
            <w:r>
              <w:t>15,720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51C1E9" w14:textId="77777777" w:rsidR="00187FC6" w:rsidRDefault="00187FC6" w:rsidP="00633622">
            <w:pPr>
              <w:jc w:val="right"/>
            </w:pPr>
            <w:r>
              <w:t>16,138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88F591" w14:textId="77777777" w:rsidR="00187FC6" w:rsidRDefault="00187FC6" w:rsidP="00633622">
            <w:pPr>
              <w:jc w:val="right"/>
            </w:pPr>
            <w:r>
              <w:t>-418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41810F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00FDEE" w14:textId="77777777" w:rsidR="00187FC6" w:rsidRDefault="00187FC6" w:rsidP="00633622">
            <w:pPr>
              <w:jc w:val="right"/>
            </w:pPr>
            <w:r>
              <w:t>2,438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1A795D" w14:textId="77777777" w:rsidR="00187FC6" w:rsidRDefault="00187FC6" w:rsidP="00633622">
            <w:pPr>
              <w:jc w:val="right"/>
            </w:pPr>
            <w:r>
              <w:t>2,503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AEBFD4" w14:textId="77777777" w:rsidR="00187FC6" w:rsidRDefault="00187FC6" w:rsidP="00633622">
            <w:pPr>
              <w:jc w:val="right"/>
            </w:pPr>
            <w:r>
              <w:t>-65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01CFBA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26D1DBAD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8F7F7" w14:textId="77777777" w:rsidR="00187FC6" w:rsidRDefault="00187FC6" w:rsidP="00633622">
            <w:r>
              <w:t>South Dakota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DC539" w14:textId="77777777" w:rsidR="00187FC6" w:rsidRDefault="00187FC6" w:rsidP="00633622">
            <w:pPr>
              <w:jc w:val="right"/>
            </w:pPr>
            <w:r>
              <w:t>2,131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41DB6" w14:textId="77777777" w:rsidR="00187FC6" w:rsidRDefault="00187FC6" w:rsidP="00633622">
            <w:pPr>
              <w:jc w:val="right"/>
            </w:pPr>
            <w:r>
              <w:t>2,188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348849" w14:textId="77777777" w:rsidR="00187FC6" w:rsidRDefault="00187FC6" w:rsidP="00633622">
            <w:pPr>
              <w:jc w:val="right"/>
            </w:pPr>
            <w:r>
              <w:t>-57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5D4911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C8CC4C" w14:textId="77777777" w:rsidR="00187FC6" w:rsidRDefault="00187FC6" w:rsidP="00633622">
            <w:pPr>
              <w:jc w:val="right"/>
            </w:pPr>
            <w:r>
              <w:t>161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523F26" w14:textId="77777777" w:rsidR="00187FC6" w:rsidRDefault="00187FC6" w:rsidP="00633622">
            <w:pPr>
              <w:jc w:val="right"/>
            </w:pPr>
            <w:r>
              <w:t>165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4D6FD8" w14:textId="77777777" w:rsidR="00187FC6" w:rsidRDefault="00187FC6" w:rsidP="00633622">
            <w:pPr>
              <w:jc w:val="right"/>
            </w:pPr>
            <w:r>
              <w:t>-4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C87F8C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5DACB49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E55011" w14:textId="77777777" w:rsidR="00187FC6" w:rsidRDefault="00187FC6" w:rsidP="00633622">
            <w:r>
              <w:t>Colorado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87D0" w14:textId="77777777" w:rsidR="00187FC6" w:rsidRDefault="00187FC6" w:rsidP="00633622">
            <w:pPr>
              <w:jc w:val="right"/>
            </w:pPr>
            <w:r>
              <w:t>12,879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8FFA72" w14:textId="77777777" w:rsidR="00187FC6" w:rsidRDefault="00187FC6" w:rsidP="00633622">
            <w:pPr>
              <w:jc w:val="right"/>
            </w:pPr>
            <w:r>
              <w:t>13,221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87D6FB" w14:textId="77777777" w:rsidR="00187FC6" w:rsidRDefault="00187FC6" w:rsidP="00633622">
            <w:pPr>
              <w:jc w:val="right"/>
            </w:pPr>
            <w:r>
              <w:t>-342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F46C7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B3A33" w14:textId="77777777" w:rsidR="00187FC6" w:rsidRDefault="00187FC6" w:rsidP="00633622">
            <w:pPr>
              <w:jc w:val="right"/>
            </w:pPr>
            <w:r>
              <w:t>3,009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D4A4C0" w14:textId="77777777" w:rsidR="00187FC6" w:rsidRDefault="00187FC6" w:rsidP="00633622">
            <w:pPr>
              <w:jc w:val="right"/>
            </w:pPr>
            <w:r>
              <w:t>3,089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C114A5" w14:textId="77777777" w:rsidR="00187FC6" w:rsidRDefault="00187FC6" w:rsidP="00633622">
            <w:pPr>
              <w:jc w:val="right"/>
            </w:pPr>
            <w:r>
              <w:t>-80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1CEF1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7DBBC9B5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8D1CF" w14:textId="77777777" w:rsidR="00187FC6" w:rsidRDefault="00187FC6" w:rsidP="00633622">
            <w:r>
              <w:t>North Carolina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B5BA95" w14:textId="77777777" w:rsidR="00187FC6" w:rsidRDefault="00187FC6" w:rsidP="00633622">
            <w:pPr>
              <w:jc w:val="right"/>
            </w:pPr>
            <w:r>
              <w:t>23,976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C3AB70" w14:textId="77777777" w:rsidR="00187FC6" w:rsidRDefault="00187FC6" w:rsidP="00633622">
            <w:pPr>
              <w:jc w:val="right"/>
            </w:pPr>
            <w:r>
              <w:t>24,613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94C233" w14:textId="77777777" w:rsidR="00187FC6" w:rsidRDefault="00187FC6" w:rsidP="00633622">
            <w:pPr>
              <w:jc w:val="right"/>
            </w:pPr>
            <w:r>
              <w:t>-637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EB088D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3E3E2" w14:textId="77777777" w:rsidR="00187FC6" w:rsidRDefault="00187FC6" w:rsidP="00633622">
            <w:pPr>
              <w:jc w:val="right"/>
            </w:pPr>
            <w:r>
              <w:t>3,099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3A4D11" w14:textId="77777777" w:rsidR="00187FC6" w:rsidRDefault="00187FC6" w:rsidP="00633622">
            <w:pPr>
              <w:jc w:val="right"/>
            </w:pPr>
            <w:r>
              <w:t>3,182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B314F" w14:textId="77777777" w:rsidR="00187FC6" w:rsidRDefault="00187FC6" w:rsidP="00633622">
            <w:pPr>
              <w:jc w:val="right"/>
            </w:pPr>
            <w:r>
              <w:t>-82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8F7D03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29B5AB9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361AFE" w14:textId="77777777" w:rsidR="00187FC6" w:rsidRDefault="00187FC6" w:rsidP="00633622">
            <w:r>
              <w:lastRenderedPageBreak/>
              <w:t>Florida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64E07" w14:textId="77777777" w:rsidR="00187FC6" w:rsidRDefault="00187FC6" w:rsidP="00633622">
            <w:pPr>
              <w:jc w:val="right"/>
            </w:pPr>
            <w:r>
              <w:t>42,055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C2E84" w14:textId="77777777" w:rsidR="00187FC6" w:rsidRDefault="00187FC6" w:rsidP="00633622">
            <w:pPr>
              <w:jc w:val="right"/>
            </w:pPr>
            <w:r>
              <w:t>43,173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F18534" w14:textId="77777777" w:rsidR="00187FC6" w:rsidRDefault="00187FC6" w:rsidP="00633622">
            <w:pPr>
              <w:jc w:val="right"/>
            </w:pPr>
            <w:r>
              <w:t>-1,118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8FCA1F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9E3E0" w14:textId="77777777" w:rsidR="00187FC6" w:rsidRDefault="00187FC6" w:rsidP="00633622">
            <w:pPr>
              <w:jc w:val="right"/>
            </w:pPr>
            <w:r>
              <w:t>5,360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B7CF56" w14:textId="77777777" w:rsidR="00187FC6" w:rsidRDefault="00187FC6" w:rsidP="00633622">
            <w:pPr>
              <w:jc w:val="right"/>
            </w:pPr>
            <w:r>
              <w:t>5,502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99CA3F" w14:textId="77777777" w:rsidR="00187FC6" w:rsidRDefault="00187FC6" w:rsidP="00633622">
            <w:pPr>
              <w:jc w:val="right"/>
            </w:pPr>
            <w:r>
              <w:t>-142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0889C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0B725D5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841D9D" w14:textId="77777777" w:rsidR="00187FC6" w:rsidRDefault="00187FC6" w:rsidP="00633622">
            <w:r>
              <w:t>Nevada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70E981" w14:textId="77777777" w:rsidR="00187FC6" w:rsidRDefault="00187FC6" w:rsidP="00633622">
            <w:pPr>
              <w:jc w:val="right"/>
            </w:pPr>
            <w:r>
              <w:t>7,170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BAA8B2" w14:textId="77777777" w:rsidR="00187FC6" w:rsidRDefault="00187FC6" w:rsidP="00633622">
            <w:pPr>
              <w:jc w:val="right"/>
            </w:pPr>
            <w:r>
              <w:t>7,174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E67C4C" w14:textId="77777777" w:rsidR="00187FC6" w:rsidRDefault="00187FC6" w:rsidP="00633622">
            <w:pPr>
              <w:jc w:val="right"/>
            </w:pPr>
            <w:r>
              <w:t>-4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3B3BF6" w14:textId="77777777" w:rsidR="00187FC6" w:rsidRDefault="00187FC6" w:rsidP="00633622">
            <w:pPr>
              <w:jc w:val="right"/>
            </w:pPr>
            <w:r>
              <w:t>-0.1%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7829BA" w14:textId="77777777" w:rsidR="00187FC6" w:rsidRDefault="00187FC6" w:rsidP="00633622">
            <w:pPr>
              <w:jc w:val="right"/>
            </w:pPr>
            <w:r>
              <w:t>1,430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E5AADA" w14:textId="77777777" w:rsidR="00187FC6" w:rsidRDefault="00187FC6" w:rsidP="00633622">
            <w:pPr>
              <w:jc w:val="right"/>
            </w:pPr>
            <w:r>
              <w:t>1,431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81E59" w14:textId="77777777" w:rsidR="00187FC6" w:rsidRDefault="00187FC6" w:rsidP="00633622">
            <w:pPr>
              <w:jc w:val="right"/>
            </w:pPr>
            <w:r>
              <w:t>-1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111C2A" w14:textId="77777777" w:rsidR="00187FC6" w:rsidRDefault="00187FC6" w:rsidP="00633622">
            <w:pPr>
              <w:jc w:val="right"/>
            </w:pPr>
            <w:r>
              <w:t>-0.1%</w:t>
            </w:r>
          </w:p>
        </w:tc>
      </w:tr>
      <w:tr w:rsidR="00187FC6" w14:paraId="571E988F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7288AD" w14:textId="77777777" w:rsidR="00187FC6" w:rsidRDefault="00187FC6" w:rsidP="00633622">
            <w:r>
              <w:t>Wyoming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1AAE" w14:textId="77777777" w:rsidR="00187FC6" w:rsidRDefault="00187FC6" w:rsidP="00633622">
            <w:pPr>
              <w:jc w:val="right"/>
            </w:pPr>
            <w:r>
              <w:t>1,482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F66A23" w14:textId="77777777" w:rsidR="00187FC6" w:rsidRDefault="00187FC6" w:rsidP="00633622">
            <w:pPr>
              <w:jc w:val="right"/>
            </w:pPr>
            <w:r>
              <w:t>1,461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52B454" w14:textId="77777777" w:rsidR="00187FC6" w:rsidRDefault="00187FC6" w:rsidP="00633622">
            <w:pPr>
              <w:jc w:val="right"/>
            </w:pPr>
            <w:r>
              <w:t>22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CDED7" w14:textId="77777777" w:rsidR="00187FC6" w:rsidRDefault="00187FC6" w:rsidP="00633622">
            <w:pPr>
              <w:jc w:val="right"/>
            </w:pPr>
            <w:r>
              <w:t>1.5%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5DE6A1" w14:textId="77777777" w:rsidR="00187FC6" w:rsidRDefault="00187FC6" w:rsidP="00633622">
            <w:pPr>
              <w:jc w:val="right"/>
            </w:pPr>
            <w:r>
              <w:t>144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5602A" w14:textId="77777777" w:rsidR="00187FC6" w:rsidRDefault="00187FC6" w:rsidP="00633622">
            <w:pPr>
              <w:jc w:val="right"/>
            </w:pPr>
            <w:r>
              <w:t>141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271581" w14:textId="77777777" w:rsidR="00187FC6" w:rsidRDefault="00187FC6" w:rsidP="00633622">
            <w:pPr>
              <w:jc w:val="right"/>
            </w:pPr>
            <w:r>
              <w:t>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70E56F" w14:textId="77777777" w:rsidR="00187FC6" w:rsidRDefault="00187FC6" w:rsidP="00633622">
            <w:pPr>
              <w:jc w:val="right"/>
            </w:pPr>
            <w:r>
              <w:t>1.5%</w:t>
            </w:r>
          </w:p>
        </w:tc>
      </w:tr>
      <w:tr w:rsidR="00187FC6" w14:paraId="6C73528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CF797E" w14:textId="77777777" w:rsidR="00187FC6" w:rsidRDefault="00187FC6" w:rsidP="00633622">
            <w:r>
              <w:t>Minnesota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74C4EA" w14:textId="77777777" w:rsidR="00187FC6" w:rsidRDefault="00187FC6" w:rsidP="00633622">
            <w:pPr>
              <w:jc w:val="right"/>
            </w:pPr>
            <w:r>
              <w:t>14,061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B345A9" w14:textId="77777777" w:rsidR="00187FC6" w:rsidRDefault="00187FC6" w:rsidP="00633622">
            <w:pPr>
              <w:jc w:val="right"/>
            </w:pPr>
            <w:r>
              <w:t>13,852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843997" w14:textId="77777777" w:rsidR="00187FC6" w:rsidRDefault="00187FC6" w:rsidP="00633622">
            <w:pPr>
              <w:jc w:val="right"/>
            </w:pPr>
            <w:r>
              <w:t>210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A21D7D" w14:textId="77777777" w:rsidR="00187FC6" w:rsidRDefault="00187FC6" w:rsidP="00633622">
            <w:pPr>
              <w:jc w:val="right"/>
            </w:pPr>
            <w:r>
              <w:t>1.5%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210C3" w14:textId="77777777" w:rsidR="00187FC6" w:rsidRDefault="00187FC6" w:rsidP="00633622">
            <w:pPr>
              <w:jc w:val="right"/>
            </w:pPr>
            <w:r>
              <w:t>2,124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59E634" w14:textId="77777777" w:rsidR="00187FC6" w:rsidRDefault="00187FC6" w:rsidP="00633622">
            <w:pPr>
              <w:jc w:val="right"/>
            </w:pPr>
            <w:r>
              <w:t>2,093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E118CE" w14:textId="77777777" w:rsidR="00187FC6" w:rsidRDefault="00187FC6" w:rsidP="00633622">
            <w:pPr>
              <w:jc w:val="right"/>
            </w:pPr>
            <w:r>
              <w:t>32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16E5A" w14:textId="77777777" w:rsidR="00187FC6" w:rsidRDefault="00187FC6" w:rsidP="00633622">
            <w:pPr>
              <w:jc w:val="right"/>
            </w:pPr>
            <w:r>
              <w:t>1.5%</w:t>
            </w:r>
          </w:p>
        </w:tc>
      </w:tr>
      <w:tr w:rsidR="00187FC6" w14:paraId="1AB1561E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1EB19" w14:textId="77777777" w:rsidR="00187FC6" w:rsidRDefault="00187FC6" w:rsidP="00633622">
            <w:r>
              <w:t>Wisconsin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14E0D8" w14:textId="77777777" w:rsidR="00187FC6" w:rsidRDefault="00187FC6" w:rsidP="00633622">
            <w:pPr>
              <w:jc w:val="right"/>
            </w:pPr>
            <w:r>
              <w:t>14,694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2923E" w14:textId="77777777" w:rsidR="00187FC6" w:rsidRDefault="00187FC6" w:rsidP="00633622">
            <w:pPr>
              <w:jc w:val="right"/>
            </w:pPr>
            <w:r>
              <w:t>14,450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B10AD9" w14:textId="77777777" w:rsidR="00187FC6" w:rsidRDefault="00187FC6" w:rsidP="00633622">
            <w:pPr>
              <w:jc w:val="right"/>
            </w:pPr>
            <w:r>
              <w:t>244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9F4C1" w14:textId="77777777" w:rsidR="00187FC6" w:rsidRDefault="00187FC6" w:rsidP="00633622">
            <w:pPr>
              <w:jc w:val="right"/>
            </w:pPr>
            <w:r>
              <w:t>1.7%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2F8CB8" w14:textId="77777777" w:rsidR="00187FC6" w:rsidRDefault="00187FC6" w:rsidP="00633622">
            <w:pPr>
              <w:jc w:val="right"/>
            </w:pPr>
            <w:r>
              <w:t>2,154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364B4F" w14:textId="77777777" w:rsidR="00187FC6" w:rsidRDefault="00187FC6" w:rsidP="00633622">
            <w:pPr>
              <w:jc w:val="right"/>
            </w:pPr>
            <w:r>
              <w:t>2,118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3CEB9" w14:textId="77777777" w:rsidR="00187FC6" w:rsidRDefault="00187FC6" w:rsidP="00633622">
            <w:pPr>
              <w:jc w:val="right"/>
            </w:pPr>
            <w:r>
              <w:t>36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4E4B74" w14:textId="77777777" w:rsidR="00187FC6" w:rsidRDefault="00187FC6" w:rsidP="00633622">
            <w:pPr>
              <w:jc w:val="right"/>
            </w:pPr>
            <w:r>
              <w:t>1.7%</w:t>
            </w:r>
          </w:p>
        </w:tc>
      </w:tr>
      <w:tr w:rsidR="00187FC6" w14:paraId="6FC59C8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41807C" w14:textId="77777777" w:rsidR="00187FC6" w:rsidRDefault="00187FC6" w:rsidP="00633622">
            <w:r>
              <w:t>Idaho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EAE8BF" w14:textId="77777777" w:rsidR="00187FC6" w:rsidRDefault="00187FC6" w:rsidP="00633622">
            <w:pPr>
              <w:jc w:val="right"/>
            </w:pPr>
            <w:r>
              <w:t>4,724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F96BE" w14:textId="77777777" w:rsidR="00187FC6" w:rsidRDefault="00187FC6" w:rsidP="00633622">
            <w:pPr>
              <w:jc w:val="right"/>
            </w:pPr>
            <w:r>
              <w:t>4,629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76C911" w14:textId="77777777" w:rsidR="00187FC6" w:rsidRDefault="00187FC6" w:rsidP="00633622">
            <w:pPr>
              <w:jc w:val="right"/>
            </w:pPr>
            <w:r>
              <w:t>96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C8D69" w14:textId="77777777" w:rsidR="00187FC6" w:rsidRDefault="00187FC6" w:rsidP="00633622">
            <w:pPr>
              <w:jc w:val="right"/>
            </w:pPr>
            <w:r>
              <w:t>2.1%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99AEEA" w14:textId="77777777" w:rsidR="00187FC6" w:rsidRDefault="00187FC6" w:rsidP="00633622">
            <w:pPr>
              <w:jc w:val="right"/>
            </w:pPr>
            <w:r>
              <w:t>593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2292" w14:textId="77777777" w:rsidR="00187FC6" w:rsidRDefault="00187FC6" w:rsidP="00633622">
            <w:pPr>
              <w:jc w:val="right"/>
            </w:pPr>
            <w:r>
              <w:t>581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B31388" w14:textId="77777777" w:rsidR="00187FC6" w:rsidRDefault="00187FC6" w:rsidP="00633622">
            <w:pPr>
              <w:jc w:val="right"/>
            </w:pPr>
            <w:r>
              <w:t>12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010FBE" w14:textId="77777777" w:rsidR="00187FC6" w:rsidRDefault="00187FC6" w:rsidP="00633622">
            <w:pPr>
              <w:jc w:val="right"/>
            </w:pPr>
            <w:r>
              <w:t>2.1%</w:t>
            </w:r>
          </w:p>
        </w:tc>
      </w:tr>
      <w:tr w:rsidR="00187FC6" w14:paraId="0FCC19B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11C859" w14:textId="77777777" w:rsidR="00187FC6" w:rsidRDefault="00187FC6" w:rsidP="00633622">
            <w:r>
              <w:t>North Dakota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3FBCE6" w14:textId="77777777" w:rsidR="00187FC6" w:rsidRDefault="00187FC6" w:rsidP="00633622">
            <w:pPr>
              <w:jc w:val="right"/>
            </w:pPr>
            <w:r>
              <w:t>1,652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3E90BB" w14:textId="77777777" w:rsidR="00187FC6" w:rsidRDefault="00187FC6" w:rsidP="00633622">
            <w:pPr>
              <w:jc w:val="right"/>
            </w:pPr>
            <w:r>
              <w:t>1,617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33338" w14:textId="77777777" w:rsidR="00187FC6" w:rsidRDefault="00187FC6" w:rsidP="00633622">
            <w:pPr>
              <w:jc w:val="right"/>
            </w:pPr>
            <w:r>
              <w:t>36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0CAA8" w14:textId="77777777" w:rsidR="00187FC6" w:rsidRDefault="00187FC6" w:rsidP="00633622">
            <w:pPr>
              <w:jc w:val="right"/>
            </w:pPr>
            <w:r>
              <w:t>2.2%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3B444E" w14:textId="77777777" w:rsidR="00187FC6" w:rsidRDefault="00187FC6" w:rsidP="00633622">
            <w:pPr>
              <w:jc w:val="right"/>
            </w:pPr>
            <w:r>
              <w:t>142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843CC" w14:textId="77777777" w:rsidR="00187FC6" w:rsidRDefault="00187FC6" w:rsidP="00633622">
            <w:pPr>
              <w:jc w:val="right"/>
            </w:pPr>
            <w:r>
              <w:t>139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0DAC53" w14:textId="77777777" w:rsidR="00187FC6" w:rsidRDefault="00187FC6" w:rsidP="00633622">
            <w:pPr>
              <w:jc w:val="right"/>
            </w:pPr>
            <w:r>
              <w:t>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989D02" w14:textId="77777777" w:rsidR="00187FC6" w:rsidRDefault="00187FC6" w:rsidP="00633622">
            <w:pPr>
              <w:jc w:val="right"/>
            </w:pPr>
            <w:r>
              <w:t>2.2%</w:t>
            </w:r>
          </w:p>
        </w:tc>
      </w:tr>
      <w:tr w:rsidR="00187FC6" w14:paraId="3AAD4C6B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2451D" w14:textId="77777777" w:rsidR="00187FC6" w:rsidRDefault="00187FC6" w:rsidP="00633622">
            <w:r>
              <w:t>Missouri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222AA7" w14:textId="77777777" w:rsidR="00187FC6" w:rsidRDefault="00187FC6" w:rsidP="00633622">
            <w:pPr>
              <w:jc w:val="right"/>
            </w:pPr>
            <w:r>
              <w:t>15,821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CAF639" w14:textId="77777777" w:rsidR="00187FC6" w:rsidRDefault="00187FC6" w:rsidP="00633622">
            <w:pPr>
              <w:jc w:val="right"/>
            </w:pPr>
            <w:r>
              <w:t>15,377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54D354" w14:textId="77777777" w:rsidR="00187FC6" w:rsidRDefault="00187FC6" w:rsidP="00633622">
            <w:pPr>
              <w:jc w:val="right"/>
            </w:pPr>
            <w:r>
              <w:t>445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3C2991" w14:textId="77777777" w:rsidR="00187FC6" w:rsidRDefault="00187FC6" w:rsidP="00633622">
            <w:pPr>
              <w:jc w:val="right"/>
            </w:pPr>
            <w:r>
              <w:t>2.9%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135073" w14:textId="77777777" w:rsidR="00187FC6" w:rsidRDefault="00187FC6" w:rsidP="00633622">
            <w:pPr>
              <w:jc w:val="right"/>
            </w:pPr>
            <w:r>
              <w:t>1,898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025580" w14:textId="77777777" w:rsidR="00187FC6" w:rsidRDefault="00187FC6" w:rsidP="00633622">
            <w:pPr>
              <w:jc w:val="right"/>
            </w:pPr>
            <w:r>
              <w:t>1,845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6C8F8" w14:textId="77777777" w:rsidR="00187FC6" w:rsidRDefault="00187FC6" w:rsidP="00633622">
            <w:pPr>
              <w:jc w:val="right"/>
            </w:pPr>
            <w:r>
              <w:t>53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A8B825" w14:textId="77777777" w:rsidR="00187FC6" w:rsidRDefault="00187FC6" w:rsidP="00633622">
            <w:pPr>
              <w:jc w:val="right"/>
            </w:pPr>
            <w:r>
              <w:t>2.9%</w:t>
            </w:r>
          </w:p>
        </w:tc>
      </w:tr>
      <w:tr w:rsidR="00187FC6" w14:paraId="12CEAF2B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596AB5" w14:textId="77777777" w:rsidR="00187FC6" w:rsidRDefault="00187FC6" w:rsidP="00633622">
            <w:r>
              <w:t>Pennsylvania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5F6051" w14:textId="77777777" w:rsidR="00187FC6" w:rsidRDefault="00187FC6" w:rsidP="00633622">
            <w:pPr>
              <w:jc w:val="right"/>
            </w:pPr>
            <w:r>
              <w:t>31,619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FEF6F7" w14:textId="77777777" w:rsidR="00187FC6" w:rsidRDefault="00187FC6" w:rsidP="00633622">
            <w:pPr>
              <w:jc w:val="right"/>
            </w:pPr>
            <w:r>
              <w:t>30,120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553F2C" w14:textId="77777777" w:rsidR="00187FC6" w:rsidRDefault="00187FC6" w:rsidP="00633622">
            <w:pPr>
              <w:jc w:val="right"/>
            </w:pPr>
            <w:r>
              <w:t>1,499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651B80" w14:textId="77777777" w:rsidR="00187FC6" w:rsidRDefault="00187FC6" w:rsidP="00633622">
            <w:pPr>
              <w:jc w:val="right"/>
            </w:pPr>
            <w:r>
              <w:t>5.0%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DCF742" w14:textId="77777777" w:rsidR="00187FC6" w:rsidRDefault="00187FC6" w:rsidP="00633622">
            <w:pPr>
              <w:jc w:val="right"/>
            </w:pPr>
            <w:r>
              <w:t>6,310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069631" w14:textId="77777777" w:rsidR="00187FC6" w:rsidRDefault="00187FC6" w:rsidP="00633622">
            <w:pPr>
              <w:jc w:val="right"/>
            </w:pPr>
            <w:r>
              <w:t>6,011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BC88E7" w14:textId="77777777" w:rsidR="00187FC6" w:rsidRDefault="00187FC6" w:rsidP="00633622">
            <w:pPr>
              <w:jc w:val="right"/>
            </w:pPr>
            <w:r>
              <w:t>299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DCDB1C" w14:textId="77777777" w:rsidR="00187FC6" w:rsidRDefault="00187FC6" w:rsidP="00633622">
            <w:pPr>
              <w:jc w:val="right"/>
            </w:pPr>
            <w:r>
              <w:t>5.0%</w:t>
            </w:r>
          </w:p>
        </w:tc>
      </w:tr>
      <w:tr w:rsidR="00187FC6" w14:paraId="104155B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22D0FA" w14:textId="77777777" w:rsidR="00187FC6" w:rsidRDefault="00187FC6" w:rsidP="00633622">
            <w:r>
              <w:t>Rhode Island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7BDD2" w14:textId="77777777" w:rsidR="00187FC6" w:rsidRDefault="00187FC6" w:rsidP="00633622">
            <w:pPr>
              <w:jc w:val="right"/>
            </w:pPr>
            <w:r>
              <w:t>2,679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F9E133" w14:textId="77777777" w:rsidR="00187FC6" w:rsidRDefault="00187FC6" w:rsidP="00633622">
            <w:pPr>
              <w:jc w:val="right"/>
            </w:pPr>
            <w:r>
              <w:t>2,416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415F68" w14:textId="77777777" w:rsidR="00187FC6" w:rsidRDefault="00187FC6" w:rsidP="00633622">
            <w:pPr>
              <w:jc w:val="right"/>
            </w:pPr>
            <w:r>
              <w:t>263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F5F89E" w14:textId="77777777" w:rsidR="00187FC6" w:rsidRDefault="00187FC6" w:rsidP="00633622">
            <w:pPr>
              <w:jc w:val="right"/>
            </w:pPr>
            <w:r>
              <w:t>10.9%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F8517" w14:textId="77777777" w:rsidR="00187FC6" w:rsidRDefault="00187FC6" w:rsidP="00633622">
            <w:pPr>
              <w:jc w:val="right"/>
            </w:pPr>
            <w:r>
              <w:t>422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185F9" w14:textId="77777777" w:rsidR="00187FC6" w:rsidRDefault="00187FC6" w:rsidP="00633622">
            <w:pPr>
              <w:jc w:val="right"/>
            </w:pPr>
            <w:r>
              <w:t>380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6D40ED" w14:textId="77777777" w:rsidR="00187FC6" w:rsidRDefault="00187FC6" w:rsidP="00633622">
            <w:pPr>
              <w:jc w:val="right"/>
            </w:pPr>
            <w:r>
              <w:t>41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60A907" w14:textId="77777777" w:rsidR="00187FC6" w:rsidRDefault="00187FC6" w:rsidP="00633622">
            <w:pPr>
              <w:jc w:val="right"/>
            </w:pPr>
            <w:r>
              <w:t>10.9%</w:t>
            </w:r>
          </w:p>
        </w:tc>
      </w:tr>
      <w:tr w:rsidR="00187FC6" w14:paraId="3248336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826E6D" w14:textId="77777777" w:rsidR="00187FC6" w:rsidRDefault="00187FC6" w:rsidP="00633622">
            <w:r>
              <w:t>Mississippi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D32BBB" w14:textId="77777777" w:rsidR="00187FC6" w:rsidRDefault="00187FC6" w:rsidP="00633622">
            <w:pPr>
              <w:jc w:val="right"/>
            </w:pPr>
            <w:r>
              <w:t>9,101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1807F" w14:textId="77777777" w:rsidR="00187FC6" w:rsidRDefault="00187FC6" w:rsidP="00633622">
            <w:pPr>
              <w:jc w:val="right"/>
            </w:pPr>
            <w:r>
              <w:t>8,151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EB60A1" w14:textId="77777777" w:rsidR="00187FC6" w:rsidRDefault="00187FC6" w:rsidP="00633622">
            <w:pPr>
              <w:jc w:val="right"/>
            </w:pPr>
            <w:r>
              <w:t>951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6C7D3" w14:textId="77777777" w:rsidR="00187FC6" w:rsidRDefault="00187FC6" w:rsidP="00633622">
            <w:pPr>
              <w:jc w:val="right"/>
            </w:pPr>
            <w:r>
              <w:t>11.7%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8C9A21" w14:textId="77777777" w:rsidR="00187FC6" w:rsidRDefault="00187FC6" w:rsidP="00633622">
            <w:pPr>
              <w:jc w:val="right"/>
            </w:pPr>
            <w:r>
              <w:t>929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01D1D6" w14:textId="77777777" w:rsidR="00187FC6" w:rsidRDefault="00187FC6" w:rsidP="00633622">
            <w:pPr>
              <w:jc w:val="right"/>
            </w:pPr>
            <w:r>
              <w:t>832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DBD428" w14:textId="77777777" w:rsidR="00187FC6" w:rsidRDefault="00187FC6" w:rsidP="00633622">
            <w:pPr>
              <w:jc w:val="right"/>
            </w:pPr>
            <w:r>
              <w:t>97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7056E" w14:textId="77777777" w:rsidR="00187FC6" w:rsidRDefault="00187FC6" w:rsidP="00633622">
            <w:pPr>
              <w:jc w:val="right"/>
            </w:pPr>
            <w:r>
              <w:t>11.7%</w:t>
            </w:r>
          </w:p>
        </w:tc>
      </w:tr>
      <w:tr w:rsidR="00187FC6" w14:paraId="7E26E1BE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E8426C" w14:textId="77777777" w:rsidR="00187FC6" w:rsidRDefault="00187FC6" w:rsidP="00633622">
            <w:r>
              <w:t>New York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8DA76" w14:textId="77777777" w:rsidR="00187FC6" w:rsidRDefault="00187FC6" w:rsidP="00633622">
            <w:pPr>
              <w:jc w:val="right"/>
            </w:pPr>
            <w:r>
              <w:t>53,600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F1C7AB" w14:textId="77777777" w:rsidR="00187FC6" w:rsidRDefault="00187FC6" w:rsidP="00633622">
            <w:pPr>
              <w:jc w:val="right"/>
            </w:pPr>
            <w:r>
              <w:t>46,655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85CD0E" w14:textId="77777777" w:rsidR="00187FC6" w:rsidRDefault="00187FC6" w:rsidP="00633622">
            <w:pPr>
              <w:jc w:val="right"/>
            </w:pPr>
            <w:r>
              <w:t>6,945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185525" w14:textId="77777777" w:rsidR="00187FC6" w:rsidRDefault="00187FC6" w:rsidP="00633622">
            <w:pPr>
              <w:jc w:val="right"/>
            </w:pPr>
            <w:r>
              <w:t>14.9%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75C15" w14:textId="77777777" w:rsidR="00187FC6" w:rsidRDefault="00187FC6" w:rsidP="00633622">
            <w:pPr>
              <w:jc w:val="right"/>
            </w:pPr>
            <w:r>
              <w:t>13,504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E48432" w14:textId="77777777" w:rsidR="00187FC6" w:rsidRDefault="00187FC6" w:rsidP="00633622">
            <w:pPr>
              <w:jc w:val="right"/>
            </w:pPr>
            <w:r>
              <w:t>11,754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041AA" w14:textId="77777777" w:rsidR="00187FC6" w:rsidRDefault="00187FC6" w:rsidP="00633622">
            <w:pPr>
              <w:jc w:val="right"/>
            </w:pPr>
            <w:r>
              <w:t>1,750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D3E5E3" w14:textId="77777777" w:rsidR="00187FC6" w:rsidRDefault="00187FC6" w:rsidP="00633622">
            <w:pPr>
              <w:jc w:val="right"/>
            </w:pPr>
            <w:r>
              <w:t>14.9%</w:t>
            </w:r>
          </w:p>
        </w:tc>
      </w:tr>
      <w:tr w:rsidR="00187FC6" w14:paraId="1D4603B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AF43A4" w14:textId="77777777" w:rsidR="00187FC6" w:rsidRDefault="00187FC6" w:rsidP="00633622">
            <w:r>
              <w:t>Ohio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C2A9BE" w14:textId="77777777" w:rsidR="00187FC6" w:rsidRDefault="00187FC6" w:rsidP="00633622">
            <w:pPr>
              <w:jc w:val="right"/>
            </w:pPr>
            <w:r>
              <w:t>36,060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F6BC95" w14:textId="77777777" w:rsidR="00187FC6" w:rsidRDefault="00187FC6" w:rsidP="00633622">
            <w:pPr>
              <w:jc w:val="right"/>
            </w:pPr>
            <w:r>
              <w:t>29,458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AD82CF" w14:textId="77777777" w:rsidR="00187FC6" w:rsidRDefault="00187FC6" w:rsidP="00633622">
            <w:pPr>
              <w:jc w:val="right"/>
            </w:pPr>
            <w:r>
              <w:t>6,602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802182" w14:textId="77777777" w:rsidR="00187FC6" w:rsidRDefault="00187FC6" w:rsidP="00633622">
            <w:pPr>
              <w:jc w:val="right"/>
            </w:pPr>
            <w:r>
              <w:t>22.4%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9237B2" w14:textId="77777777" w:rsidR="00187FC6" w:rsidRDefault="00187FC6" w:rsidP="00633622">
            <w:pPr>
              <w:jc w:val="right"/>
            </w:pPr>
            <w:r>
              <w:t>6,165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6F555F" w14:textId="77777777" w:rsidR="00187FC6" w:rsidRDefault="00187FC6" w:rsidP="00633622">
            <w:pPr>
              <w:jc w:val="right"/>
            </w:pPr>
            <w:r>
              <w:t>5,036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2AEFB6" w14:textId="77777777" w:rsidR="00187FC6" w:rsidRDefault="00187FC6" w:rsidP="00633622">
            <w:pPr>
              <w:jc w:val="right"/>
            </w:pPr>
            <w:r>
              <w:t>1,129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3AD68E" w14:textId="77777777" w:rsidR="00187FC6" w:rsidRDefault="00187FC6" w:rsidP="00633622">
            <w:pPr>
              <w:jc w:val="right"/>
            </w:pPr>
            <w:r>
              <w:t>22.4%</w:t>
            </w:r>
          </w:p>
        </w:tc>
      </w:tr>
      <w:tr w:rsidR="00187FC6" w14:paraId="18D9595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86BAE" w14:textId="77777777" w:rsidR="00187FC6" w:rsidRDefault="00187FC6" w:rsidP="00633622">
            <w:r>
              <w:t>Indiana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17A58A" w14:textId="77777777" w:rsidR="00187FC6" w:rsidRDefault="00187FC6" w:rsidP="00633622">
            <w:pPr>
              <w:jc w:val="right"/>
            </w:pPr>
            <w:r>
              <w:t>21,263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662DD" w14:textId="77777777" w:rsidR="00187FC6" w:rsidRDefault="00187FC6" w:rsidP="00633622">
            <w:pPr>
              <w:jc w:val="right"/>
            </w:pPr>
            <w:r>
              <w:t>17,350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7BC049" w14:textId="77777777" w:rsidR="00187FC6" w:rsidRDefault="00187FC6" w:rsidP="00633622">
            <w:pPr>
              <w:jc w:val="right"/>
            </w:pPr>
            <w:r>
              <w:t>3,913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C57B5" w14:textId="77777777" w:rsidR="00187FC6" w:rsidRDefault="00187FC6" w:rsidP="00633622">
            <w:pPr>
              <w:jc w:val="right"/>
            </w:pPr>
            <w:r>
              <w:t>22.6%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0D9484" w14:textId="77777777" w:rsidR="00187FC6" w:rsidRDefault="00187FC6" w:rsidP="00633622">
            <w:pPr>
              <w:jc w:val="right"/>
            </w:pPr>
            <w:r>
              <w:t>3,852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077D05" w14:textId="77777777" w:rsidR="00187FC6" w:rsidRDefault="00187FC6" w:rsidP="00633622">
            <w:pPr>
              <w:jc w:val="right"/>
            </w:pPr>
            <w:r>
              <w:t>3,143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540667" w14:textId="77777777" w:rsidR="00187FC6" w:rsidRDefault="00187FC6" w:rsidP="00633622">
            <w:pPr>
              <w:jc w:val="right"/>
            </w:pPr>
            <w:r>
              <w:t>709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86723D" w14:textId="77777777" w:rsidR="00187FC6" w:rsidRDefault="00187FC6" w:rsidP="00633622">
            <w:pPr>
              <w:jc w:val="right"/>
            </w:pPr>
            <w:r>
              <w:t>22.6%</w:t>
            </w:r>
          </w:p>
        </w:tc>
      </w:tr>
      <w:tr w:rsidR="00187FC6" w14:paraId="2836E4B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443305" w14:textId="77777777" w:rsidR="00187FC6" w:rsidRDefault="00187FC6" w:rsidP="00633622">
            <w:r>
              <w:t>Arizona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66224F" w14:textId="77777777" w:rsidR="00187FC6" w:rsidRDefault="00187FC6" w:rsidP="00633622">
            <w:pPr>
              <w:jc w:val="right"/>
            </w:pPr>
            <w:r>
              <w:t>21,538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3EDBDB" w14:textId="77777777" w:rsidR="00187FC6" w:rsidRDefault="00187FC6" w:rsidP="00633622">
            <w:pPr>
              <w:jc w:val="right"/>
            </w:pPr>
            <w:r>
              <w:t>17,573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855260" w14:textId="77777777" w:rsidR="00187FC6" w:rsidRDefault="00187FC6" w:rsidP="00633622">
            <w:pPr>
              <w:jc w:val="right"/>
            </w:pPr>
            <w:r>
              <w:t>3,965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60358" w14:textId="77777777" w:rsidR="00187FC6" w:rsidRDefault="00187FC6" w:rsidP="00633622">
            <w:pPr>
              <w:jc w:val="right"/>
            </w:pPr>
            <w:r>
              <w:t>22.6%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AB11FA" w14:textId="77777777" w:rsidR="00187FC6" w:rsidRDefault="00187FC6" w:rsidP="00633622">
            <w:pPr>
              <w:jc w:val="right"/>
            </w:pPr>
            <w:r>
              <w:t>4,623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DD507B" w14:textId="77777777" w:rsidR="00187FC6" w:rsidRDefault="00187FC6" w:rsidP="00633622">
            <w:pPr>
              <w:jc w:val="right"/>
            </w:pPr>
            <w:r>
              <w:t>3,772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653C0C" w14:textId="77777777" w:rsidR="00187FC6" w:rsidRDefault="00187FC6" w:rsidP="00633622">
            <w:pPr>
              <w:jc w:val="right"/>
            </w:pPr>
            <w:r>
              <w:t>851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D8F7F" w14:textId="77777777" w:rsidR="00187FC6" w:rsidRDefault="00187FC6" w:rsidP="00633622">
            <w:pPr>
              <w:jc w:val="right"/>
            </w:pPr>
            <w:r>
              <w:t>22.6%</w:t>
            </w:r>
          </w:p>
        </w:tc>
      </w:tr>
      <w:tr w:rsidR="00187FC6" w14:paraId="6C6DE2B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F0F155" w14:textId="77777777" w:rsidR="00187FC6" w:rsidRDefault="00187FC6" w:rsidP="00633622">
            <w:r>
              <w:t>D.C.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673434" w14:textId="77777777" w:rsidR="00187FC6" w:rsidRDefault="00187FC6" w:rsidP="00633622">
            <w:pPr>
              <w:jc w:val="right"/>
            </w:pPr>
            <w:r>
              <w:t>1,433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4A7F10" w14:textId="77777777" w:rsidR="00187FC6" w:rsidRDefault="00187FC6" w:rsidP="00633622">
            <w:pPr>
              <w:jc w:val="right"/>
            </w:pPr>
            <w:r>
              <w:t>1,088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F9704B" w14:textId="77777777" w:rsidR="00187FC6" w:rsidRDefault="00187FC6" w:rsidP="00633622">
            <w:pPr>
              <w:jc w:val="right"/>
            </w:pPr>
            <w:r>
              <w:t>346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559AE0" w14:textId="77777777" w:rsidR="00187FC6" w:rsidRDefault="00187FC6" w:rsidP="00633622">
            <w:pPr>
              <w:jc w:val="right"/>
            </w:pPr>
            <w:r>
              <w:t>31.8%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2374F7" w14:textId="77777777" w:rsidR="00187FC6" w:rsidRDefault="00187FC6" w:rsidP="00633622">
            <w:pPr>
              <w:jc w:val="right"/>
            </w:pPr>
            <w:r>
              <w:t>386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4B1B33" w14:textId="77777777" w:rsidR="00187FC6" w:rsidRDefault="00187FC6" w:rsidP="00633622">
            <w:pPr>
              <w:jc w:val="right"/>
            </w:pPr>
            <w:r>
              <w:t>293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F238E" w14:textId="77777777" w:rsidR="00187FC6" w:rsidRDefault="00187FC6" w:rsidP="00633622">
            <w:pPr>
              <w:jc w:val="right"/>
            </w:pPr>
            <w:r>
              <w:t>93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E3E8FC" w14:textId="77777777" w:rsidR="00187FC6" w:rsidRDefault="00187FC6" w:rsidP="00633622">
            <w:pPr>
              <w:jc w:val="right"/>
            </w:pPr>
            <w:r>
              <w:t>31.8%</w:t>
            </w:r>
          </w:p>
        </w:tc>
      </w:tr>
      <w:tr w:rsidR="00187FC6" w14:paraId="4BBCA0D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9E5D4B" w14:textId="77777777" w:rsidR="00187FC6" w:rsidRDefault="00187FC6" w:rsidP="00633622">
            <w:r>
              <w:t>Texas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DDAB1" w14:textId="77777777" w:rsidR="00187FC6" w:rsidRDefault="00187FC6" w:rsidP="00633622">
            <w:pPr>
              <w:jc w:val="right"/>
            </w:pPr>
            <w:r>
              <w:t>99,084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6B86FB" w14:textId="77777777" w:rsidR="00187FC6" w:rsidRDefault="00187FC6" w:rsidP="00633622">
            <w:pPr>
              <w:jc w:val="right"/>
            </w:pPr>
            <w:r>
              <w:t>74,065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25F404" w14:textId="77777777" w:rsidR="00187FC6" w:rsidRDefault="00187FC6" w:rsidP="00633622">
            <w:pPr>
              <w:jc w:val="right"/>
            </w:pPr>
            <w:r>
              <w:t>25,019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3D6E" w14:textId="77777777" w:rsidR="00187FC6" w:rsidRDefault="00187FC6" w:rsidP="00633622">
            <w:pPr>
              <w:jc w:val="right"/>
            </w:pPr>
            <w:r>
              <w:t>33.8%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48817" w14:textId="77777777" w:rsidR="00187FC6" w:rsidRDefault="00187FC6" w:rsidP="00633622">
            <w:pPr>
              <w:jc w:val="right"/>
            </w:pPr>
            <w:r>
              <w:t>14,316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5C01C" w14:textId="77777777" w:rsidR="00187FC6" w:rsidRDefault="00187FC6" w:rsidP="00633622">
            <w:pPr>
              <w:jc w:val="right"/>
            </w:pPr>
            <w:r>
              <w:t>10,701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37BF47" w14:textId="77777777" w:rsidR="00187FC6" w:rsidRDefault="00187FC6" w:rsidP="00633622">
            <w:pPr>
              <w:jc w:val="right"/>
            </w:pPr>
            <w:r>
              <w:t>3,615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1B6BF" w14:textId="77777777" w:rsidR="00187FC6" w:rsidRDefault="00187FC6" w:rsidP="00633622">
            <w:pPr>
              <w:jc w:val="right"/>
            </w:pPr>
            <w:r>
              <w:t>33.8%</w:t>
            </w:r>
          </w:p>
        </w:tc>
      </w:tr>
    </w:tbl>
    <w:p w14:paraId="1E724D31" w14:textId="77777777" w:rsidR="00187FC6" w:rsidRDefault="00187FC6" w:rsidP="00187FC6">
      <w:pPr>
        <w:rPr>
          <w:b/>
          <w:bCs/>
        </w:rPr>
      </w:pPr>
    </w:p>
    <w:p w14:paraId="7E016729" w14:textId="77777777" w:rsidR="00187FC6" w:rsidRPr="00B87C73" w:rsidRDefault="00187FC6" w:rsidP="00187FC6">
      <w:pPr>
        <w:rPr>
          <w:i/>
          <w:iCs/>
          <w:color w:val="44546A" w:themeColor="text2"/>
          <w:sz w:val="18"/>
          <w:szCs w:val="18"/>
        </w:rPr>
      </w:pPr>
    </w:p>
    <w:p w14:paraId="114BE557" w14:textId="77777777" w:rsidR="00F1173B" w:rsidRDefault="00F1173B">
      <w:pPr>
        <w:rPr>
          <w:i/>
          <w:iCs/>
          <w:color w:val="44546A" w:themeColor="text2"/>
          <w:sz w:val="18"/>
          <w:szCs w:val="18"/>
        </w:rPr>
        <w:sectPr w:rsidR="00F1173B" w:rsidSect="00F1173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701A674" w14:textId="6D27323A" w:rsidR="008E6932" w:rsidRDefault="00727F83" w:rsidP="00727F83">
      <w:pPr>
        <w:pStyle w:val="Caption"/>
        <w:keepNext/>
      </w:pPr>
      <w:bookmarkStart w:id="10" w:name="_Toc9944566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1</w:t>
      </w:r>
      <w:r w:rsidR="00CD2E9E">
        <w:rPr>
          <w:noProof/>
        </w:rPr>
        <w:fldChar w:fldCharType="end"/>
      </w:r>
      <w:r w:rsidR="008E6932">
        <w:t>: NO2 concentration (ug/m</w:t>
      </w:r>
      <w:r w:rsidR="008E6932" w:rsidRPr="006B4C36">
        <w:rPr>
          <w:vertAlign w:val="superscript"/>
        </w:rPr>
        <w:t>3</w:t>
      </w:r>
      <w:r w:rsidR="008E6932">
        <w:t>) by living location</w:t>
      </w:r>
      <w:bookmarkEnd w:id="10"/>
    </w:p>
    <w:p w14:paraId="325939A9" w14:textId="424F4FE7" w:rsidR="008E6932" w:rsidRDefault="00A968C5" w:rsidP="00727F83">
      <w:pPr>
        <w:keepNext/>
        <w:spacing w:line="256" w:lineRule="auto"/>
      </w:pPr>
      <w:r>
        <w:rPr>
          <w:noProof/>
        </w:rPr>
        <w:drawing>
          <wp:inline distT="0" distB="0" distL="0" distR="0" wp14:anchorId="30E84316" wp14:editId="5B2BBD49">
            <wp:extent cx="5943600" cy="3749040"/>
            <wp:effectExtent l="0" t="0" r="0" b="3810"/>
            <wp:docPr id="1" name="Picture 1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4635" w14:textId="077D889B" w:rsidR="008E6932" w:rsidRDefault="00727F83" w:rsidP="00727F83">
      <w:pPr>
        <w:pStyle w:val="Caption"/>
        <w:keepNext/>
      </w:pPr>
      <w:bookmarkStart w:id="11" w:name="_Toc9944567"/>
      <w:r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2</w:t>
      </w:r>
      <w:r w:rsidR="00CD2E9E">
        <w:rPr>
          <w:noProof/>
        </w:rPr>
        <w:fldChar w:fldCharType="end"/>
      </w:r>
      <w:r w:rsidR="008E6932" w:rsidRPr="00835C8E">
        <w:t>: NO2 concentration (ug/m3) by median income group</w:t>
      </w:r>
      <w:bookmarkEnd w:id="11"/>
    </w:p>
    <w:p w14:paraId="2DF5626A" w14:textId="4629EB65" w:rsidR="008E6932" w:rsidRDefault="00A968C5" w:rsidP="00727F83">
      <w:pPr>
        <w:pStyle w:val="Caption"/>
      </w:pPr>
      <w:ins w:id="12" w:author="Alotaibi, Raed" w:date="2019-05-28T13:49:00Z">
        <w:r w:rsidRPr="004E4D3F">
          <w:rPr>
            <w:b/>
            <w:bCs/>
            <w:noProof/>
          </w:rPr>
          <w:drawing>
            <wp:inline distT="0" distB="0" distL="0" distR="0" wp14:anchorId="51384A39" wp14:editId="160E2A3C">
              <wp:extent cx="5943600" cy="3753485"/>
              <wp:effectExtent l="0" t="0" r="0" b="0"/>
              <wp:docPr id="11" name="Picture 11" descr="C:\Users\R-Alotaibi\Documents\R Projects\TTI-AsthmaIR\Results\Plots\p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6" descr="C:\Users\R-Alotaibi\Documents\R Projects\TTI-AsthmaIR\Results\Plots\p9.png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753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09D87A4" w14:textId="7466B8DB" w:rsidR="00727F83" w:rsidRDefault="00727F83" w:rsidP="00727F83">
      <w:pPr>
        <w:pStyle w:val="Caption"/>
        <w:keepNext/>
      </w:pPr>
      <w:bookmarkStart w:id="13" w:name="_Toc9944568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3</w:t>
      </w:r>
      <w:r w:rsidR="00CD2E9E">
        <w:rPr>
          <w:noProof/>
        </w:rPr>
        <w:fldChar w:fldCharType="end"/>
      </w:r>
      <w:r w:rsidRPr="00DC09A5">
        <w:t>: NO2 concentration (ug/m3) by living location stratified into median income group</w:t>
      </w:r>
      <w:bookmarkEnd w:id="13"/>
    </w:p>
    <w:p w14:paraId="539CB0C2" w14:textId="73CD1835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7198B881" wp14:editId="66A19730">
            <wp:extent cx="5943600" cy="3753485"/>
            <wp:effectExtent l="0" t="0" r="0" b="0"/>
            <wp:docPr id="2" name="Picture 2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9801" w14:textId="323232B0" w:rsidR="00727F83" w:rsidRDefault="00727F83" w:rsidP="00727F83">
      <w:pPr>
        <w:pStyle w:val="Caption"/>
        <w:keepNext/>
      </w:pPr>
      <w:bookmarkStart w:id="14" w:name="_Toc9944569"/>
      <w:r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4</w:t>
      </w:r>
      <w:r w:rsidR="00CD2E9E">
        <w:rPr>
          <w:noProof/>
        </w:rPr>
        <w:fldChar w:fldCharType="end"/>
      </w:r>
      <w:r w:rsidRPr="005E6DB5">
        <w:t>: NO2 concentration (ug/m3) by median income group stratified into living location</w:t>
      </w:r>
      <w:bookmarkEnd w:id="14"/>
    </w:p>
    <w:p w14:paraId="3D35F677" w14:textId="7A76D9BC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3687E2FD" wp14:editId="41EBD6C6">
            <wp:extent cx="5943600" cy="3753485"/>
            <wp:effectExtent l="0" t="0" r="0" b="0"/>
            <wp:docPr id="3" name="Picture 3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3D84" w14:textId="73DB7029" w:rsidR="00727F83" w:rsidRDefault="00727F83" w:rsidP="00727F83">
      <w:pPr>
        <w:pStyle w:val="Caption"/>
        <w:keepNext/>
      </w:pPr>
      <w:bookmarkStart w:id="15" w:name="_Toc9944570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5</w:t>
      </w:r>
      <w:r w:rsidR="00CD2E9E">
        <w:rPr>
          <w:noProof/>
        </w:rPr>
        <w:fldChar w:fldCharType="end"/>
      </w:r>
      <w:r w:rsidRPr="002411BC">
        <w:t>: NO2 concentration (ug/m3) by state</w:t>
      </w:r>
      <w:bookmarkEnd w:id="15"/>
    </w:p>
    <w:p w14:paraId="5A3D13F6" w14:textId="7AE608DE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2DB31656" wp14:editId="7E6EF55E">
            <wp:extent cx="5943600" cy="3753485"/>
            <wp:effectExtent l="0" t="0" r="0" b="0"/>
            <wp:docPr id="4" name="Picture 4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C66" w14:textId="3137EF0C" w:rsidR="00727F83" w:rsidRDefault="00727F83" w:rsidP="00727F83">
      <w:pPr>
        <w:pStyle w:val="Caption"/>
        <w:keepNext/>
      </w:pPr>
      <w:bookmarkStart w:id="16" w:name="_Toc9944571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6</w:t>
      </w:r>
      <w:r w:rsidR="00CD2E9E">
        <w:rPr>
          <w:noProof/>
        </w:rPr>
        <w:fldChar w:fldCharType="end"/>
      </w:r>
      <w:r w:rsidRPr="0028631C">
        <w:t>: NO2 concentration (ug/m3) by state and median income group</w:t>
      </w:r>
      <w:bookmarkEnd w:id="16"/>
    </w:p>
    <w:p w14:paraId="7433B14F" w14:textId="3FAA1FC4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017F6571" wp14:editId="30AF20D9">
            <wp:extent cx="5943600" cy="7498080"/>
            <wp:effectExtent l="0" t="0" r="0" b="7620"/>
            <wp:docPr id="5" name="Picture 5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CC0C" w14:textId="4E92CB75" w:rsidR="00727F83" w:rsidRDefault="00727F83" w:rsidP="00727F83">
      <w:pPr>
        <w:pStyle w:val="Caption"/>
        <w:keepNext/>
      </w:pPr>
      <w:bookmarkStart w:id="17" w:name="_Toc9944572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7</w:t>
      </w:r>
      <w:r w:rsidR="00CD2E9E">
        <w:rPr>
          <w:noProof/>
        </w:rPr>
        <w:fldChar w:fldCharType="end"/>
      </w:r>
      <w:r w:rsidRPr="00B23B2E">
        <w:t>: NO2 concentration (ug/m3) by state and living location</w:t>
      </w:r>
      <w:bookmarkEnd w:id="17"/>
    </w:p>
    <w:p w14:paraId="7E2627F2" w14:textId="26D6898E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60569E21" wp14:editId="5D8A40A2">
            <wp:extent cx="5943600" cy="7506335"/>
            <wp:effectExtent l="0" t="0" r="0" b="0"/>
            <wp:docPr id="6" name="Picture 6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BD5C" w14:textId="4F6C6111" w:rsidR="00727F83" w:rsidRDefault="00727F83" w:rsidP="00727F83">
      <w:pPr>
        <w:pStyle w:val="Caption"/>
        <w:keepNext/>
      </w:pPr>
      <w:bookmarkStart w:id="18" w:name="_Toc9944573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8</w:t>
      </w:r>
      <w:r w:rsidR="00CD2E9E">
        <w:rPr>
          <w:noProof/>
        </w:rPr>
        <w:fldChar w:fldCharType="end"/>
      </w:r>
      <w:r w:rsidRPr="007E1305">
        <w:t>: Attributable Fraction by living location</w:t>
      </w:r>
      <w:bookmarkEnd w:id="18"/>
    </w:p>
    <w:p w14:paraId="18D75FAF" w14:textId="41BB856C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132C8F65" wp14:editId="4A6B45D2">
            <wp:extent cx="5943600" cy="3753485"/>
            <wp:effectExtent l="0" t="0" r="0" b="0"/>
            <wp:docPr id="7" name="Picture 7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6947" w14:textId="46E07B49" w:rsidR="00727F83" w:rsidRDefault="00727F83" w:rsidP="00727F83">
      <w:pPr>
        <w:pStyle w:val="Caption"/>
        <w:keepNext/>
      </w:pPr>
      <w:bookmarkStart w:id="19" w:name="_Toc9944574"/>
      <w:r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9</w:t>
      </w:r>
      <w:r w:rsidR="00CD2E9E">
        <w:rPr>
          <w:noProof/>
        </w:rPr>
        <w:fldChar w:fldCharType="end"/>
      </w:r>
      <w:r w:rsidRPr="003E2272">
        <w:t>: Attributable Fraction by median income group</w:t>
      </w:r>
      <w:bookmarkEnd w:id="19"/>
    </w:p>
    <w:p w14:paraId="197E7E4A" w14:textId="6B10F724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24E3274B" wp14:editId="70E7DC4F">
            <wp:extent cx="5943600" cy="3749040"/>
            <wp:effectExtent l="0" t="0" r="0" b="3810"/>
            <wp:docPr id="8" name="Picture 8" descr="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37B3" w14:textId="77DECF80" w:rsidR="00727F83" w:rsidRDefault="00727F83" w:rsidP="00727F83">
      <w:pPr>
        <w:pStyle w:val="Caption"/>
        <w:keepNext/>
      </w:pPr>
      <w:bookmarkStart w:id="20" w:name="_Ref9336483"/>
      <w:bookmarkStart w:id="21" w:name="_Ref9336477"/>
      <w:bookmarkStart w:id="22" w:name="_Toc9944575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650FE0">
        <w:rPr>
          <w:noProof/>
        </w:rPr>
        <w:t>10</w:t>
      </w:r>
      <w:r w:rsidR="00CD2E9E">
        <w:rPr>
          <w:noProof/>
        </w:rPr>
        <w:fldChar w:fldCharType="end"/>
      </w:r>
      <w:bookmarkEnd w:id="20"/>
      <w:r w:rsidRPr="006D2A23">
        <w:t>: Attributable Fraction by living location stratified into median income group</w:t>
      </w:r>
      <w:bookmarkEnd w:id="21"/>
      <w:bookmarkEnd w:id="22"/>
    </w:p>
    <w:p w14:paraId="24BF9BD3" w14:textId="1739395C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2AB9A383" wp14:editId="3BA6A200">
            <wp:extent cx="5943600" cy="3753485"/>
            <wp:effectExtent l="0" t="0" r="0" b="0"/>
            <wp:docPr id="9" name="Picture 9" descr="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B74E" w14:textId="3235F4A9" w:rsidR="008A56ED" w:rsidRDefault="008A56ED" w:rsidP="00727F83"/>
    <w:p w14:paraId="5AF7C817" w14:textId="2E67C90A" w:rsidR="00727F83" w:rsidRDefault="00727F83" w:rsidP="00727F83"/>
    <w:sectPr w:rsidR="00727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04EEC"/>
    <w:multiLevelType w:val="hybridMultilevel"/>
    <w:tmpl w:val="F640B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6417"/>
    <w:multiLevelType w:val="hybridMultilevel"/>
    <w:tmpl w:val="4086B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otaibi, Raed">
    <w15:presenceInfo w15:providerId="AD" w15:userId="S-1-5-21-1120367096-779962018-1349916565-43497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wNTC2tDCzNDQyMLVU0lEKTi0uzszPAykwrgUASqMpEiwAAAA="/>
  </w:docVars>
  <w:rsids>
    <w:rsidRoot w:val="001C2763"/>
    <w:rsid w:val="00156E78"/>
    <w:rsid w:val="00187FC6"/>
    <w:rsid w:val="001C2763"/>
    <w:rsid w:val="0032394D"/>
    <w:rsid w:val="00340EBD"/>
    <w:rsid w:val="00437E75"/>
    <w:rsid w:val="00633622"/>
    <w:rsid w:val="00650FE0"/>
    <w:rsid w:val="00675D62"/>
    <w:rsid w:val="006F04F2"/>
    <w:rsid w:val="00727F83"/>
    <w:rsid w:val="008A56ED"/>
    <w:rsid w:val="008C0FED"/>
    <w:rsid w:val="008E6932"/>
    <w:rsid w:val="00A52A08"/>
    <w:rsid w:val="00A560F6"/>
    <w:rsid w:val="00A968C5"/>
    <w:rsid w:val="00CD0FD7"/>
    <w:rsid w:val="00CD2E9E"/>
    <w:rsid w:val="00F1173B"/>
    <w:rsid w:val="00F2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4FF9"/>
  <w15:chartTrackingRefBased/>
  <w15:docId w15:val="{3896F70B-7539-4AE7-82BF-B4618FF4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7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C27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27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276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6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E69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87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D0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0FD7"/>
    <w:pPr>
      <w:outlineLvl w:val="9"/>
    </w:pPr>
  </w:style>
  <w:style w:type="paragraph" w:styleId="TableofFigures">
    <w:name w:val="table of figures"/>
    <w:basedOn w:val="Normal"/>
    <w:next w:val="Normal"/>
    <w:uiPriority w:val="99"/>
    <w:unhideWhenUsed/>
    <w:rsid w:val="00CD0FD7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D0F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B122B-91E7-47D5-9E6D-F7101E59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2001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Transportation Institute</Company>
  <LinksUpToDate>false</LinksUpToDate>
  <CharactersWithSpaces>13381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7</cp:revision>
  <dcterms:created xsi:type="dcterms:W3CDTF">2019-05-28T17:52:00Z</dcterms:created>
  <dcterms:modified xsi:type="dcterms:W3CDTF">2019-05-28T20:23:00Z</dcterms:modified>
</cp:coreProperties>
</file>