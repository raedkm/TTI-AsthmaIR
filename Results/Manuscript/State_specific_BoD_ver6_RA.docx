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B8D53" w14:textId="49EB1277" w:rsidR="00DB4CB5" w:rsidRPr="00206289" w:rsidRDefault="00DB4CB5">
      <w:pPr>
        <w:pStyle w:val="Title"/>
        <w:spacing w:line="276" w:lineRule="auto"/>
        <w:rPr>
          <w:sz w:val="40"/>
        </w:rPr>
        <w:pPrChange w:id="0" w:author="Alotaibi, Raed" w:date="2019-07-15T13:58:00Z">
          <w:pPr>
            <w:pStyle w:val="Title"/>
          </w:pPr>
        </w:pPrChange>
      </w:pPr>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pPr>
        <w:spacing w:line="276" w:lineRule="auto"/>
        <w:pPrChange w:id="1" w:author="Alotaibi, Raed" w:date="2019-07-15T13:58:00Z">
          <w:pPr/>
        </w:pPrChange>
      </w:pPr>
    </w:p>
    <w:p w14:paraId="6610320D" w14:textId="522A4D24" w:rsidR="00DB4CB5" w:rsidRPr="00350A21" w:rsidRDefault="00DB4CB5">
      <w:pPr>
        <w:spacing w:line="276" w:lineRule="auto"/>
        <w:rPr>
          <w:b/>
          <w:sz w:val="24"/>
          <w:szCs w:val="24"/>
          <w:vertAlign w:val="superscript"/>
        </w:rPr>
        <w:pPrChange w:id="2" w:author="Alotaibi, Raed" w:date="2019-07-15T13:58:00Z">
          <w:pPr/>
        </w:pPrChange>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pPr>
        <w:spacing w:line="276" w:lineRule="auto"/>
        <w:rPr>
          <w:sz w:val="24"/>
          <w:szCs w:val="24"/>
        </w:rPr>
        <w:pPrChange w:id="3" w:author="Alotaibi, Raed" w:date="2019-07-15T13:58:00Z">
          <w:pPr>
            <w:spacing w:line="240" w:lineRule="auto"/>
          </w:pPr>
        </w:pPrChange>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pPr>
        <w:spacing w:line="276" w:lineRule="auto"/>
        <w:rPr>
          <w:sz w:val="24"/>
          <w:szCs w:val="24"/>
          <w:lang w:val="es-ES"/>
        </w:rPr>
        <w:pPrChange w:id="4" w:author="Alotaibi, Raed" w:date="2019-07-15T13:58:00Z">
          <w:pPr>
            <w:spacing w:line="240" w:lineRule="auto"/>
          </w:pPr>
        </w:pPrChange>
      </w:pPr>
      <w:r w:rsidRPr="00350A21">
        <w:rPr>
          <w:sz w:val="24"/>
          <w:szCs w:val="24"/>
          <w:vertAlign w:val="superscript"/>
          <w:lang w:val="es-ES"/>
        </w:rPr>
        <w:t>2</w:t>
      </w:r>
      <w:r w:rsidR="00DB4CB5" w:rsidRPr="00350A21">
        <w:rPr>
          <w:sz w:val="24"/>
          <w:szCs w:val="24"/>
          <w:lang w:val="es-ES"/>
        </w:rPr>
        <w:t xml:space="preserve"> </w:t>
      </w:r>
      <w:proofErr w:type="spellStart"/>
      <w:r w:rsidR="00DB4CB5" w:rsidRPr="00350A21">
        <w:rPr>
          <w:sz w:val="24"/>
          <w:szCs w:val="24"/>
          <w:lang w:val="es-ES"/>
        </w:rPr>
        <w:t>ISGlobal</w:t>
      </w:r>
      <w:proofErr w:type="spellEnd"/>
      <w:r w:rsidR="00DB4CB5" w:rsidRPr="00350A21">
        <w:rPr>
          <w:sz w:val="24"/>
          <w:szCs w:val="24"/>
          <w:lang w:val="es-ES"/>
        </w:rPr>
        <w:t xml:space="preserve">, Centre </w:t>
      </w:r>
      <w:proofErr w:type="spellStart"/>
      <w:r w:rsidR="00DB4CB5" w:rsidRPr="00350A21">
        <w:rPr>
          <w:sz w:val="24"/>
          <w:szCs w:val="24"/>
          <w:lang w:val="es-ES"/>
        </w:rPr>
        <w:t>for</w:t>
      </w:r>
      <w:proofErr w:type="spellEnd"/>
      <w:r w:rsidR="00DB4CB5" w:rsidRPr="00350A21">
        <w:rPr>
          <w:sz w:val="24"/>
          <w:szCs w:val="24"/>
          <w:lang w:val="es-ES"/>
        </w:rPr>
        <w:t xml:space="preserve"> </w:t>
      </w:r>
      <w:proofErr w:type="spellStart"/>
      <w:r w:rsidR="00DB4CB5" w:rsidRPr="00350A21">
        <w:rPr>
          <w:sz w:val="24"/>
          <w:szCs w:val="24"/>
          <w:lang w:val="es-ES"/>
        </w:rPr>
        <w:t>Research</w:t>
      </w:r>
      <w:proofErr w:type="spellEnd"/>
      <w:r w:rsidR="00DB4CB5" w:rsidRPr="00350A21">
        <w:rPr>
          <w:sz w:val="24"/>
          <w:szCs w:val="24"/>
          <w:lang w:val="es-ES"/>
        </w:rPr>
        <w:t xml:space="preserve"> in </w:t>
      </w:r>
      <w:proofErr w:type="spellStart"/>
      <w:r w:rsidR="00DB4CB5" w:rsidRPr="00350A21">
        <w:rPr>
          <w:sz w:val="24"/>
          <w:szCs w:val="24"/>
          <w:lang w:val="es-ES"/>
        </w:rPr>
        <w:t>Environmental</w:t>
      </w:r>
      <w:proofErr w:type="spellEnd"/>
      <w:r w:rsidR="00DB4CB5" w:rsidRPr="00350A21">
        <w:rPr>
          <w:sz w:val="24"/>
          <w:szCs w:val="24"/>
          <w:lang w:val="es-ES"/>
        </w:rPr>
        <w:t xml:space="preserve"> </w:t>
      </w:r>
      <w:proofErr w:type="spellStart"/>
      <w:r w:rsidR="00DB4CB5" w:rsidRPr="00350A21">
        <w:rPr>
          <w:sz w:val="24"/>
          <w:szCs w:val="24"/>
          <w:lang w:val="es-ES"/>
        </w:rPr>
        <w:t>Epidemiology</w:t>
      </w:r>
      <w:proofErr w:type="spellEnd"/>
      <w:r w:rsidR="00DB4CB5" w:rsidRPr="00350A21">
        <w:rPr>
          <w:sz w:val="24"/>
          <w:szCs w:val="24"/>
          <w:lang w:val="es-ES"/>
        </w:rPr>
        <w:t xml:space="preserve"> (CREAL), Barcelona, </w:t>
      </w:r>
      <w:proofErr w:type="spellStart"/>
      <w:r w:rsidR="00DB4CB5" w:rsidRPr="00350A21">
        <w:rPr>
          <w:sz w:val="24"/>
          <w:szCs w:val="24"/>
          <w:lang w:val="es-ES"/>
        </w:rPr>
        <w:t>Spain</w:t>
      </w:r>
      <w:proofErr w:type="spellEnd"/>
    </w:p>
    <w:p w14:paraId="320C2810" w14:textId="4488D075" w:rsidR="00DB4CB5" w:rsidRPr="00350A21" w:rsidRDefault="005F4C70">
      <w:pPr>
        <w:spacing w:line="276" w:lineRule="auto"/>
        <w:rPr>
          <w:sz w:val="24"/>
          <w:szCs w:val="24"/>
          <w:lang w:val="es-ES"/>
        </w:rPr>
        <w:pPrChange w:id="5" w:author="Alotaibi, Raed" w:date="2019-07-15T13:58:00Z">
          <w:pPr>
            <w:spacing w:line="240" w:lineRule="auto"/>
          </w:pPr>
        </w:pPrChange>
      </w:pPr>
      <w:r w:rsidRPr="00350A21">
        <w:rPr>
          <w:sz w:val="24"/>
          <w:szCs w:val="24"/>
          <w:vertAlign w:val="superscript"/>
          <w:lang w:val="es-ES"/>
        </w:rPr>
        <w:t>3</w:t>
      </w:r>
      <w:r w:rsidR="00DB4CB5" w:rsidRPr="00350A21">
        <w:rPr>
          <w:sz w:val="24"/>
          <w:szCs w:val="24"/>
          <w:vertAlign w:val="superscript"/>
          <w:lang w:val="es-ES"/>
        </w:rPr>
        <w:t xml:space="preserve"> </w:t>
      </w:r>
      <w:proofErr w:type="spellStart"/>
      <w:r w:rsidR="00DB4CB5" w:rsidRPr="00350A21">
        <w:rPr>
          <w:sz w:val="24"/>
          <w:szCs w:val="24"/>
          <w:lang w:val="es-ES"/>
        </w:rPr>
        <w:t>Universitat</w:t>
      </w:r>
      <w:proofErr w:type="spellEnd"/>
      <w:r w:rsidR="00DB4CB5" w:rsidRPr="00350A21">
        <w:rPr>
          <w:sz w:val="24"/>
          <w:szCs w:val="24"/>
          <w:lang w:val="es-ES"/>
        </w:rPr>
        <w:t xml:space="preserve"> Pompeu Fabra (UPF), Barcelona, </w:t>
      </w:r>
      <w:proofErr w:type="spellStart"/>
      <w:r w:rsidR="00DB4CB5" w:rsidRPr="00350A21">
        <w:rPr>
          <w:sz w:val="24"/>
          <w:szCs w:val="24"/>
          <w:lang w:val="es-ES"/>
        </w:rPr>
        <w:t>Spain</w:t>
      </w:r>
      <w:proofErr w:type="spellEnd"/>
    </w:p>
    <w:p w14:paraId="1769CD0D" w14:textId="6E8C39B0" w:rsidR="00DB4CB5" w:rsidRPr="00350A21" w:rsidRDefault="005F4C70">
      <w:pPr>
        <w:spacing w:line="276" w:lineRule="auto"/>
        <w:rPr>
          <w:sz w:val="24"/>
          <w:szCs w:val="24"/>
        </w:rPr>
        <w:pPrChange w:id="6" w:author="Alotaibi, Raed" w:date="2019-07-15T13:58:00Z">
          <w:pPr>
            <w:spacing w:line="240" w:lineRule="auto"/>
          </w:pPr>
        </w:pPrChange>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 xml:space="preserve">CIBER </w:t>
      </w:r>
      <w:proofErr w:type="spellStart"/>
      <w:r w:rsidR="00DB4CB5" w:rsidRPr="00350A21">
        <w:rPr>
          <w:sz w:val="24"/>
          <w:szCs w:val="24"/>
        </w:rPr>
        <w:t>Epidemiologia</w:t>
      </w:r>
      <w:proofErr w:type="spellEnd"/>
      <w:r w:rsidR="00DB4CB5" w:rsidRPr="00350A21">
        <w:rPr>
          <w:sz w:val="24"/>
          <w:szCs w:val="24"/>
        </w:rPr>
        <w:t xml:space="preserve"> y </w:t>
      </w:r>
      <w:proofErr w:type="spellStart"/>
      <w:r w:rsidR="00DB4CB5" w:rsidRPr="00350A21">
        <w:rPr>
          <w:sz w:val="24"/>
          <w:szCs w:val="24"/>
        </w:rPr>
        <w:t>Salud</w:t>
      </w:r>
      <w:proofErr w:type="spellEnd"/>
      <w:r w:rsidR="00DB4CB5" w:rsidRPr="00350A21">
        <w:rPr>
          <w:sz w:val="24"/>
          <w:szCs w:val="24"/>
        </w:rPr>
        <w:t xml:space="preserve"> Publica (CIBERESP), Madrid, Spain</w:t>
      </w:r>
    </w:p>
    <w:p w14:paraId="206D8E1D" w14:textId="4D45A852" w:rsidR="00A578EA" w:rsidRPr="00350A21" w:rsidRDefault="005F4C70">
      <w:pPr>
        <w:spacing w:line="276" w:lineRule="auto"/>
        <w:rPr>
          <w:sz w:val="24"/>
          <w:szCs w:val="24"/>
        </w:rPr>
        <w:pPrChange w:id="7" w:author="Alotaibi, Raed" w:date="2019-07-15T13:58:00Z">
          <w:pPr>
            <w:spacing w:line="240" w:lineRule="auto"/>
          </w:pPr>
        </w:pPrChange>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pPr>
        <w:spacing w:line="276" w:lineRule="auto"/>
        <w:rPr>
          <w:sz w:val="24"/>
          <w:szCs w:val="24"/>
        </w:rPr>
        <w:pPrChange w:id="8" w:author="Alotaibi, Raed" w:date="2019-07-15T13:58:00Z">
          <w:pPr>
            <w:spacing w:line="240" w:lineRule="auto"/>
          </w:pPr>
        </w:pPrChange>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pPr>
        <w:spacing w:line="276" w:lineRule="auto"/>
        <w:rPr>
          <w:sz w:val="24"/>
          <w:szCs w:val="24"/>
        </w:rPr>
        <w:pPrChange w:id="9" w:author="Alotaibi, Raed" w:date="2019-07-15T13:58:00Z">
          <w:pPr>
            <w:spacing w:line="240" w:lineRule="auto"/>
          </w:pPr>
        </w:pPrChange>
      </w:pPr>
      <w:r w:rsidRPr="00350A21">
        <w:rPr>
          <w:sz w:val="24"/>
          <w:szCs w:val="24"/>
          <w:vertAlign w:val="superscript"/>
        </w:rPr>
        <w:t>7</w:t>
      </w:r>
      <w:r w:rsidR="00A578EA" w:rsidRPr="00350A21">
        <w:rPr>
          <w:sz w:val="24"/>
          <w:szCs w:val="24"/>
          <w:vertAlign w:val="superscript"/>
        </w:rPr>
        <w:t xml:space="preserve"> </w:t>
      </w:r>
      <w:commentRangeStart w:id="10"/>
      <w:r w:rsidR="00A578EA" w:rsidRPr="00350A21">
        <w:rPr>
          <w:sz w:val="24"/>
          <w:szCs w:val="24"/>
        </w:rPr>
        <w:t xml:space="preserve">University </w:t>
      </w:r>
      <w:commentRangeEnd w:id="10"/>
      <w:r w:rsidRPr="00350A21">
        <w:rPr>
          <w:rStyle w:val="CommentReference"/>
          <w:sz w:val="24"/>
          <w:szCs w:val="24"/>
        </w:rPr>
        <w:commentReference w:id="10"/>
      </w:r>
      <w:r w:rsidR="00A578EA" w:rsidRPr="00350A21">
        <w:rPr>
          <w:sz w:val="24"/>
          <w:szCs w:val="24"/>
        </w:rPr>
        <w:t>of Delaware</w:t>
      </w:r>
    </w:p>
    <w:p w14:paraId="2A659D2A" w14:textId="77777777" w:rsidR="00206289" w:rsidRDefault="00DB4CB5">
      <w:pPr>
        <w:spacing w:line="276" w:lineRule="auto"/>
        <w:rPr>
          <w:b/>
          <w:sz w:val="24"/>
          <w:szCs w:val="24"/>
        </w:rPr>
        <w:pPrChange w:id="11" w:author="Alotaibi, Raed" w:date="2019-07-15T13:58:00Z">
          <w:pPr/>
        </w:pPrChange>
      </w:pPr>
      <w:r w:rsidRPr="00350A21">
        <w:rPr>
          <w:b/>
          <w:sz w:val="24"/>
          <w:szCs w:val="24"/>
        </w:rPr>
        <w:t xml:space="preserve">* Corresponding author at Center for Advancing Research in Transportation Emissions, Energy, and Health (CARTEEH), Texas A&amp;M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pPr>
        <w:spacing w:line="276" w:lineRule="auto"/>
        <w:rPr>
          <w:b/>
          <w:sz w:val="24"/>
          <w:szCs w:val="24"/>
        </w:rPr>
        <w:sectPr w:rsidR="001F4CCA" w:rsidSect="00944C5E">
          <w:footerReference w:type="default" r:id="rId11"/>
          <w:type w:val="continuous"/>
          <w:pgSz w:w="11906" w:h="16838" w:code="9"/>
          <w:pgMar w:top="1440" w:right="1440" w:bottom="1440" w:left="1440" w:header="720" w:footer="720" w:gutter="0"/>
          <w:lnNumType w:countBy="1" w:restart="continuous"/>
          <w:cols w:space="720"/>
          <w:docGrid w:linePitch="360"/>
        </w:sectPr>
        <w:pPrChange w:id="12" w:author="Alotaibi, Raed" w:date="2019-07-15T13:58:00Z">
          <w:pPr/>
        </w:pPrChange>
      </w:pPr>
    </w:p>
    <w:p w14:paraId="01374130" w14:textId="77777777" w:rsidR="001F4CCA" w:rsidRDefault="001F4CCA">
      <w:pPr>
        <w:spacing w:line="276" w:lineRule="auto"/>
        <w:rPr>
          <w:b/>
          <w:sz w:val="24"/>
          <w:szCs w:val="24"/>
        </w:rPr>
        <w:sectPr w:rsidR="001F4CCA" w:rsidSect="001F4CCA">
          <w:pgSz w:w="11906" w:h="16838" w:code="9"/>
          <w:pgMar w:top="1440" w:right="1440" w:bottom="1440" w:left="1440" w:header="720" w:footer="720" w:gutter="0"/>
          <w:lnNumType w:countBy="1" w:restart="continuous"/>
          <w:cols w:space="720"/>
          <w:docGrid w:linePitch="360"/>
        </w:sectPr>
        <w:pPrChange w:id="13" w:author="Alotaibi, Raed" w:date="2019-07-15T13:58:00Z">
          <w:pPr/>
        </w:pPrChange>
      </w:pPr>
    </w:p>
    <w:p w14:paraId="0DF1A54A" w14:textId="577950A8" w:rsidR="003A36B2" w:rsidRDefault="004675BE">
      <w:pPr>
        <w:spacing w:line="276" w:lineRule="auto"/>
        <w:rPr>
          <w:b/>
          <w:bCs/>
        </w:rPr>
        <w:pPrChange w:id="14" w:author="Alotaibi, Raed" w:date="2019-07-15T13:58:00Z">
          <w:pPr/>
        </w:pPrChange>
      </w:pPr>
      <w:r>
        <w:rPr>
          <w:b/>
          <w:bCs/>
        </w:rPr>
        <w:t>Abbreviations</w:t>
      </w:r>
    </w:p>
    <w:p w14:paraId="4399DEAA" w14:textId="066594C3" w:rsidR="009B00C1" w:rsidRPr="00A05A25" w:rsidRDefault="009B00C1">
      <w:pPr>
        <w:spacing w:line="276" w:lineRule="auto"/>
        <w:pPrChange w:id="15" w:author="Alotaibi, Raed" w:date="2019-07-15T13:58:00Z">
          <w:pPr/>
        </w:pPrChange>
      </w:pPr>
      <w:r>
        <w:rPr>
          <w:b/>
          <w:bCs/>
        </w:rPr>
        <w:t xml:space="preserve">AC: </w:t>
      </w:r>
      <w:r>
        <w:t>Attributable number of cases</w:t>
      </w:r>
    </w:p>
    <w:p w14:paraId="5DDF3E9D" w14:textId="1361AD73" w:rsidR="004675BE" w:rsidRPr="00A05A25" w:rsidRDefault="009B00C1">
      <w:pPr>
        <w:spacing w:line="276" w:lineRule="auto"/>
        <w:pPrChange w:id="16" w:author="Alotaibi, Raed" w:date="2019-07-15T13:58:00Z">
          <w:pPr/>
        </w:pPrChange>
      </w:pPr>
      <w:r>
        <w:rPr>
          <w:b/>
          <w:bCs/>
        </w:rPr>
        <w:t xml:space="preserve">ACBS: </w:t>
      </w:r>
      <w:r w:rsidR="00C6500C">
        <w:t xml:space="preserve">Asthma </w:t>
      </w:r>
      <w:r w:rsidR="000A3286">
        <w:t>C</w:t>
      </w:r>
      <w:r>
        <w:t>all Back Survey</w:t>
      </w:r>
    </w:p>
    <w:p w14:paraId="51D3B8C3" w14:textId="39383A5C" w:rsidR="009B00C1" w:rsidRPr="00A05A25" w:rsidRDefault="009B00C1">
      <w:pPr>
        <w:spacing w:line="276" w:lineRule="auto"/>
        <w:pPrChange w:id="17" w:author="Alotaibi, Raed" w:date="2019-07-15T13:58:00Z">
          <w:pPr/>
        </w:pPrChange>
      </w:pPr>
      <w:r>
        <w:rPr>
          <w:b/>
          <w:bCs/>
        </w:rPr>
        <w:t xml:space="preserve">AF: </w:t>
      </w:r>
      <w:r>
        <w:t>Attributable fraction</w:t>
      </w:r>
      <w:r w:rsidR="00792C6B">
        <w:t xml:space="preserve"> of cases</w:t>
      </w:r>
    </w:p>
    <w:p w14:paraId="30127B9A" w14:textId="772E031A" w:rsidR="009B00C1" w:rsidRPr="00A05A25" w:rsidRDefault="009B00C1">
      <w:pPr>
        <w:spacing w:line="276" w:lineRule="auto"/>
        <w:pPrChange w:id="18" w:author="Alotaibi, Raed" w:date="2019-07-15T13:58:00Z">
          <w:pPr/>
        </w:pPrChange>
      </w:pPr>
      <w:r>
        <w:rPr>
          <w:b/>
          <w:bCs/>
        </w:rPr>
        <w:t xml:space="preserve">BRFSS: </w:t>
      </w:r>
      <w:r>
        <w:t>Behavioral Risk factor Surveillance System</w:t>
      </w:r>
    </w:p>
    <w:p w14:paraId="533AA005" w14:textId="664CE184" w:rsidR="009B00C1" w:rsidRDefault="009B00C1">
      <w:pPr>
        <w:spacing w:line="276" w:lineRule="auto"/>
        <w:pPrChange w:id="19" w:author="Alotaibi, Raed" w:date="2019-07-15T13:58:00Z">
          <w:pPr/>
        </w:pPrChange>
      </w:pPr>
      <w:r>
        <w:rPr>
          <w:b/>
          <w:bCs/>
        </w:rPr>
        <w:t xml:space="preserve">CDC: </w:t>
      </w:r>
      <w:r>
        <w:t>Center for Disease Control and Prevention</w:t>
      </w:r>
    </w:p>
    <w:p w14:paraId="2E7473D9" w14:textId="081EDCDE" w:rsidR="007F4C9F" w:rsidRDefault="007F4C9F">
      <w:pPr>
        <w:spacing w:line="276" w:lineRule="auto"/>
        <w:pPrChange w:id="20" w:author="Alotaibi, Raed" w:date="2019-07-15T13:58:00Z">
          <w:pPr/>
        </w:pPrChange>
      </w:pPr>
      <w:r w:rsidRPr="007F4C9F">
        <w:rPr>
          <w:b/>
        </w:rPr>
        <w:t>CRF</w:t>
      </w:r>
      <w:r>
        <w:t>: Concentration-Response Function</w:t>
      </w:r>
    </w:p>
    <w:p w14:paraId="1694E732" w14:textId="18CB021B" w:rsidR="009B00C1" w:rsidRDefault="009B00C1">
      <w:pPr>
        <w:spacing w:line="276" w:lineRule="auto"/>
        <w:pPrChange w:id="21" w:author="Alotaibi, Raed" w:date="2019-07-15T13:58:00Z">
          <w:pPr/>
        </w:pPrChange>
      </w:pPr>
      <w:r>
        <w:rPr>
          <w:b/>
          <w:bCs/>
        </w:rPr>
        <w:t xml:space="preserve">D.C.: </w:t>
      </w:r>
      <w:r w:rsidRPr="00A05A25">
        <w:t>District of Columbia</w:t>
      </w:r>
    </w:p>
    <w:p w14:paraId="3F1C97B5" w14:textId="6F3802B0" w:rsidR="00C6500C" w:rsidRPr="00342C4A" w:rsidRDefault="00C6500C">
      <w:pPr>
        <w:spacing w:line="276" w:lineRule="auto"/>
        <w:rPr>
          <w:b/>
          <w:bCs/>
        </w:rPr>
        <w:pPrChange w:id="22" w:author="Alotaibi, Raed" w:date="2019-07-15T13:58:00Z">
          <w:pPr/>
        </w:pPrChange>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pPr>
        <w:spacing w:line="276" w:lineRule="auto"/>
        <w:rPr>
          <w:b/>
          <w:bCs/>
        </w:rPr>
        <w:pPrChange w:id="23" w:author="Alotaibi, Raed" w:date="2019-07-15T13:58:00Z">
          <w:pPr/>
        </w:pPrChange>
      </w:pPr>
      <w:r>
        <w:rPr>
          <w:b/>
          <w:bCs/>
        </w:rPr>
        <w:t xml:space="preserve">U.S.: </w:t>
      </w:r>
      <w:r w:rsidRPr="00A05A25">
        <w:t>United States</w:t>
      </w:r>
    </w:p>
    <w:p w14:paraId="4A436EBE" w14:textId="0806498C" w:rsidR="009B00C1" w:rsidRPr="00A05A25" w:rsidRDefault="009B00C1">
      <w:pPr>
        <w:spacing w:line="276" w:lineRule="auto"/>
        <w:pPrChange w:id="24" w:author="Alotaibi, Raed" w:date="2019-07-15T13:58:00Z">
          <w:pPr/>
        </w:pPrChange>
      </w:pPr>
      <w:r>
        <w:rPr>
          <w:b/>
          <w:bCs/>
        </w:rPr>
        <w:t xml:space="preserve">LUR: </w:t>
      </w:r>
      <w:r>
        <w:t>Lan</w:t>
      </w:r>
      <w:r w:rsidR="00C6500C">
        <w:t>d use r</w:t>
      </w:r>
      <w:r>
        <w:t>egression</w:t>
      </w:r>
    </w:p>
    <w:p w14:paraId="14500BB6" w14:textId="451DEDD8" w:rsidR="009B00C1" w:rsidRPr="00A05A25" w:rsidRDefault="009B00C1">
      <w:pPr>
        <w:spacing w:line="276" w:lineRule="auto"/>
        <w:pPrChange w:id="25" w:author="Alotaibi, Raed" w:date="2019-07-15T13:58:00Z">
          <w:pPr/>
        </w:pPrChange>
      </w:pPr>
      <w:r>
        <w:rPr>
          <w:b/>
          <w:bCs/>
        </w:rPr>
        <w:t xml:space="preserve">NHGIS: </w:t>
      </w:r>
      <w:r>
        <w:t>National Histo</w:t>
      </w:r>
      <w:r w:rsidR="00C6500C">
        <w:t>rical G</w:t>
      </w:r>
      <w:r>
        <w:t>eographic Information System</w:t>
      </w:r>
    </w:p>
    <w:p w14:paraId="47A551C8" w14:textId="2E3D07B3" w:rsidR="009B00C1" w:rsidRPr="00A05A25" w:rsidRDefault="009B00C1">
      <w:pPr>
        <w:spacing w:line="276" w:lineRule="auto"/>
        <w:pPrChange w:id="26" w:author="Alotaibi, Raed" w:date="2019-07-15T13:58:00Z">
          <w:pPr/>
        </w:pPrChange>
      </w:pPr>
      <w:r>
        <w:rPr>
          <w:b/>
          <w:bCs/>
        </w:rPr>
        <w:t xml:space="preserve">PAF: </w:t>
      </w:r>
      <w:r w:rsidR="00C6500C">
        <w:t>Population attributable f</w:t>
      </w:r>
      <w:r>
        <w:t>raction</w:t>
      </w:r>
    </w:p>
    <w:p w14:paraId="6AB24C56" w14:textId="06667E34" w:rsidR="009B00C1" w:rsidRPr="00A05A25" w:rsidRDefault="009B00C1">
      <w:pPr>
        <w:spacing w:line="276" w:lineRule="auto"/>
        <w:pPrChange w:id="27" w:author="Alotaibi, Raed" w:date="2019-07-15T13:58:00Z">
          <w:pPr/>
        </w:pPrChange>
      </w:pPr>
      <w:r>
        <w:rPr>
          <w:b/>
          <w:bCs/>
        </w:rPr>
        <w:t xml:space="preserve">IR: </w:t>
      </w:r>
      <w:r>
        <w:t>Incidence rate</w:t>
      </w:r>
    </w:p>
    <w:p w14:paraId="091BA409" w14:textId="5820C1AF" w:rsidR="009B00C1" w:rsidRDefault="009B00C1">
      <w:pPr>
        <w:spacing w:line="276" w:lineRule="auto"/>
        <w:pPrChange w:id="28" w:author="Alotaibi, Raed" w:date="2019-07-15T13:58:00Z">
          <w:pPr/>
        </w:pPrChange>
      </w:pPr>
      <w:r>
        <w:rPr>
          <w:b/>
          <w:bCs/>
        </w:rPr>
        <w:t>P</w:t>
      </w:r>
      <w:r w:rsidR="00C02667">
        <w:rPr>
          <w:b/>
          <w:bCs/>
        </w:rPr>
        <w:t>R</w:t>
      </w:r>
      <w:r>
        <w:rPr>
          <w:b/>
          <w:bCs/>
        </w:rPr>
        <w:t xml:space="preserve">: </w:t>
      </w:r>
      <w:r>
        <w:t>Prevalence rate</w:t>
      </w:r>
    </w:p>
    <w:p w14:paraId="6EE190EB" w14:textId="019AB004" w:rsidR="00A05A25" w:rsidRDefault="00C6500C">
      <w:pPr>
        <w:spacing w:line="276" w:lineRule="auto"/>
        <w:rPr>
          <w:b/>
          <w:bCs/>
        </w:rPr>
        <w:pPrChange w:id="29" w:author="Alotaibi, Raed" w:date="2019-07-15T13:58:00Z">
          <w:pPr/>
        </w:pPrChange>
      </w:pPr>
      <w:r w:rsidRPr="00A05A25">
        <w:rPr>
          <w:b/>
          <w:bCs/>
        </w:rPr>
        <w:t>TRAP</w:t>
      </w:r>
      <w:r>
        <w:rPr>
          <w:b/>
          <w:bCs/>
        </w:rPr>
        <w:t xml:space="preserve">: </w:t>
      </w:r>
      <w:r>
        <w:t>Traffic</w:t>
      </w:r>
      <w:r w:rsidR="00031364">
        <w:t>-</w:t>
      </w:r>
      <w:r>
        <w:t>related air pollution</w:t>
      </w:r>
    </w:p>
    <w:p w14:paraId="6D369BD2" w14:textId="77777777" w:rsidR="006F1CD7" w:rsidRDefault="006F1CD7">
      <w:pPr>
        <w:spacing w:line="276" w:lineRule="auto"/>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Change w:id="30" w:author="Alotaibi, Raed" w:date="2019-07-15T13:58:00Z">
          <w:pPr/>
        </w:pPrChange>
      </w:pPr>
    </w:p>
    <w:p w14:paraId="6CA68A3B" w14:textId="5B372295" w:rsidR="006F1CD7" w:rsidRDefault="006F1CD7">
      <w:pPr>
        <w:spacing w:line="276" w:lineRule="auto"/>
        <w:rPr>
          <w:b/>
          <w:bCs/>
        </w:rPr>
        <w:sectPr w:rsidR="006F1CD7" w:rsidSect="00944C5E">
          <w:pgSz w:w="11906" w:h="16838" w:code="9"/>
          <w:pgMar w:top="1440" w:right="1440" w:bottom="1440" w:left="1440" w:header="720" w:footer="720" w:gutter="0"/>
          <w:lnNumType w:countBy="1" w:restart="continuous"/>
          <w:cols w:space="720"/>
          <w:docGrid w:linePitch="360"/>
        </w:sectPr>
        <w:pPrChange w:id="31" w:author="Alotaibi, Raed" w:date="2019-07-15T13:58:00Z">
          <w:pPr/>
        </w:pPrChange>
      </w:pPr>
    </w:p>
    <w:p w14:paraId="4DAAB410" w14:textId="6ECB8FEB" w:rsidR="002A0D74" w:rsidRPr="00EC1FA9" w:rsidRDefault="002A0D74">
      <w:pPr>
        <w:spacing w:line="276" w:lineRule="auto"/>
        <w:rPr>
          <w:b/>
          <w:bCs/>
        </w:rPr>
        <w:pPrChange w:id="32" w:author="Alotaibi, Raed" w:date="2019-07-15T13:58:00Z">
          <w:pPr/>
        </w:pPrChange>
      </w:pPr>
      <w:r>
        <w:rPr>
          <w:b/>
          <w:bCs/>
        </w:rPr>
        <w:t>Introduction</w:t>
      </w:r>
    </w:p>
    <w:p w14:paraId="673EC784" w14:textId="697E62A8" w:rsidR="00057A72" w:rsidRDefault="00057A72">
      <w:pPr>
        <w:spacing w:line="276" w:lineRule="auto"/>
        <w:rPr>
          <w:bCs/>
        </w:rPr>
        <w:pPrChange w:id="33" w:author="Alotaibi, Raed" w:date="2019-07-15T13:58:00Z">
          <w:pPr/>
        </w:pPrChange>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23AE0CB0" w:rsidR="00057A72" w:rsidRDefault="00057A72" w:rsidP="001B5374">
      <w:pPr>
        <w:spacing w:line="276" w:lineRule="auto"/>
        <w:rPr>
          <w:bCs/>
        </w:rPr>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w:t>
      </w:r>
      <w:proofErr w:type="spellStart"/>
      <w:r w:rsidR="00762374">
        <w:rPr>
          <w:bCs/>
        </w:rPr>
        <w:t>Gasana</w:t>
      </w:r>
      <w:proofErr w:type="spellEnd"/>
      <w:r w:rsidR="00762374">
        <w:rPr>
          <w:bCs/>
        </w:rPr>
        <w:t xml:space="preserve">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ED2A02">
        <w:rPr>
          <w:bCs/>
        </w:rPr>
        <w:instrText xml:space="preserve"> ADDIN EN.CITE &lt;EndNote&gt;&lt;Cite&gt;&lt;Author&gt;Nurmagambetov&lt;/Author&gt;&lt;Year&gt;2018&lt;/Year&gt;&lt;RecNum&gt;75&lt;/RecNum&gt;&lt;DisplayText&gt;(Nurmagambetov et al., 2018)&lt;/DisplayText&gt;&lt;record&gt;&lt;rec-number&gt;75&lt;/rec-number&gt;&lt;foreign-keys&gt;&lt;key app="EN" db-id="evw2p02sutp5syer99qvsfw5tzza0fsxf22e" timestamp="1544715298"&gt;75&lt;/key&gt;&lt;/foreign-keys&gt;&lt;ref-type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w:t>
      </w:r>
      <w:r w:rsidR="001B5374">
        <w:rPr>
          <w:bCs/>
        </w:rPr>
        <w:t xml:space="preserve">The CDC estimated that the number of missed schooled days in a single years, 2008, had reached </w:t>
      </w:r>
      <w:r w:rsidRPr="00057A72">
        <w:rPr>
          <w:bCs/>
        </w:rPr>
        <w:t>10.4 million</w:t>
      </w:r>
      <w:r>
        <w:rPr>
          <w:bCs/>
        </w:rPr>
        <w:t xml:space="preserve"> </w:t>
      </w:r>
      <w:r w:rsidR="001B5374">
        <w:rPr>
          <w:bCs/>
        </w:rPr>
        <w:t xml:space="preserve">for </w:t>
      </w:r>
      <w:r w:rsidRPr="00057A72">
        <w:rPr>
          <w:bCs/>
        </w:rPr>
        <w:t>children with asthma</w:t>
      </w:r>
      <w:r w:rsidR="001B5374">
        <w:rPr>
          <w:bCs/>
        </w:rPr>
        <w:t xml:space="preserve"> with it a large number of missed </w:t>
      </w:r>
      <w:r w:rsidRPr="00057A72">
        <w:rPr>
          <w:bCs/>
        </w:rPr>
        <w:t xml:space="preserve">work days among children's caregivers </w:t>
      </w:r>
      <w:r w:rsidR="00ED2A02">
        <w:rPr>
          <w:bCs/>
        </w:rPr>
        <w:fldChar w:fldCharType="begin"/>
      </w:r>
      <w:r w:rsidR="00ED2A02">
        <w:rPr>
          <w:bCs/>
        </w:rPr>
        <w:instrText xml:space="preserve"> ADDIN EN.CITE &lt;EndNote&gt;&lt;Cite&gt;&lt;Author&gt;CDC&lt;/Author&gt;&lt;Year&gt;2010&lt;/Year&gt;&lt;RecNum&gt;94&lt;/RecNum&gt;&lt;DisplayText&gt;(CDC, 2010)&lt;/DisplayText&gt;&lt;record&gt;&lt;rec-number&gt;94&lt;/rec-number&gt;&lt;foreign-keys&gt;&lt;key app="EN" db-id="evw2p02sutp5syer99qvsfw5tzza0fsxf22e" timestamp="1544715299"&gt;94&lt;/key&gt;&lt;/foreign-keys&gt;&lt;ref-type name="Report"&gt;27&lt;/ref-type&gt;&lt;contributors&gt;&lt;authors&gt;&lt;author&gt;CDC&lt;/author&gt;&lt;/authors&gt;&lt;/contributors&gt;&lt;titles&gt;&lt;title&gt;Asthma Severity among Children with Current Asthma&lt;/title&gt;&lt;/titles&gt;&lt;dates&gt;&lt;year&gt;2010&lt;/year&gt;&lt;/dates&gt;&lt;urls&gt;&lt;related-urls&gt;&lt;url&gt;http://www.nhlbi.nih.gov/guidelines/asthma/asthgdln.pdf. https://www.cdc.gov/asthma/asthma \_ stats/severity \_ child.htm&lt;/url&gt;&lt;/related-urls&gt;&lt;/urls&gt;&lt;/record&gt;&lt;/Cite&gt;&lt;/EndNote&gt;</w:instrText>
      </w:r>
      <w:r w:rsidR="00ED2A02">
        <w:rPr>
          <w:bCs/>
        </w:rPr>
        <w:fldChar w:fldCharType="separate"/>
      </w:r>
      <w:r w:rsidR="00ED2A02">
        <w:rPr>
          <w:bCs/>
          <w:noProof/>
        </w:rPr>
        <w:t>(CDC, 2010)</w:t>
      </w:r>
      <w:r w:rsidR="00ED2A02">
        <w:rPr>
          <w:bCs/>
        </w:rPr>
        <w:fldChar w:fldCharType="end"/>
      </w:r>
      <w:r w:rsidR="001B5374">
        <w:rPr>
          <w:bCs/>
        </w:rPr>
        <w:t>.</w:t>
      </w:r>
    </w:p>
    <w:p w14:paraId="17702A55" w14:textId="6B9060E9" w:rsidR="00135341" w:rsidRPr="00EC1FA9" w:rsidRDefault="00AF2A17">
      <w:pPr>
        <w:spacing w:line="276" w:lineRule="auto"/>
        <w:pPrChange w:id="34" w:author="Alotaibi, Raed" w:date="2019-07-15T13:58:00Z">
          <w:pPr/>
        </w:pPrChange>
      </w:pPr>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bi1rZXlzPjxrZXkgYXBwPSJFTiIgZGItaWQ9ImV2dzJwMDJzdXRwNXN5ZXI5OXF2c2Z3NXR6emEw
ZnN4ZjIyZSIgdGltZXN0YW1wPSIxNTYwNTQ1Mjg2Ij40MjI8L2tleT48L2ZvcmVpZ24ta2V5cz48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PEF1dGhvcj5LaHJlaXM8L0F1dGhvcj48WWVhcj4yMDE4PC9ZZWFyPjxSZWNOdW0+Njg8L1JlY051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</w:fldData>
        </w:fldChar>
      </w:r>
      <w:r w:rsidR="001B5374">
        <w:instrText xml:space="preserve"> ADDIN EN.CITE </w:instrText>
      </w:r>
      <w:r w:rsidR="001B5374">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bi1rZXlzPjxrZXkgYXBwPSJFTiIgZGItaWQ9ImV2dzJwMDJzdXRwNXN5ZXI5OXF2c2Z3NXR6emEw
ZnN4ZjIyZSIgdGltZXN0YW1wPSIxNTYwNTQ1Mjg2Ij40MjI8L2tleT48L2ZvcmVpZ24ta2V5cz48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PEF1dGhvcj5LaHJlaXM8L0F1dGhvcj48WWVhcj4yMDE4PC9ZZWFyPjxSZWNOdW0+Njg8L1JlY051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</w:fldData>
        </w:fldChar>
      </w:r>
      <w:r w:rsidR="001B5374">
        <w:instrText xml:space="preserve"> ADDIN EN.CITE.DATA </w:instrText>
      </w:r>
      <w:r w:rsidR="001B5374">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w:t>
      </w:r>
      <w:proofErr w:type="gramStart"/>
      <w:r w:rsidR="00786665">
        <w:rPr>
          <w:bCs/>
        </w:rPr>
        <w:t>are</w:t>
      </w:r>
      <w:proofErr w:type="gramEnd"/>
      <w:r w:rsidR="00786665">
        <w:rPr>
          <w:bCs/>
        </w:rPr>
        <w:t xml:space="preserv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w:t>
      </w:r>
      <w:r>
        <w:rPr>
          <w:bCs/>
        </w:rPr>
        <w:lastRenderedPageBreak/>
        <w:t xml:space="preserve">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may result in up to % different BoD estimates. Similarly, we recently explored the impact of the exposure-response functions on the final burden of disease estimate and found that using the most conservative ERF (the lower 95% CI) can reduce the estimated burden by up to when compared to the central estimate. On the other hand, using the most extreme ERF (the upper 95% CI) can increase the estimated burden by up to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ED2A02">
        <w:instrText xml:space="preserve"> ADDIN EN.CITE &lt;EndNote&gt;&lt;Cite AuthorYear="1"&gt;&lt;Author&gt;Alotaibi&lt;/Author&gt;&lt;Year&gt;2019&lt;/Year&gt;&lt;RecNum&gt;419&lt;/RecNum&gt;&lt;DisplayText&gt;Alotaibi et al. (2019)&lt;/DisplayText&gt;&lt;record&gt;&lt;rec-number&gt;419&lt;/rec-number&gt;&lt;foreign-keys&gt;&lt;key app="EN" db-id="evw2p02sutp5syer99qvsfw5tzza0fsxf22e" timestamp="1557965762"&gt;419&lt;/key&gt;&lt;/foreign-keys&gt;&lt;ref-type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LWlkPSJldncycDAyc3V0cDVzeWVyOTlxdnNmdzV0enphMGZzeGYyMmUiIHRpbWVzdGFtcD0iMTU2
MDU0NTI4NiI+NDIyPC9rZXk+PC9mb3JlaWduLWtleXM+PHJlZi10eXBlIG5hbWU9IkpvdXJuYWwg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PFllYXI+MjAxODwvWWVhcj48UmVjTnVtPjY4PC9SZWNOdW0+PHJlY29yZD48cmVjLW51bWJlcj42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</w:fldData>
        </w:fldChar>
      </w:r>
      <w:r w:rsidR="00ED2A02">
        <w:instrText xml:space="preserve"> ADDIN EN.CITE </w:instrText>
      </w:r>
      <w:r w:rsidR="00ED2A02">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LWlkPSJldncycDAyc3V0cDVzeWVyOTlxdnNmdzV0enphMGZzeGYyMmUiIHRpbWVzdGFtcD0iMTU2
MDU0NTI4NiI+NDIyPC9rZXk+PC9mb3JlaWduLWtleXM+PHJlZi10eXBlIG5hbWU9IkpvdXJuYWwg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PFllYXI+MjAxODwvWWVhcj48UmVjTnVtPjY4PC9SZWNOdW0+PHJlY29yZD48cmVjLW51bWJlcj42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</w:fldData>
        </w:fldChar>
      </w:r>
      <w:r w:rsidR="00ED2A02">
        <w:instrText xml:space="preserve"> ADDIN EN.CITE.DATA </w:instrText>
      </w:r>
      <w:r w:rsidR="00ED2A02">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pPr>
        <w:spacing w:line="276" w:lineRule="auto"/>
        <w:rPr>
          <w:b/>
          <w:bCs/>
        </w:rPr>
        <w:pPrChange w:id="35" w:author="Alotaibi, Raed" w:date="2019-07-15T13:58:00Z">
          <w:pPr/>
        </w:pPrChange>
      </w:pPr>
      <w:r w:rsidRPr="00EC1FA9">
        <w:rPr>
          <w:b/>
          <w:bCs/>
        </w:rPr>
        <w:t xml:space="preserve">Methods </w:t>
      </w:r>
    </w:p>
    <w:p w14:paraId="3F80363B" w14:textId="35B14EEA" w:rsidR="00133FD4" w:rsidRPr="00EC1FA9" w:rsidRDefault="00133FD4">
      <w:pPr>
        <w:spacing w:line="276" w:lineRule="auto"/>
        <w:rPr>
          <w:i/>
          <w:iCs/>
        </w:rPr>
        <w:pPrChange w:id="36" w:author="Alotaibi, Raed" w:date="2019-07-15T13:58:00Z">
          <w:pPr/>
        </w:pPrChange>
      </w:pPr>
      <w:r w:rsidRPr="00EC1FA9">
        <w:rPr>
          <w:i/>
          <w:iCs/>
        </w:rPr>
        <w:t>Study area and time point</w:t>
      </w:r>
    </w:p>
    <w:p w14:paraId="52568DBB" w14:textId="7B27F8F1" w:rsidR="00407C49" w:rsidRPr="00EC1FA9" w:rsidRDefault="002C6035">
      <w:pPr>
        <w:spacing w:line="276" w:lineRule="auto"/>
        <w:pPrChange w:id="37" w:author="Alotaibi, Raed" w:date="2019-07-15T13:58:00Z">
          <w:pPr/>
        </w:pPrChange>
      </w:pPr>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00ED2A02">
        <w:instrText xml:space="preserve"> ADDIN EN.CITE &lt;EndNote&gt;&lt;Cite&gt;&lt;Author&gt;US Census Bureau&lt;/Author&gt;&lt;Year&gt;2010&lt;/Year&gt;&lt;RecNum&gt;50&lt;/RecNum&gt;&lt;DisplayText&gt;(US Census Bureau, 2010)&lt;/DisplayText&gt;&lt;record&gt;&lt;rec-number&gt;50&lt;/rec-number&gt;&lt;foreign-keys&gt;&lt;key app="EN" db-id="evw2p02sutp5syer99qvsfw5tzza0fsxf22e" timestamp="1544715296"&gt;50&lt;/key&gt;&lt;/foreign-keys&gt;&lt;ref-type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pPr>
        <w:spacing w:line="276" w:lineRule="auto"/>
        <w:rPr>
          <w:i/>
          <w:iCs/>
        </w:rPr>
        <w:pPrChange w:id="38" w:author="Alotaibi, Raed" w:date="2019-07-15T13:58:00Z">
          <w:pPr/>
        </w:pPrChange>
      </w:pPr>
      <w:r w:rsidRPr="00EC1FA9">
        <w:rPr>
          <w:i/>
          <w:iCs/>
        </w:rPr>
        <w:t>Census data</w:t>
      </w:r>
    </w:p>
    <w:p w14:paraId="59E38F67" w14:textId="6C7DF79A" w:rsidR="00D70AF7" w:rsidRDefault="00E23ED3">
      <w:pPr>
        <w:spacing w:line="276" w:lineRule="auto"/>
        <w:pPrChange w:id="39" w:author="Alotaibi, Raed" w:date="2019-07-15T13:58:00Z">
          <w:pPr/>
        </w:pPrChange>
      </w:pPr>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ED2A02">
        <w:instrText xml:space="preserve"> ADDIN EN.CITE &lt;EndNote&gt;&lt;Cite&gt;&lt;Author&gt;Manson&lt;/Author&gt;&lt;Year&gt;2018&lt;/Year&gt;&lt;RecNum&gt;418&lt;/RecNum&gt;&lt;DisplayText&gt;(Manson et al., 2018, US Census Bureau, 2010)&lt;/DisplayText&gt;&lt;record&gt;&lt;rec-number&gt;418&lt;/rec-number&gt;&lt;foreign-keys&gt;&lt;key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Bureau&lt;/Author&gt;&lt;Year&gt;2010&lt;/Year&gt;&lt;RecNum&gt;50&lt;/RecNum&gt;&lt;record&gt;&lt;rec-number&gt;50&lt;/rec-number&gt;&lt;foreign-keys&gt;&lt;key app="EN" db-id="evw2p02sutp5syer99qvsfw5tzza0fsxf22e" timestamp="1544715296"&gt;50&lt;/key&gt;&lt;/foreign-keys&gt;&lt;ref-type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ED2A02">
        <w:instrText xml:space="preserve"> ADDIN EN.CITE &lt;EndNote&gt;&lt;Cite&gt;&lt;Author&gt;US Census Bureau&lt;/Author&gt;&lt;Year&gt;2016&lt;/Year&gt;&lt;RecNum&gt;428&lt;/RecNum&gt;&lt;DisplayText&gt;(US Census Bureau, 2016)&lt;/DisplayText&gt;&lt;record&gt;&lt;rec-number&gt;428&lt;/rec-number&gt;&lt;foreign-keys&gt;&lt;key app="EN" db-id="evw2p02sutp5syer99qvsfw5tzza0fsxf22e" timestamp="1561309690"&gt;428&lt;/key&gt;&lt;/foreign-keys&gt;&lt;ref-type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w:t>
      </w:r>
      <w:commentRangeStart w:id="40"/>
      <w:commentRangeStart w:id="41"/>
      <w:r w:rsidR="004F2F0E">
        <w:t>urban</w:t>
      </w:r>
      <w:r w:rsidR="00104CF7" w:rsidRPr="00EC1FA9">
        <w:t xml:space="preserve"> </w:t>
      </w:r>
      <w:commentRangeEnd w:id="40"/>
      <w:r w:rsidR="004F2F0E">
        <w:rPr>
          <w:rStyle w:val="CommentReference"/>
        </w:rPr>
        <w:commentReference w:id="40"/>
      </w:r>
      <w:commentRangeEnd w:id="41"/>
      <w:r w:rsidR="007F26A5">
        <w:rPr>
          <w:rStyle w:val="CommentReference"/>
        </w:rPr>
        <w:commentReference w:id="41"/>
      </w:r>
      <w:r w:rsidR="004577A5" w:rsidRPr="00EC1FA9">
        <w:t>areas are classified into two subtypes</w:t>
      </w:r>
      <w:r w:rsidR="00104CF7" w:rsidRPr="00EC1FA9">
        <w:t xml:space="preserve">; urban </w:t>
      </w:r>
      <w:r w:rsidR="00104CF7" w:rsidRPr="00EC1FA9">
        <w:lastRenderedPageBreak/>
        <w:t>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commentRangeStart w:id="42"/>
      <w:commentRangeStart w:id="43"/>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commentRangeEnd w:id="42"/>
      <w:r w:rsidR="004F2F0E">
        <w:rPr>
          <w:rStyle w:val="CommentReference"/>
        </w:rPr>
        <w:commentReference w:id="42"/>
      </w:r>
      <w:commentRangeEnd w:id="43"/>
      <w:r w:rsidR="007F26A5">
        <w:rPr>
          <w:rStyle w:val="CommentReference"/>
        </w:rPr>
        <w:commentReference w:id="43"/>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ED2A02">
        <w:instrText xml:space="preserve"> ADDIN EN.CITE &lt;EndNote&gt;&lt;Cite&gt;&lt;Author&gt;Clark&lt;/Author&gt;&lt;Year&gt;2017&lt;/Year&gt;&lt;RecNum&gt;98&lt;/RecNum&gt;&lt;DisplayText&gt;(Clark et al., 2017, Alotaibi et al., 2019)&lt;/DisplayText&gt;&lt;record&gt;&lt;rec-number&gt;98&lt;/rec-number&gt;&lt;foreign-keys&gt;&lt;key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db-id="evw2p02sutp5syer99qvsfw5tzza0fsxf22e" timestamp="1557965762"&gt;419&lt;/key&gt;&lt;/foreign-keys&gt;&lt;ref-type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4323D7B0" w:rsidR="00863D01" w:rsidRPr="00EC1FA9" w:rsidRDefault="004F11AE">
      <w:pPr>
        <w:spacing w:line="276" w:lineRule="auto"/>
        <w:pPrChange w:id="44" w:author="Alotaibi, Raed" w:date="2019-07-15T13:58:00Z">
          <w:pPr/>
        </w:pPrChange>
      </w:pPr>
      <w:r w:rsidRPr="00EC1FA9">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commentRangeStart w:id="45"/>
      <w:del w:id="46" w:author="Alotaibi, Raed" w:date="2019-07-11T10:23:00Z">
        <w:r w:rsidR="00925D5A" w:rsidRPr="00EC1FA9" w:rsidDel="007F26A5">
          <w:fldChar w:fldCharType="begin"/>
        </w:r>
        <w:r w:rsidR="00925D5A" w:rsidRPr="00EC1FA9" w:rsidDel="007F26A5">
          <w:delInstrText xml:space="preserve"> REF _Ref9331011 \h  \* MERGEFORMAT </w:delInstrText>
        </w:r>
        <w:r w:rsidR="00925D5A" w:rsidRPr="00EC1FA9" w:rsidDel="007F26A5">
          <w:fldChar w:fldCharType="separate"/>
        </w:r>
        <w:r w:rsidR="00220191" w:rsidDel="007F26A5">
          <w:rPr>
            <w:b/>
            <w:bCs/>
          </w:rPr>
          <w:delText>Error! Reference source not found.</w:delText>
        </w:r>
        <w:r w:rsidR="00925D5A" w:rsidRPr="00EC1FA9" w:rsidDel="007F26A5">
          <w:fldChar w:fldCharType="end"/>
        </w:r>
        <w:commentRangeEnd w:id="45"/>
        <w:r w:rsidR="00B37BB4" w:rsidDel="007F26A5">
          <w:rPr>
            <w:rStyle w:val="CommentReference"/>
          </w:rPr>
          <w:commentReference w:id="45"/>
        </w:r>
        <w:r w:rsidRPr="00EC1FA9" w:rsidDel="007F26A5">
          <w:delText xml:space="preserve"> </w:delText>
        </w:r>
      </w:del>
      <w:ins w:id="47" w:author="Alotaibi, Raed" w:date="2019-07-11T10:22:00Z">
        <w:r w:rsidR="007F26A5">
          <w:fldChar w:fldCharType="begin"/>
        </w:r>
        <w:r w:rsidR="007F26A5">
          <w:instrText xml:space="preserve"> REF _Ref13732993 \h </w:instrText>
        </w:r>
      </w:ins>
      <w:r w:rsidR="002E6861">
        <w:instrText xml:space="preserve"> \* MERGEFORMAT </w:instrText>
      </w:r>
      <w:r w:rsidR="007F26A5">
        <w:fldChar w:fldCharType="separate"/>
      </w:r>
      <w:ins w:id="48" w:author="Alotaibi, Raed" w:date="2019-07-11T10:22:00Z">
        <w:r w:rsidR="007F26A5" w:rsidRPr="00D70AF7">
          <w:rPr>
            <w:sz w:val="20"/>
          </w:rPr>
          <w:t xml:space="preserve">Table </w:t>
        </w:r>
        <w:r w:rsidR="007F26A5">
          <w:rPr>
            <w:noProof/>
            <w:sz w:val="20"/>
          </w:rPr>
          <w:t>1</w:t>
        </w:r>
        <w:r w:rsidR="007F26A5">
          <w:fldChar w:fldCharType="end"/>
        </w:r>
      </w:ins>
      <w:ins w:id="49" w:author="Alotaibi, Raed" w:date="2019-07-11T10:23:00Z">
        <w:r w:rsidR="007F26A5">
          <w:t xml:space="preserve"> </w:t>
        </w:r>
      </w:ins>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4A679AC3" w:rsidR="00D70AF7" w:rsidRPr="00D70AF7" w:rsidRDefault="00D70AF7">
      <w:pPr>
        <w:pStyle w:val="Caption"/>
        <w:keepNext/>
        <w:spacing w:line="276" w:lineRule="auto"/>
        <w:rPr>
          <w:sz w:val="20"/>
        </w:rPr>
        <w:pPrChange w:id="50" w:author="Alotaibi, Raed" w:date="2019-07-15T13:58:00Z">
          <w:pPr>
            <w:pStyle w:val="Caption"/>
            <w:keepNext/>
          </w:pPr>
        </w:pPrChange>
      </w:pPr>
      <w:bookmarkStart w:id="51"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2E6861">
        <w:rPr>
          <w:noProof/>
          <w:sz w:val="20"/>
        </w:rPr>
        <w:t>1</w:t>
      </w:r>
      <w:r w:rsidRPr="00D70AF7">
        <w:rPr>
          <w:noProof/>
          <w:sz w:val="20"/>
        </w:rPr>
        <w:fldChar w:fldCharType="end"/>
      </w:r>
      <w:bookmarkEnd w:id="51"/>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pPr>
              <w:spacing w:line="276" w:lineRule="auto"/>
              <w:rPr>
                <w:b/>
                <w:bCs/>
              </w:rPr>
              <w:pPrChange w:id="52" w:author="Alotaibi, Raed" w:date="2019-07-15T13:58:00Z">
                <w:pPr/>
              </w:pPrChange>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pPr>
              <w:spacing w:line="276" w:lineRule="auto"/>
              <w:rPr>
                <w:b/>
                <w:bCs/>
              </w:rPr>
              <w:pPrChange w:id="53" w:author="Alotaibi, Raed" w:date="2019-07-15T13:58:00Z">
                <w:pPr/>
              </w:pPrChange>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pPr>
              <w:spacing w:line="276" w:lineRule="auto"/>
              <w:jc w:val="right"/>
              <w:rPr>
                <w:rFonts w:ascii="Calibri" w:hAnsi="Calibri" w:cs="Calibri"/>
                <w:color w:val="000000"/>
              </w:rPr>
              <w:pPrChange w:id="54" w:author="Alotaibi, Raed" w:date="2019-07-15T13:58:00Z">
                <w:pPr>
                  <w:jc w:val="right"/>
                </w:pPr>
              </w:pPrChange>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pPr>
              <w:spacing w:line="276" w:lineRule="auto"/>
              <w:rPr>
                <w:b/>
                <w:bCs/>
              </w:rPr>
              <w:pPrChange w:id="55"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pPr>
              <w:spacing w:line="276" w:lineRule="auto"/>
              <w:rPr>
                <w:b/>
                <w:bCs/>
              </w:rPr>
              <w:pPrChange w:id="56" w:author="Alotaibi, Raed" w:date="2019-07-15T13:58:00Z">
                <w:pPr/>
              </w:pPrChange>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pPr>
              <w:spacing w:line="276" w:lineRule="auto"/>
              <w:jc w:val="right"/>
              <w:rPr>
                <w:rFonts w:ascii="Calibri" w:hAnsi="Calibri" w:cs="Calibri"/>
                <w:color w:val="000000"/>
              </w:rPr>
              <w:pPrChange w:id="57" w:author="Alotaibi, Raed" w:date="2019-07-15T13:58:00Z">
                <w:pPr>
                  <w:jc w:val="right"/>
                </w:pPr>
              </w:pPrChange>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pPr>
              <w:spacing w:line="276" w:lineRule="auto"/>
              <w:rPr>
                <w:b/>
                <w:bCs/>
              </w:rPr>
              <w:pPrChange w:id="58" w:author="Alotaibi, Raed" w:date="2019-07-15T13:58:00Z">
                <w:pPr/>
              </w:pPrChange>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pPr>
              <w:spacing w:line="276" w:lineRule="auto"/>
              <w:rPr>
                <w:b/>
                <w:bCs/>
              </w:rPr>
              <w:pPrChange w:id="59" w:author="Alotaibi, Raed" w:date="2019-07-15T13:58:00Z">
                <w:pPr/>
              </w:pPrChange>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pPr>
              <w:spacing w:line="276" w:lineRule="auto"/>
              <w:jc w:val="right"/>
              <w:pPrChange w:id="60" w:author="Alotaibi, Raed" w:date="2019-07-15T13:58:00Z">
                <w:pPr>
                  <w:jc w:val="right"/>
                </w:pPr>
              </w:pPrChange>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pPr>
              <w:spacing w:line="276" w:lineRule="auto"/>
              <w:rPr>
                <w:b/>
                <w:bCs/>
              </w:rPr>
              <w:pPrChange w:id="61"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pPr>
              <w:spacing w:line="276" w:lineRule="auto"/>
              <w:rPr>
                <w:b/>
                <w:bCs/>
              </w:rPr>
              <w:pPrChange w:id="62" w:author="Alotaibi, Raed" w:date="2019-07-15T13:58:00Z">
                <w:pPr/>
              </w:pPrChange>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pPr>
              <w:spacing w:line="276" w:lineRule="auto"/>
              <w:jc w:val="right"/>
              <w:pPrChange w:id="63" w:author="Alotaibi, Raed" w:date="2019-07-15T13:58:00Z">
                <w:pPr>
                  <w:jc w:val="right"/>
                </w:pPr>
              </w:pPrChange>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pPr>
              <w:spacing w:line="276" w:lineRule="auto"/>
              <w:rPr>
                <w:b/>
                <w:bCs/>
              </w:rPr>
              <w:pPrChange w:id="64"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pPr>
              <w:spacing w:line="276" w:lineRule="auto"/>
              <w:rPr>
                <w:b/>
                <w:bCs/>
              </w:rPr>
              <w:pPrChange w:id="65" w:author="Alotaibi, Raed" w:date="2019-07-15T13:58:00Z">
                <w:pPr/>
              </w:pPrChange>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pPr>
              <w:spacing w:line="276" w:lineRule="auto"/>
              <w:jc w:val="right"/>
              <w:pPrChange w:id="66" w:author="Alotaibi, Raed" w:date="2019-07-15T13:58:00Z">
                <w:pPr>
                  <w:jc w:val="right"/>
                </w:pPr>
              </w:pPrChange>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pPr>
              <w:spacing w:line="276" w:lineRule="auto"/>
              <w:rPr>
                <w:b/>
                <w:bCs/>
              </w:rPr>
              <w:pPrChange w:id="67" w:author="Alotaibi, Raed" w:date="2019-07-15T13:58:00Z">
                <w:pPr/>
              </w:pPrChange>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pPr>
              <w:spacing w:line="276" w:lineRule="auto"/>
              <w:rPr>
                <w:b/>
                <w:bCs/>
              </w:rPr>
              <w:pPrChange w:id="68" w:author="Alotaibi, Raed" w:date="2019-07-15T13:58:00Z">
                <w:pPr/>
              </w:pPrChange>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pPr>
              <w:spacing w:line="276" w:lineRule="auto"/>
              <w:jc w:val="right"/>
              <w:rPr>
                <w:b/>
                <w:bCs/>
              </w:rPr>
              <w:pPrChange w:id="69" w:author="Alotaibi, Raed" w:date="2019-07-15T13:58:00Z">
                <w:pPr>
                  <w:jc w:val="right"/>
                </w:pPr>
              </w:pPrChange>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pPr>
              <w:spacing w:line="276" w:lineRule="auto"/>
              <w:rPr>
                <w:b/>
                <w:bCs/>
              </w:rPr>
              <w:pPrChange w:id="70"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pPr>
              <w:spacing w:line="276" w:lineRule="auto"/>
              <w:rPr>
                <w:b/>
                <w:bCs/>
              </w:rPr>
              <w:pPrChange w:id="71" w:author="Alotaibi, Raed" w:date="2019-07-15T13:58:00Z">
                <w:pPr/>
              </w:pPrChange>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pPr>
              <w:spacing w:line="276" w:lineRule="auto"/>
              <w:jc w:val="right"/>
              <w:rPr>
                <w:b/>
                <w:bCs/>
              </w:rPr>
              <w:pPrChange w:id="72" w:author="Alotaibi, Raed" w:date="2019-07-15T13:58:00Z">
                <w:pPr>
                  <w:jc w:val="right"/>
                </w:pPr>
              </w:pPrChange>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pPr>
              <w:spacing w:line="276" w:lineRule="auto"/>
              <w:rPr>
                <w:b/>
                <w:bCs/>
              </w:rPr>
              <w:pPrChange w:id="73"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pPr>
              <w:spacing w:line="276" w:lineRule="auto"/>
              <w:rPr>
                <w:b/>
                <w:bCs/>
              </w:rPr>
              <w:pPrChange w:id="74" w:author="Alotaibi, Raed" w:date="2019-07-15T13:58:00Z">
                <w:pPr/>
              </w:pPrChange>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pPr>
              <w:spacing w:line="276" w:lineRule="auto"/>
              <w:jc w:val="right"/>
              <w:rPr>
                <w:b/>
                <w:bCs/>
              </w:rPr>
              <w:pPrChange w:id="75" w:author="Alotaibi, Raed" w:date="2019-07-15T13:58:00Z">
                <w:pPr>
                  <w:jc w:val="right"/>
                </w:pPr>
              </w:pPrChange>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pPr>
              <w:spacing w:line="276" w:lineRule="auto"/>
              <w:rPr>
                <w:b/>
                <w:bCs/>
              </w:rPr>
              <w:pPrChange w:id="76" w:author="Alotaibi, Raed" w:date="2019-07-15T13:58:00Z">
                <w:pPr/>
              </w:pPrChange>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pPr>
              <w:spacing w:line="276" w:lineRule="auto"/>
              <w:rPr>
                <w:b/>
                <w:bCs/>
              </w:rPr>
              <w:pPrChange w:id="77" w:author="Alotaibi, Raed" w:date="2019-07-15T13:58:00Z">
                <w:pPr/>
              </w:pPrChange>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pPr>
              <w:spacing w:line="276" w:lineRule="auto"/>
              <w:jc w:val="right"/>
              <w:rPr>
                <w:b/>
                <w:bCs/>
              </w:rPr>
              <w:pPrChange w:id="78" w:author="Alotaibi, Raed" w:date="2019-07-15T13:58:00Z">
                <w:pPr>
                  <w:jc w:val="right"/>
                </w:pPr>
              </w:pPrChange>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pPr>
              <w:spacing w:line="276" w:lineRule="auto"/>
              <w:rPr>
                <w:b/>
                <w:bCs/>
              </w:rPr>
              <w:pPrChange w:id="79"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pPr>
              <w:spacing w:line="276" w:lineRule="auto"/>
              <w:rPr>
                <w:b/>
                <w:bCs/>
              </w:rPr>
              <w:pPrChange w:id="80" w:author="Alotaibi, Raed" w:date="2019-07-15T13:58:00Z">
                <w:pPr/>
              </w:pPrChange>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pPr>
              <w:spacing w:line="276" w:lineRule="auto"/>
              <w:jc w:val="right"/>
              <w:rPr>
                <w:b/>
                <w:bCs/>
              </w:rPr>
              <w:pPrChange w:id="81" w:author="Alotaibi, Raed" w:date="2019-07-15T13:58:00Z">
                <w:pPr>
                  <w:jc w:val="right"/>
                </w:pPr>
              </w:pPrChange>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pPr>
              <w:spacing w:line="276" w:lineRule="auto"/>
              <w:rPr>
                <w:b/>
                <w:bCs/>
              </w:rPr>
              <w:pPrChange w:id="82"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pPr>
              <w:spacing w:line="276" w:lineRule="auto"/>
              <w:rPr>
                <w:b/>
                <w:bCs/>
              </w:rPr>
              <w:pPrChange w:id="83" w:author="Alotaibi, Raed" w:date="2019-07-15T13:58:00Z">
                <w:pPr/>
              </w:pPrChange>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pPr>
              <w:spacing w:line="276" w:lineRule="auto"/>
              <w:jc w:val="right"/>
              <w:rPr>
                <w:b/>
                <w:bCs/>
              </w:rPr>
              <w:pPrChange w:id="84" w:author="Alotaibi, Raed" w:date="2019-07-15T13:58:00Z">
                <w:pPr>
                  <w:jc w:val="right"/>
                </w:pPr>
              </w:pPrChange>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pPr>
              <w:spacing w:line="276" w:lineRule="auto"/>
              <w:rPr>
                <w:b/>
                <w:bCs/>
              </w:rPr>
              <w:pPrChange w:id="85"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pPr>
              <w:spacing w:line="276" w:lineRule="auto"/>
              <w:rPr>
                <w:b/>
                <w:bCs/>
              </w:rPr>
              <w:pPrChange w:id="86" w:author="Alotaibi, Raed" w:date="2019-07-15T13:58:00Z">
                <w:pPr/>
              </w:pPrChange>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pPr>
              <w:spacing w:line="276" w:lineRule="auto"/>
              <w:jc w:val="right"/>
              <w:rPr>
                <w:b/>
                <w:bCs/>
              </w:rPr>
              <w:pPrChange w:id="87" w:author="Alotaibi, Raed" w:date="2019-07-15T13:58:00Z">
                <w:pPr>
                  <w:jc w:val="right"/>
                </w:pPr>
              </w:pPrChange>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pPr>
              <w:spacing w:line="276" w:lineRule="auto"/>
              <w:rPr>
                <w:b/>
                <w:bCs/>
              </w:rPr>
              <w:pPrChange w:id="88"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pPr>
              <w:spacing w:line="276" w:lineRule="auto"/>
              <w:rPr>
                <w:b/>
                <w:bCs/>
              </w:rPr>
              <w:pPrChange w:id="89" w:author="Alotaibi, Raed" w:date="2019-07-15T13:58:00Z">
                <w:pPr/>
              </w:pPrChange>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pPr>
              <w:spacing w:line="276" w:lineRule="auto"/>
              <w:jc w:val="right"/>
              <w:rPr>
                <w:b/>
                <w:bCs/>
              </w:rPr>
              <w:pPrChange w:id="90" w:author="Alotaibi, Raed" w:date="2019-07-15T13:58:00Z">
                <w:pPr>
                  <w:jc w:val="right"/>
                </w:pPr>
              </w:pPrChange>
            </w:pPr>
            <w:r w:rsidRPr="00EC1FA9">
              <w:rPr>
                <w:rFonts w:ascii="Calibri" w:hAnsi="Calibri" w:cs="Calibri"/>
                <w:color w:val="000000"/>
              </w:rPr>
              <w:t>17,763,239 (24%)</w:t>
            </w:r>
          </w:p>
        </w:tc>
      </w:tr>
    </w:tbl>
    <w:p w14:paraId="484EDEEE" w14:textId="77777777" w:rsidR="00D70AF7" w:rsidRDefault="00D70AF7">
      <w:pPr>
        <w:spacing w:line="276" w:lineRule="auto"/>
        <w:rPr>
          <w:i/>
          <w:iCs/>
        </w:rPr>
        <w:pPrChange w:id="91" w:author="Alotaibi, Raed" w:date="2019-07-15T13:58:00Z">
          <w:pPr/>
        </w:pPrChange>
      </w:pPr>
    </w:p>
    <w:p w14:paraId="28D20AF6" w14:textId="234C7C72" w:rsidR="00C46BEF" w:rsidRPr="00EC1FA9" w:rsidRDefault="00C46BEF">
      <w:pPr>
        <w:spacing w:line="276" w:lineRule="auto"/>
        <w:rPr>
          <w:i/>
          <w:iCs/>
        </w:rPr>
        <w:pPrChange w:id="92" w:author="Alotaibi, Raed" w:date="2019-07-15T13:58:00Z">
          <w:pPr/>
        </w:pPrChange>
      </w:pPr>
      <w:r w:rsidRPr="00EC1FA9">
        <w:rPr>
          <w:i/>
          <w:iCs/>
        </w:rPr>
        <w:t>NO</w:t>
      </w:r>
      <w:r w:rsidRPr="00EC1FA9">
        <w:rPr>
          <w:i/>
          <w:iCs/>
          <w:vertAlign w:val="subscript"/>
        </w:rPr>
        <w:t>2</w:t>
      </w:r>
      <w:r w:rsidRPr="00EC1FA9">
        <w:rPr>
          <w:i/>
          <w:iCs/>
        </w:rPr>
        <w:t xml:space="preserve"> exposure assessment</w:t>
      </w:r>
    </w:p>
    <w:p w14:paraId="7A9FC157" w14:textId="20112676" w:rsidR="00D26FDC" w:rsidRPr="00D70AF7" w:rsidDel="007F26A5" w:rsidRDefault="00C46BEF">
      <w:pPr>
        <w:spacing w:line="276" w:lineRule="auto"/>
        <w:rPr>
          <w:del w:id="93" w:author="Alotaibi, Raed" w:date="2019-07-11T10:23:00Z"/>
        </w:rPr>
        <w:pPrChange w:id="94" w:author="Alotaibi, Raed" w:date="2019-07-15T13:58:00Z">
          <w:pPr/>
        </w:pPrChange>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4A3FAD07" w:rsidR="007A750B" w:rsidRPr="00EC1FA9" w:rsidRDefault="00C46BEF">
      <w:pPr>
        <w:spacing w:line="276" w:lineRule="auto"/>
        <w:pPrChange w:id="95" w:author="Alotaibi, Raed" w:date="2019-07-15T13:58:00Z">
          <w:pPr/>
        </w:pPrChange>
      </w:pPr>
      <w:r w:rsidRPr="00342C4A">
        <w:t>Concentrations were derived from a land use regression model</w:t>
      </w:r>
      <w:r w:rsidR="00D70AF7">
        <w:t xml:space="preserve"> (LUR)</w:t>
      </w:r>
      <w:r w:rsidR="00D26FDC">
        <w:t xml:space="preserve"> developed by </w:t>
      </w:r>
      <w:commentRangeStart w:id="96"/>
      <w:r w:rsidR="004E616C">
        <w:fldChar w:fldCharType="begin"/>
      </w:r>
      <w:r w:rsidR="00ED2A0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w:t>
      </w:r>
      <w:commentRangeEnd w:id="96"/>
      <w:r w:rsidR="00D70AF7">
        <w:rPr>
          <w:rStyle w:val="CommentReference"/>
        </w:rPr>
        <w:commentReference w:id="96"/>
      </w:r>
      <w:r w:rsidR="00D26FDC">
        <w:t xml:space="preserve">The model incorporates spatial and temporal air pollutant data. The spatial </w:t>
      </w:r>
      <w:del w:id="97" w:author="Alotaibi, Raed" w:date="2019-07-11T10:28:00Z">
        <w:r w:rsidR="00D26FDC" w:rsidDel="00906C3B">
          <w:delText xml:space="preserve">aspect </w:delText>
        </w:r>
      </w:del>
      <w:ins w:id="98" w:author="Alotaibi, Raed" w:date="2019-07-11T10:28:00Z">
        <w:r w:rsidR="00906C3B">
          <w:t xml:space="preserve">data </w:t>
        </w:r>
      </w:ins>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w:t>
      </w:r>
      <w:commentRangeStart w:id="99"/>
      <w:r w:rsidR="00D26FDC" w:rsidRPr="006C12D2">
        <w:t>co</w:t>
      </w:r>
      <w:ins w:id="100" w:author="Alotaibi, Raed" w:date="2019-07-11T10:24:00Z">
        <w:r w:rsidR="007F26A5">
          <w:t>a</w:t>
        </w:r>
      </w:ins>
      <w:r w:rsidR="00D26FDC" w:rsidRPr="006C12D2">
        <w:t>st</w:t>
      </w:r>
      <w:commentRangeEnd w:id="99"/>
      <w:r w:rsidR="004E4428">
        <w:rPr>
          <w:rStyle w:val="CommentReference"/>
        </w:rPr>
        <w:commentReference w:id="99"/>
      </w:r>
      <w:r w:rsidRPr="00342C4A">
        <w:t xml:space="preserve">. </w:t>
      </w:r>
      <w:r w:rsidR="00D26FDC">
        <w:t xml:space="preserve">The </w:t>
      </w:r>
      <w:commentRangeStart w:id="101"/>
      <w:commentRangeStart w:id="102"/>
      <w:r w:rsidR="00D26FDC">
        <w:t xml:space="preserve">temporal </w:t>
      </w:r>
      <w:ins w:id="103" w:author="Alotaibi, Raed" w:date="2019-07-11T10:25:00Z">
        <w:r w:rsidR="007F26A5">
          <w:t xml:space="preserve">data </w:t>
        </w:r>
      </w:ins>
      <w:del w:id="104" w:author="Alotaibi, Raed" w:date="2019-07-11T10:24:00Z">
        <w:r w:rsidR="00D26FDC" w:rsidDel="007F26A5">
          <w:delText xml:space="preserve">data </w:delText>
        </w:r>
      </w:del>
      <w:ins w:id="105" w:author="Alotaibi, Raed" w:date="2019-07-11T10:24:00Z">
        <w:r w:rsidR="007F26A5">
          <w:t xml:space="preserve">of the LUR model </w:t>
        </w:r>
      </w:ins>
      <w:ins w:id="106" w:author="Alotaibi, Raed" w:date="2019-07-11T10:25:00Z">
        <w:r w:rsidR="007F26A5">
          <w:t>is incorp</w:t>
        </w:r>
      </w:ins>
      <w:ins w:id="107" w:author="Alotaibi, Raed" w:date="2019-07-11T10:26:00Z">
        <w:r w:rsidR="007F26A5">
          <w:t>orated by</w:t>
        </w:r>
      </w:ins>
      <w:del w:id="108" w:author="Alotaibi, Raed" w:date="2019-07-11T10:25:00Z">
        <w:r w:rsidR="00D26FDC" w:rsidDel="007F26A5">
          <w:delText>is</w:delText>
        </w:r>
      </w:del>
      <w:r w:rsidR="00D26FDC">
        <w:t xml:space="preserve"> </w:t>
      </w:r>
      <w:del w:id="109" w:author="Alotaibi, Raed" w:date="2019-07-11T10:26:00Z">
        <w:r w:rsidR="00D26FDC" w:rsidDel="007F26A5">
          <w:delText xml:space="preserve">scaled </w:delText>
        </w:r>
        <w:commentRangeEnd w:id="101"/>
        <w:r w:rsidR="008008A8" w:rsidDel="007F26A5">
          <w:rPr>
            <w:rStyle w:val="CommentReference"/>
          </w:rPr>
          <w:commentReference w:id="101"/>
        </w:r>
        <w:commentRangeEnd w:id="102"/>
        <w:r w:rsidR="007F26A5" w:rsidDel="007F26A5">
          <w:rPr>
            <w:rStyle w:val="CommentReference"/>
          </w:rPr>
          <w:commentReference w:id="102"/>
        </w:r>
      </w:del>
      <w:ins w:id="110" w:author="Alotaibi, Raed" w:date="2019-07-11T10:26:00Z">
        <w:r w:rsidR="007F26A5">
          <w:t>scaling</w:t>
        </w:r>
      </w:ins>
      <w:ins w:id="111" w:author="Alotaibi, Raed" w:date="2019-07-11T10:28:00Z">
        <w:r w:rsidR="00906C3B">
          <w:t xml:space="preserve"> the spatial data with</w:t>
        </w:r>
      </w:ins>
      <w:ins w:id="112" w:author="Alotaibi, Raed" w:date="2019-07-11T10:26:00Z">
        <w:r w:rsidR="007F26A5">
          <w:t xml:space="preserve"> </w:t>
        </w:r>
      </w:ins>
      <w:del w:id="113" w:author="Alotaibi, Raed" w:date="2019-07-11T10:26:00Z">
        <w:r w:rsidR="00D26FDC" w:rsidDel="007F26A5">
          <w:delText xml:space="preserve">using </w:delText>
        </w:r>
      </w:del>
      <w:ins w:id="114" w:author="Alotaibi, Raed" w:date="2019-07-11T10:26:00Z">
        <w:r w:rsidR="007F26A5">
          <w:t xml:space="preserve">the </w:t>
        </w:r>
      </w:ins>
      <w:r w:rsidR="00D26FDC">
        <w:t xml:space="preserve">average monthly </w:t>
      </w:r>
      <w:del w:id="115" w:author="Alotaibi, Raed" w:date="2019-07-11T10:29:00Z">
        <w:r w:rsidR="00D26FDC" w:rsidDel="00906C3B">
          <w:delText xml:space="preserve">monitor </w:delText>
        </w:r>
      </w:del>
      <w:r w:rsidR="00D26FDC">
        <w:t xml:space="preserve">readings for 11 consecutive years. The model achieves a relatively high predictive power using hold-out cross validation </w:t>
      </w:r>
      <w:r w:rsidR="004E616C">
        <w:t xml:space="preserve">when </w:t>
      </w:r>
      <w:r w:rsidR="00D26FDC">
        <w:t xml:space="preserve">compared to similar </w:t>
      </w:r>
      <w:ins w:id="116" w:author="Alotaibi, Raed" w:date="2019-07-11T10:36:00Z">
        <w:r w:rsidR="00906C3B">
          <w:t>NO</w:t>
        </w:r>
        <w:r w:rsidR="00906C3B" w:rsidRPr="00906C3B">
          <w:rPr>
            <w:vertAlign w:val="subscript"/>
            <w:rPrChange w:id="117" w:author="Alotaibi, Raed" w:date="2019-07-11T10:36:00Z">
              <w:rPr/>
            </w:rPrChange>
          </w:rPr>
          <w:t>2</w:t>
        </w:r>
      </w:ins>
      <w:ins w:id="118" w:author="Alotaibi, Raed" w:date="2019-07-11T10:37:00Z">
        <w:r w:rsidR="00906C3B">
          <w:t xml:space="preserve"> </w:t>
        </w:r>
      </w:ins>
      <w:r w:rsidR="008C7DA0">
        <w:t>LUR</w:t>
      </w:r>
      <w:r w:rsidR="004E616C">
        <w:t xml:space="preserve"> models </w:t>
      </w:r>
      <w:r w:rsidR="004E616C">
        <w:fldChar w:fldCharType="begin">
          <w:fldData xml:space="preserve">PEVuZE5vdGU+PENpdGU+PEF1dGhvcj5WaWVubmVhdTwvQXV0aG9yPjxZZWFyPjIwMTM8L1llYXI+
PFJlY051bT43ODwvUmVjTnVtPjxEaXNwbGF5VGV4dD4oVmllbm5lYXUgZXQgYWwuLCAyMDEzLCBC
ZWVsZW4gZXQgYWwuLCAyMDA5LCBIeXN0YWQgZXQgYWwuLCAyMDExLCBOb3ZvdG55IGV0IGFsLiwg
MjAxMSk8L0Rpc3BsYXlUZXh0PjxyZWNvcmQ+PHJlYy1udW1iZXI+Nzg8L3JlYy1udW1iZXI+PGZv
cmVpZ24ta2V5cz48a2V5IGFwcD0iRU4iIGRiLWlkPSJldncycDAyc3V0cDVzeWVyOTlxdnNmdzV0
enphMGZzeGYyMmUiIHRpbWVzdGFtcD0iMTU0NDcxNTI5OCI+Nzg8L2tleT48L2ZvcmVpZ24ta2V5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ZW48L0F1dGhvcj48WWVhcj4yMDA5PC9ZZWFyPjxSZWNOdW0+ODI8L1JlY051bT48cmVjb3JkPjxy
ZWMtbnVtYmVyPjgyPC9yZWMtbnVtYmVyPjxmb3JlaWduLWtleXM+PGtleSBhcHA9IkVOIiBkYi1p
ZD0iZXZ3MnAwMnN1dHA1c3llcjk5cXZzZnc1dHp6YTBmc3hmMjJlIiB0aW1lc3RhbXA9IjE1NDQ3
MTUyOTgiPjgyPC9rZXk+PC9mb3JlaWduLWtleXM+PHJlZi10eXBlIG5hbWU9IkpvdXJuYWwgQXJ0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PC9BdXRob3I+PFllYXI+MjAxMTwvWWVhcj48UmVjTnVtPjQzMDwvUmVjTnVtPjxyZWNvcmQ+PHJl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</w:fldData>
        </w:fldChar>
      </w:r>
      <w:r w:rsidR="00ED2A02">
        <w:instrText xml:space="preserve"> ADDIN EN.CITE </w:instrText>
      </w:r>
      <w:r w:rsidR="00ED2A02">
        <w:fldChar w:fldCharType="begin">
          <w:fldData xml:space="preserve">PEVuZE5vdGU+PENpdGU+PEF1dGhvcj5WaWVubmVhdTwvQXV0aG9yPjxZZWFyPjIwMTM8L1llYXI+
PFJlY051bT43ODwvUmVjTnVtPjxEaXNwbGF5VGV4dD4oVmllbm5lYXUgZXQgYWwuLCAyMDEzLCBC
ZWVsZW4gZXQgYWwuLCAyMDA5LCBIeXN0YWQgZXQgYWwuLCAyMDExLCBOb3ZvdG55IGV0IGFsLiwg
MjAxMSk8L0Rpc3BsYXlUZXh0PjxyZWNvcmQ+PHJlYy1udW1iZXI+Nzg8L3JlYy1udW1iZXI+PGZv
cmVpZ24ta2V5cz48a2V5IGFwcD0iRU4iIGRiLWlkPSJldncycDAyc3V0cDVzeWVyOTlxdnNmdzV0
enphMGZzeGYyMmUiIHRpbWVzdGFtcD0iMTU0NDcxNTI5OCI+Nzg8L2tleT48L2ZvcmVpZ24ta2V5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ZW48L0F1dGhvcj48WWVhcj4yMDA5PC9ZZWFyPjxSZWNOdW0+ODI8L1JlY051bT48cmVjb3JkPjxy
ZWMtbnVtYmVyPjgyPC9yZWMtbnVtYmVyPjxmb3JlaWduLWtleXM+PGtleSBhcHA9IkVOIiBkYi1p
ZD0iZXZ3MnAwMnN1dHA1c3llcjk5cXZzZnc1dHp6YTBmc3hmMjJlIiB0aW1lc3RhbXA9IjE1NDQ3
MTUyOTgiPjgyPC9rZXk+PC9mb3JlaWduLWtleXM+PHJlZi10eXBlIG5hbWU9IkpvdXJuYWwgQXJ0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PC9BdXRob3I+PFllYXI+MjAxMTwvWWVhcj48UmVjTnVtPjQzMDwvUmVjTnVtPjxyZWNvcmQ+PHJl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</w:fldData>
        </w:fldChar>
      </w:r>
      <w:r w:rsidR="00ED2A02">
        <w:instrText xml:space="preserve"> ADDIN EN.CITE.DATA </w:instrText>
      </w:r>
      <w:r w:rsidR="00ED2A02">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w:t>
      </w:r>
      <w:commentRangeStart w:id="119"/>
      <w:commentRangeStart w:id="120"/>
      <w:r w:rsidR="00D26FDC">
        <w:t>82</w:t>
      </w:r>
      <w:commentRangeEnd w:id="119"/>
      <w:r w:rsidR="008C7DA0">
        <w:rPr>
          <w:rStyle w:val="CommentReference"/>
        </w:rPr>
        <w:commentReference w:id="119"/>
      </w:r>
      <w:commentRangeEnd w:id="120"/>
      <w:r w:rsidR="00680316">
        <w:rPr>
          <w:rStyle w:val="CommentReference"/>
        </w:rPr>
        <w:commentReference w:id="120"/>
      </w:r>
      <w:r w:rsidR="00D26FDC">
        <w:t xml:space="preserve">%. </w:t>
      </w:r>
      <w:r w:rsidR="004E616C">
        <w:t>The LUR model has been used in multiple studies including</w:t>
      </w:r>
      <w:r w:rsidR="00680316">
        <w:t xml:space="preserve"> </w:t>
      </w:r>
      <w:r w:rsidR="00680316">
        <w:fldChar w:fldCharType="begin"/>
      </w:r>
      <w:r w:rsidR="00ED2A0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ED2A02">
        <w:instrText xml:space="preserve"> ADDIN EN.CITE &lt;EndNote&gt;&lt;Cite AuthorYear="1"&gt;&lt;Author&gt;Alotaibi&lt;/Author&gt;&lt;Year&gt;2019&lt;/Year&gt;&lt;RecNum&gt;419&lt;/RecNum&gt;&lt;DisplayText&gt;Alotaibi et al. (2019)&lt;/DisplayText&gt;&lt;record&gt;&lt;rec-number&gt;419&lt;/rec-number&gt;&lt;foreign-keys&gt;&lt;key app="EN" db-id="evw2p02sutp5syer99qvsfw5tzza0fsxf22e" timestamp="1557965762"&gt;419&lt;/key&gt;&lt;/foreign-keys&gt;&lt;ref-type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ED2A0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ED2A0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pPr>
        <w:spacing w:line="276" w:lineRule="auto"/>
        <w:rPr>
          <w:i/>
          <w:iCs/>
        </w:rPr>
        <w:pPrChange w:id="121" w:author="Alotaibi, Raed" w:date="2019-07-15T13:58:00Z">
          <w:pPr/>
        </w:pPrChange>
      </w:pPr>
      <w:r w:rsidRPr="00EC1FA9">
        <w:rPr>
          <w:i/>
          <w:iCs/>
        </w:rPr>
        <w:lastRenderedPageBreak/>
        <w:t>Concentration-response function</w:t>
      </w:r>
      <w:r w:rsidR="00276DDC">
        <w:rPr>
          <w:i/>
          <w:iCs/>
        </w:rPr>
        <w:t>s</w:t>
      </w:r>
    </w:p>
    <w:p w14:paraId="2FE993DD" w14:textId="4A034A72" w:rsidR="00C46BEF" w:rsidRPr="00EC1FA9" w:rsidRDefault="00C46BEF">
      <w:pPr>
        <w:spacing w:line="276" w:lineRule="auto"/>
        <w:pPrChange w:id="122" w:author="Alotaibi, Raed" w:date="2019-07-15T13:58:00Z">
          <w:pPr/>
        </w:pPrChange>
      </w:pPr>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ED2A02">
        <w:instrText xml:space="preserve"> ADDIN EN.CITE &lt;EndNote&gt;&lt;Cite&gt;&lt;Author&gt;Khreis&lt;/Author&gt;&lt;Year&gt;2017&lt;/Year&gt;&lt;RecNum&gt;67&lt;/RecNum&gt;&lt;DisplayText&gt;(Khreis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commentRangeStart w:id="123"/>
      <w:commentRangeStart w:id="124"/>
      <w:commentRangeStart w:id="125"/>
      <w:r w:rsidR="00BC37DD" w:rsidRPr="00EC1FA9">
        <w:fldChar w:fldCharType="begin">
          <w:fldData xml:space="preserve">PEVuZE5vdGU+PENpdGU+PEF1dGhvcj5LaHJlaXM8L0F1dGhvcj48WWVhcj4yMDE4PC9ZZWFyPjxS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</w:fldData>
        </w:fldChar>
      </w:r>
      <w:r w:rsidR="00ED2A02">
        <w:instrText xml:space="preserve"> ADDIN EN.CITE </w:instrText>
      </w:r>
      <w:r w:rsidR="00ED2A02">
        <w:fldChar w:fldCharType="begin">
          <w:fldData xml:space="preserve">PEVuZE5vdGU+PENpdGU+PEF1dGhvcj5LaHJlaXM8L0F1dGhvcj48WWVhcj4yMDE4PC9ZZWFyPjxS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</w:fldData>
        </w:fldChar>
      </w:r>
      <w:r w:rsidR="00ED2A02">
        <w:instrText xml:space="preserve"> ADDIN EN.CITE.DATA </w:instrText>
      </w:r>
      <w:r w:rsidR="00ED2A02">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commentRangeEnd w:id="123"/>
      <w:r w:rsidR="00C61332">
        <w:rPr>
          <w:rStyle w:val="CommentReference"/>
        </w:rPr>
        <w:commentReference w:id="123"/>
      </w:r>
      <w:commentRangeEnd w:id="124"/>
      <w:r w:rsidR="00FE5B17">
        <w:rPr>
          <w:rStyle w:val="CommentReference"/>
        </w:rPr>
        <w:commentReference w:id="124"/>
      </w:r>
      <w:commentRangeEnd w:id="125"/>
      <w:r w:rsidR="00E217A2">
        <w:rPr>
          <w:rStyle w:val="CommentReference"/>
        </w:rPr>
        <w:commentReference w:id="125"/>
      </w:r>
      <w:r w:rsidR="002262A3" w:rsidRPr="00EC1FA9">
        <w:t>.</w:t>
      </w:r>
    </w:p>
    <w:p w14:paraId="17882C1A" w14:textId="0B4E20CA" w:rsidR="00B53E33" w:rsidRPr="00EC1FA9" w:rsidRDefault="00B53E33">
      <w:pPr>
        <w:spacing w:line="276" w:lineRule="auto"/>
        <w:pPrChange w:id="126" w:author="Alotaibi, Raed" w:date="2019-07-15T13:58:00Z">
          <w:pPr/>
        </w:pPrChange>
      </w:pPr>
      <w:r w:rsidRPr="00EC1FA9">
        <w:rPr>
          <w:i/>
          <w:iCs/>
        </w:rPr>
        <w:t>Asthma incidence and prevalence rate</w:t>
      </w:r>
    </w:p>
    <w:p w14:paraId="26C36252" w14:textId="3943C3A7" w:rsidR="002C2A22" w:rsidRDefault="002C2A22">
      <w:pPr>
        <w:spacing w:line="276" w:lineRule="auto"/>
        <w:pPrChange w:id="127" w:author="Alotaibi, Raed" w:date="2019-07-15T13:58:00Z">
          <w:pPr/>
        </w:pPrChange>
      </w:pPr>
      <w:r w:rsidRPr="00EC1FA9">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ED2A02">
        <w:instrText xml:space="preserve"> ADDIN EN.CITE &lt;EndNote&gt;&lt;Cite&gt;&lt;Author&gt;Mausner&lt;/Author&gt;&lt;Year&gt;1985&lt;/Year&gt;&lt;RecNum&gt;423&lt;/RecNum&gt;&lt;DisplayText&gt;(Mausner and Kramer, 1985)&lt;/DisplayText&gt;&lt;record&gt;&lt;rec-number&gt;423&lt;/rec-number&gt;&lt;foreign-keys&gt;&lt;key app="EN" db-id="evw2p02sutp5syer99qvsfw5tzza0fsxf22e" timestamp="1560545286"&gt;423&lt;/key&gt;&lt;/foreign-keys&gt;&lt;ref-type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commentRangeStart w:id="128"/>
      <w:commentRangeEnd w:id="128"/>
      <w:r w:rsidR="0036237D">
        <w:rPr>
          <w:rStyle w:val="CommentReference"/>
        </w:rPr>
        <w:commentReference w:id="128"/>
      </w:r>
      <w:commentRangeStart w:id="129"/>
      <w:commentRangeEnd w:id="129"/>
      <w:r w:rsidR="00680316">
        <w:rPr>
          <w:rStyle w:val="CommentReference"/>
        </w:rPr>
        <w:commentReference w:id="129"/>
      </w:r>
      <w:commentRangeStart w:id="130"/>
      <w:commentRangeEnd w:id="130"/>
      <w:r w:rsidR="00680316">
        <w:rPr>
          <w:rStyle w:val="CommentReference"/>
        </w:rPr>
        <w:commentReference w:id="130"/>
      </w:r>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877AD6" w:rsidRPr="00EC1FA9">
        <w:fldChar w:fldCharType="begin"/>
      </w:r>
      <w:r w:rsidR="00ED2A02">
        <w:instrText xml:space="preserve"> ADDIN EN.CITE &lt;EndNote&gt;&lt;Cite&gt;&lt;Author&gt;CDC&lt;/Author&gt;&lt;Year&gt;2011&lt;/Year&gt;&lt;RecNum&gt;95&lt;/RecNum&gt;&lt;DisplayText&gt;(CDC, 2011, CDC, 2009)&lt;/DisplayText&gt;&lt;record&gt;&lt;rec-number&gt;95&lt;/rec-number&gt;&lt;foreign-keys&gt;&lt;key app="EN" db-id="evw2p02sutp5syer99qvsfw5tzza0fsxf22e" timestamp="1544715299"&gt;95&lt;/key&gt;&lt;/foreign-keys&gt;&lt;ref-type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documentation.htm&lt;/url&gt;&lt;/related-urls&gt;&lt;/urls&gt;&lt;/record&gt;&lt;/Cite&gt;&lt;Cite&gt;&lt;Author&gt;CDC&lt;/Author&gt;&lt;Year&gt;2009&lt;/Year&gt;&lt;RecNum&gt;96&lt;/RecNum&gt;&lt;record&gt;&lt;rec-number&gt;96&lt;/rec-number&gt;&lt;foreign-keys&gt;&lt;key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00470F">
        <w:rPr>
          <w:noProof/>
        </w:rPr>
        <w:t>(CDC, 2011, CDC, 2009)</w:t>
      </w:r>
      <w:r w:rsidR="00877AD6" w:rsidRPr="00EC1FA9">
        <w:fldChar w:fldCharType="end"/>
      </w:r>
      <w:r w:rsidR="00E9377E">
        <w:t xml:space="preserve"> </w:t>
      </w:r>
      <w:r w:rsidR="00346634">
        <w:t xml:space="preserve">child </w:t>
      </w:r>
      <w:r w:rsidR="00E9377E">
        <w:t xml:space="preserve">data </w:t>
      </w:r>
      <w:r w:rsidR="00877AD6" w:rsidRPr="00EC1FA9">
        <w:t xml:space="preserve">sets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ins w:id="131" w:author="Alotaibi, Raed" w:date="2019-07-11T10:46:00Z">
        <w:r w:rsidR="00680316">
          <w:t xml:space="preserve"> </w:t>
        </w:r>
      </w:ins>
      <w:del w:id="132" w:author="Alotaibi, Raed" w:date="2019-07-11T10:46:00Z">
        <w:r w:rsidR="00877AD6" w:rsidRPr="00EC1FA9" w:rsidDel="00680316">
          <w:delText xml:space="preserve"> </w:delText>
        </w:r>
      </w:del>
      <w:r w:rsidR="00A0448D">
        <w:fldChar w:fldCharType="begin"/>
      </w:r>
      <w:r w:rsidR="00A0448D">
        <w:instrText xml:space="preserve"> HYPERLINK "https://www.cdc.gov/brfss/" </w:instrText>
      </w:r>
      <w:r w:rsidR="00A0448D">
        <w:fldChar w:fldCharType="separate"/>
      </w:r>
      <w:r w:rsidR="00877AD6" w:rsidRPr="00EC1FA9">
        <w:rPr>
          <w:rStyle w:val="Hyperlink"/>
        </w:rPr>
        <w:t>https://www.cdc.gov/brfss/</w:t>
      </w:r>
      <w:r w:rsidR="00A0448D">
        <w:rPr>
          <w:rStyle w:val="Hyperlink"/>
        </w:rPr>
        <w:fldChar w:fldCharType="end"/>
      </w:r>
      <w:r w:rsidR="00342E7A">
        <w:t xml:space="preserve"> and followed</w:t>
      </w:r>
      <w:r w:rsidR="002042F8">
        <w:t xml:space="preserve"> </w:t>
      </w:r>
      <w:r w:rsidRPr="00EC1FA9">
        <w:t xml:space="preserve">methods described by </w:t>
      </w:r>
      <w:r w:rsidRPr="00EC1FA9">
        <w:fldChar w:fldCharType="begin"/>
      </w:r>
      <w:r w:rsidR="00ED2A0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del w:id="133" w:author="Alotaibi, Raed" w:date="2019-07-11T10:48:00Z">
        <w:r w:rsidR="006E2EC6" w:rsidDel="00680532">
          <w:delText xml:space="preserve">and </w:delText>
        </w:r>
      </w:del>
      <w:ins w:id="134" w:author="Alotaibi, Raed" w:date="2019-07-11T10:48:00Z">
        <w:r w:rsidR="00680532">
          <w:t xml:space="preserve">as </w:t>
        </w:r>
      </w:ins>
      <w:r w:rsidR="006E2EC6">
        <w:t>shown in</w:t>
      </w:r>
      <w:ins w:id="135" w:author="Alotaibi, Raed" w:date="2019-07-11T10:47:00Z">
        <w:r w:rsidR="00680316">
          <w:t xml:space="preserve"> </w:t>
        </w:r>
        <w:r w:rsidR="00680316" w:rsidRPr="00845F40">
          <w:fldChar w:fldCharType="begin"/>
        </w:r>
        <w:r w:rsidR="00680316" w:rsidRPr="00680316">
          <w:instrText xml:space="preserve"> REF _Ref13734451 \h </w:instrText>
        </w:r>
      </w:ins>
      <w:r w:rsidR="00680316" w:rsidRPr="00680316">
        <w:rPr>
          <w:rPrChange w:id="136" w:author="Alotaibi, Raed" w:date="2019-07-11T10:47:00Z">
            <w:rPr>
              <w:sz w:val="24"/>
              <w:szCs w:val="24"/>
            </w:rPr>
          </w:rPrChange>
        </w:rPr>
        <w:instrText xml:space="preserve"> \* MERGEFORMAT </w:instrText>
      </w:r>
      <w:r w:rsidR="00680316" w:rsidRPr="00845F40">
        <w:fldChar w:fldCharType="separate"/>
      </w:r>
      <w:r w:rsidR="002E6861" w:rsidRPr="006770C0">
        <w:rPr>
          <w:sz w:val="20"/>
        </w:rPr>
        <w:t xml:space="preserve">Figure </w:t>
      </w:r>
      <w:r w:rsidR="002E6861">
        <w:rPr>
          <w:noProof/>
          <w:sz w:val="20"/>
        </w:rPr>
        <w:t>1</w:t>
      </w:r>
      <w:ins w:id="137" w:author="Alotaibi, Raed" w:date="2019-07-11T10:47:00Z">
        <w:r w:rsidR="00680316" w:rsidRPr="00845F40">
          <w:fldChar w:fldCharType="end"/>
        </w:r>
        <w:r w:rsidR="00680316">
          <w:t>.</w:t>
        </w:r>
      </w:ins>
      <w:r w:rsidR="006E2EC6">
        <w:t xml:space="preserve"> </w:t>
      </w:r>
      <w:ins w:id="138" w:author="Alotaibi, Raed" w:date="2019-07-11T10:49:00Z">
        <w:r w:rsidR="00680532">
          <w:t xml:space="preserve">The ACBS and BRFSS define children as birth to 18 years of age. </w:t>
        </w:r>
      </w:ins>
      <w:commentRangeStart w:id="139"/>
      <w:del w:id="140" w:author="Alotaibi, Raed" w:date="2019-07-11T10:47:00Z">
        <w:r w:rsidR="00E522F5" w:rsidDel="00680316">
          <w:fldChar w:fldCharType="begin"/>
        </w:r>
        <w:r w:rsidR="00E522F5" w:rsidDel="00680316">
          <w:delInstrText xml:space="preserve"> REF _Ref9422501 \h </w:delInstrText>
        </w:r>
      </w:del>
      <w:r w:rsidR="002E6861">
        <w:instrText xml:space="preserve"> \* MERGEFORMAT </w:instrText>
      </w:r>
      <w:del w:id="141" w:author="Alotaibi, Raed" w:date="2019-07-11T10:47:00Z">
        <w:r w:rsidR="00E522F5" w:rsidDel="00680316">
          <w:fldChar w:fldCharType="separate"/>
        </w:r>
        <w:r w:rsidR="00220191" w:rsidDel="00680316">
          <w:rPr>
            <w:b/>
            <w:bCs/>
          </w:rPr>
          <w:delText>Error! Reference source not found.</w:delText>
        </w:r>
        <w:r w:rsidR="00E522F5" w:rsidDel="00680316">
          <w:fldChar w:fldCharType="end"/>
        </w:r>
        <w:commentRangeEnd w:id="139"/>
        <w:r w:rsidR="00B37BB4" w:rsidDel="00680316">
          <w:rPr>
            <w:rStyle w:val="CommentReference"/>
          </w:rPr>
          <w:commentReference w:id="139"/>
        </w:r>
        <w:r w:rsidR="00877AD6" w:rsidRPr="00EC1FA9" w:rsidDel="00680316">
          <w:delText xml:space="preserve">. </w:delText>
        </w:r>
      </w:del>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xml:space="preserve">, and </w:t>
      </w:r>
      <w:commentRangeStart w:id="142"/>
      <w:r w:rsidRPr="00EC1FA9">
        <w:t xml:space="preserve">children </w:t>
      </w:r>
      <w:commentRangeEnd w:id="142"/>
      <w:r w:rsidR="00FD2C61">
        <w:rPr>
          <w:rStyle w:val="CommentReference"/>
        </w:rPr>
        <w:commentReference w:id="142"/>
      </w:r>
      <w:r w:rsidRPr="00EC1FA9">
        <w:t>sample weights.</w:t>
      </w:r>
      <w:r w:rsidR="00877AD6" w:rsidRPr="00EC1FA9">
        <w:t xml:space="preserve"> All analysis was conducted using R statistical software </w:t>
      </w:r>
      <w:r w:rsidR="00877AD6" w:rsidRPr="00EC1FA9">
        <w:fldChar w:fldCharType="begin"/>
      </w:r>
      <w:r w:rsidR="00ED2A02">
        <w:instrText xml:space="preserve"> ADDIN EN.CITE &lt;EndNote&gt;&lt;Cite&gt;&lt;Author&gt;R Core Team&lt;/Author&gt;&lt;Year&gt;2018&lt;/Year&gt;&lt;RecNum&gt;118&lt;/RecNum&gt;&lt;DisplayText&gt;(R Core Team, 2018)&lt;/DisplayText&gt;&lt;record&gt;&lt;rec-number&gt;118&lt;/rec-number&gt;&lt;foreign-keys&gt;&lt;key app="EN" db-id="evw2p02sutp5syer99qvsfw5tzza0fsxf22e" timestamp="1544715301"&gt;118&lt;/key&gt;&lt;/foreign-keys&gt;&lt;ref-type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FBD6157" w:rsidR="006770C0" w:rsidRPr="006770C0" w:rsidRDefault="006770C0">
      <w:pPr>
        <w:pStyle w:val="Caption"/>
        <w:keepNext/>
        <w:spacing w:line="276" w:lineRule="auto"/>
        <w:rPr>
          <w:sz w:val="20"/>
        </w:rPr>
        <w:pPrChange w:id="143" w:author="Alotaibi, Raed" w:date="2019-07-15T13:58:00Z">
          <w:pPr>
            <w:pStyle w:val="Caption"/>
            <w:keepNext/>
          </w:pPr>
        </w:pPrChange>
      </w:pPr>
      <w:bookmarkStart w:id="144" w:name="_Ref13734451"/>
      <w:r w:rsidRPr="006770C0">
        <w:rPr>
          <w:sz w:val="20"/>
        </w:rPr>
        <w:lastRenderedPageBreak/>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220191">
        <w:rPr>
          <w:noProof/>
          <w:sz w:val="20"/>
        </w:rPr>
        <w:t>1</w:t>
      </w:r>
      <w:r w:rsidRPr="006770C0">
        <w:rPr>
          <w:noProof/>
          <w:sz w:val="20"/>
        </w:rPr>
        <w:fldChar w:fldCharType="end"/>
      </w:r>
      <w:bookmarkEnd w:id="144"/>
      <w:r w:rsidRPr="006770C0">
        <w:rPr>
          <w:sz w:val="20"/>
        </w:rPr>
        <w:t xml:space="preserve">: Childhood asthma incidence rate </w:t>
      </w:r>
      <w:r>
        <w:rPr>
          <w:sz w:val="20"/>
        </w:rPr>
        <w:t xml:space="preserve">estimation </w:t>
      </w:r>
      <w:r w:rsidRPr="006770C0">
        <w:rPr>
          <w:sz w:val="20"/>
        </w:rPr>
        <w:t>flow chart</w:t>
      </w:r>
    </w:p>
    <w:p w14:paraId="1962DF05" w14:textId="2035ACA8" w:rsidR="006770C0" w:rsidRPr="00EC1FA9" w:rsidRDefault="006770C0">
      <w:pPr>
        <w:spacing w:line="276" w:lineRule="auto"/>
        <w:rPr>
          <w:b/>
          <w:bCs/>
        </w:rPr>
        <w:pPrChange w:id="145" w:author="Alotaibi, Raed" w:date="2019-07-15T13:58:00Z">
          <w:pPr>
            <w:spacing w:line="256" w:lineRule="auto"/>
          </w:pPr>
        </w:pPrChange>
      </w:pPr>
      <w:commentRangeStart w:id="146"/>
      <w:commentRangeEnd w:id="146"/>
      <w:r>
        <w:rPr>
          <w:rStyle w:val="CommentReference"/>
        </w:rPr>
        <w:commentReference w:id="146"/>
      </w:r>
      <w:ins w:id="147" w:author="Alotaibi, Raed" w:date="2019-07-15T12:10:00Z">
        <w:r w:rsidR="0056356E" w:rsidRPr="0056356E">
          <w:rPr>
            <w:b/>
            <w:bCs/>
            <w:noProof/>
          </w:rPr>
          <w:drawing>
            <wp:inline distT="0" distB="0" distL="0" distR="0" wp14:anchorId="39EF0729" wp14:editId="521086BF">
              <wp:extent cx="5731510" cy="7414442"/>
              <wp:effectExtent l="0" t="0" r="2540" b="0"/>
              <wp:docPr id="3" name="Picture 3"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otaibi\Documents\R Projects\TTI-AsthmaIR\Results\Plots\Asthma Flow Chart-Asthma incidente rate ver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14442"/>
                      </a:xfrm>
                      <a:prstGeom prst="rect">
                        <a:avLst/>
                      </a:prstGeom>
                      <a:noFill/>
                      <a:ln>
                        <a:noFill/>
                      </a:ln>
                    </pic:spPr>
                  </pic:pic>
                </a:graphicData>
              </a:graphic>
            </wp:inline>
          </w:drawing>
        </w:r>
      </w:ins>
    </w:p>
    <w:p w14:paraId="3F302224" w14:textId="77777777" w:rsidR="006770C0" w:rsidRPr="00EC1FA9" w:rsidRDefault="006770C0">
      <w:pPr>
        <w:spacing w:line="276" w:lineRule="auto"/>
        <w:pPrChange w:id="148" w:author="Alotaibi, Raed" w:date="2019-07-15T13:58:00Z">
          <w:pPr/>
        </w:pPrChange>
      </w:pPr>
    </w:p>
    <w:p w14:paraId="47FA93E2" w14:textId="7778C2F9" w:rsidR="002C2A22" w:rsidRPr="00EC1FA9" w:rsidRDefault="00143846">
      <w:pPr>
        <w:spacing w:line="276" w:lineRule="auto"/>
        <w:pPrChange w:id="149" w:author="Alotaibi, Raed" w:date="2019-07-15T13:58:00Z">
          <w:pPr/>
        </w:pPrChange>
      </w:pPr>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lastRenderedPageBreak/>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36FD33A4" w:rsidR="002C2A22" w:rsidRPr="00EC1FA9" w:rsidRDefault="00BC4956">
      <w:pPr>
        <w:spacing w:line="276" w:lineRule="auto"/>
        <w:pPrChange w:id="150" w:author="Alotaibi, Raed" w:date="2019-07-15T13:58:00Z">
          <w:pPr/>
        </w:pPrChange>
      </w:pPr>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ED2A02">
        <w:instrText xml:space="preserve"> ADDIN EN.CITE &lt;EndNote&gt;&lt;Cite&gt;&lt;Author&gt;Garbe&lt;/Author&gt;&lt;RecNum&gt;421&lt;/RecNum&gt;&lt;DisplayText&gt;(Garbe et al., 2011, Korn and Graubard,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w:t>
      </w:r>
      <w:commentRangeStart w:id="151"/>
      <w:commentRangeStart w:id="152"/>
      <w:r w:rsidR="00BF6555" w:rsidRPr="00EC1FA9">
        <w:t xml:space="preserve">characteristics </w:t>
      </w:r>
      <w:commentRangeEnd w:id="151"/>
      <w:r w:rsidR="00D65820">
        <w:rPr>
          <w:rStyle w:val="CommentReference"/>
        </w:rPr>
        <w:commentReference w:id="151"/>
      </w:r>
      <w:commentRangeEnd w:id="152"/>
      <w:r w:rsidR="00A0448D">
        <w:rPr>
          <w:rStyle w:val="CommentReference"/>
        </w:rPr>
        <w:commentReference w:id="152"/>
      </w:r>
      <w:r w:rsidR="00BD78FD">
        <w:t xml:space="preserve">(age, sex and race) </w:t>
      </w:r>
      <w:r w:rsidR="00BF6555" w:rsidRPr="00EC1FA9">
        <w:t xml:space="preserve">to the </w:t>
      </w:r>
      <w:r w:rsidR="00BA0614">
        <w:t>sample</w:t>
      </w:r>
      <w:r w:rsidRPr="00EC1FA9">
        <w:t xml:space="preserve">. Weights </w:t>
      </w:r>
      <w:commentRangeStart w:id="153"/>
      <w:r w:rsidR="00700754">
        <w:t>were</w:t>
      </w:r>
      <w:r w:rsidRPr="00EC1FA9">
        <w:t xml:space="preserve"> </w:t>
      </w:r>
      <w:commentRangeEnd w:id="153"/>
      <w:r w:rsidR="00700754">
        <w:rPr>
          <w:rStyle w:val="CommentReference"/>
        </w:rPr>
        <w:commentReference w:id="153"/>
      </w:r>
      <w:r w:rsidRPr="00EC1FA9">
        <w:t xml:space="preserve">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pPr>
        <w:spacing w:line="276" w:lineRule="auto"/>
        <w:pPrChange w:id="154" w:author="Alotaibi, Raed" w:date="2019-07-15T13:58:00Z">
          <w:pPr/>
        </w:pPrChange>
      </w:pPr>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pPr>
        <w:keepNext/>
        <w:spacing w:line="276" w:lineRule="auto"/>
        <w:jc w:val="center"/>
        <w:pPrChange w:id="155" w:author="Alotaibi, Raed" w:date="2019-07-15T13:58:00Z">
          <w:pPr>
            <w:keepNext/>
            <w:jc w:val="center"/>
          </w:pPr>
        </w:pPrChange>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7E600503" w:rsidR="00AB720C" w:rsidRPr="00EC1FA9" w:rsidRDefault="002C2A22">
      <w:pPr>
        <w:pStyle w:val="Caption"/>
        <w:spacing w:line="276" w:lineRule="auto"/>
        <w:jc w:val="center"/>
        <w:pPrChange w:id="156"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1</w:t>
      </w:r>
      <w:r w:rsidR="003A36B2">
        <w:rPr>
          <w:noProof/>
        </w:rPr>
        <w:fldChar w:fldCharType="end"/>
      </w:r>
    </w:p>
    <w:p w14:paraId="47EF65C5" w14:textId="0817F498" w:rsidR="0068303A" w:rsidRPr="00EC1FA9" w:rsidRDefault="00BC4956">
      <w:pPr>
        <w:spacing w:line="276" w:lineRule="auto"/>
        <w:pPrChange w:id="157" w:author="Alotaibi, Raed" w:date="2019-07-15T13:58:00Z">
          <w:pPr/>
        </w:pPrChange>
      </w:pPr>
      <w:r w:rsidRPr="00EC1FA9">
        <w:t xml:space="preserve">The asthma </w:t>
      </w:r>
      <w:r w:rsidR="00A340E2" w:rsidRPr="00A340E2">
        <w:t>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pPr>
        <w:keepNext/>
        <w:spacing w:line="276" w:lineRule="auto"/>
        <w:pPrChange w:id="158" w:author="Alotaibi, Raed" w:date="2019-07-15T13:58:00Z">
          <w:pPr>
            <w:keepNext/>
          </w:pPr>
        </w:pPrChange>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4F05DBD7" w:rsidR="00272195" w:rsidRPr="00EC1FA9" w:rsidRDefault="00272195">
      <w:pPr>
        <w:pStyle w:val="Caption"/>
        <w:spacing w:line="276" w:lineRule="auto"/>
        <w:jc w:val="center"/>
        <w:pPrChange w:id="159"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2</w:t>
      </w:r>
      <w:r w:rsidR="003A36B2">
        <w:rPr>
          <w:noProof/>
        </w:rPr>
        <w:fldChar w:fldCharType="end"/>
      </w:r>
    </w:p>
    <w:p w14:paraId="5B71E074" w14:textId="1DEDEB6D" w:rsidR="00CD2EA8" w:rsidRPr="00EC1FA9" w:rsidRDefault="00CD2EA8">
      <w:pPr>
        <w:spacing w:line="276" w:lineRule="auto"/>
        <w:pPrChange w:id="160" w:author="Alotaibi, Raed" w:date="2019-07-15T13:58:00Z">
          <w:pPr/>
        </w:pPrChange>
      </w:pPr>
      <w:r w:rsidRPr="00EC1FA9">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DF03B1" w:rsidRDefault="00EC4AE2">
      <w:pPr>
        <w:keepNext/>
        <w:spacing w:line="276" w:lineRule="auto"/>
        <w:jc w:val="center"/>
        <w:pPrChange w:id="161" w:author="Alotaibi, Raed" w:date="2019-07-15T13:58:00Z">
          <w:pPr>
            <w:keepNext/>
            <w:jc w:val="center"/>
          </w:pPr>
        </w:pPrChange>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t>
              </m:r>
              <m:r>
                <w:rPr>
                  <w:rFonts w:ascii="Cambria Math" w:hAnsi="Cambria Math"/>
                </w:rPr>
                <m:t>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t>
              </m:r>
              <m:r>
                <w:rPr>
                  <w:rFonts w:ascii="Cambria Math" w:hAnsi="Cambria Math"/>
                </w:rPr>
                <m:t>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t>
              </m:r>
              <m:r>
                <w:rPr>
                  <w:rFonts w:ascii="Cambria Math" w:hAnsi="Cambria Math"/>
                </w:rPr>
                <m:t>ma</m:t>
              </m:r>
            </m:e>
            <m:sub>
              <m:r>
                <w:rPr>
                  <w:rFonts w:ascii="Cambria Math" w:hAnsi="Cambria Math"/>
                </w:rPr>
                <m:t>w</m:t>
              </m:r>
            </m:sub>
          </m:sSub>
          <m:r>
            <w:rPr>
              <w:rFonts w:ascii="Cambria Math" w:eastAsiaTheme="minorEastAsia" w:hAnsi="Cambria Math"/>
            </w:rPr>
            <m:t>)</m:t>
          </m:r>
        </m:oMath>
      </m:oMathPara>
    </w:p>
    <w:p w14:paraId="0B2DF369" w14:textId="2E1FFBC2" w:rsidR="00272195" w:rsidRPr="00DF03B1" w:rsidRDefault="00272195">
      <w:pPr>
        <w:pStyle w:val="Caption"/>
        <w:spacing w:line="276" w:lineRule="auto"/>
        <w:jc w:val="center"/>
        <w:pPrChange w:id="162" w:author="Alotaibi, Raed" w:date="2019-07-15T13:58:00Z">
          <w:pPr>
            <w:pStyle w:val="Caption"/>
            <w:jc w:val="center"/>
          </w:pPr>
        </w:pPrChange>
      </w:pPr>
      <w:r w:rsidRPr="002E6861">
        <w:t xml:space="preserve">Equation </w:t>
      </w:r>
      <w:r w:rsidR="003A36B2" w:rsidRPr="00DF03B1">
        <w:rPr>
          <w:noProof/>
        </w:rPr>
        <w:fldChar w:fldCharType="begin"/>
      </w:r>
      <w:r w:rsidR="003A36B2" w:rsidRPr="0056356E">
        <w:rPr>
          <w:noProof/>
        </w:rPr>
        <w:instrText xml:space="preserve"> SEQ Equation \* ARABIC </w:instrText>
      </w:r>
      <w:r w:rsidR="003A36B2" w:rsidRPr="00ED2A02">
        <w:rPr>
          <w:noProof/>
        </w:rPr>
        <w:fldChar w:fldCharType="separate"/>
      </w:r>
      <w:r w:rsidR="00220191" w:rsidRPr="00DF03B1">
        <w:rPr>
          <w:noProof/>
        </w:rPr>
        <w:t>3</w:t>
      </w:r>
      <w:r w:rsidR="003A36B2" w:rsidRPr="00DF03B1">
        <w:rPr>
          <w:noProof/>
        </w:rPr>
        <w:fldChar w:fldCharType="end"/>
      </w:r>
    </w:p>
    <w:p w14:paraId="5685F31A" w14:textId="317C6B63" w:rsidR="00990BB2" w:rsidRPr="00DF03B1" w:rsidRDefault="00A0448D">
      <w:pPr>
        <w:spacing w:line="276" w:lineRule="auto"/>
        <w:pPrChange w:id="163" w:author="Alotaibi, Raed" w:date="2019-07-15T13:58:00Z">
          <w:pPr/>
        </w:pPrChange>
      </w:pPr>
      <w:ins w:id="164" w:author="Alotaibi, Raed" w:date="2019-07-15T11:33:00Z">
        <w:r w:rsidRPr="0056356E">
          <w:rPr>
            <w:rPrChange w:id="165" w:author="Alotaibi, Raed" w:date="2019-07-15T12:09:00Z">
              <w:rPr>
                <w:highlight w:val="green"/>
              </w:rPr>
            </w:rPrChange>
          </w:rPr>
          <w:t xml:space="preserve">To estimate the aggregate </w:t>
        </w:r>
      </w:ins>
      <w:del w:id="166" w:author="Alotaibi, Raed" w:date="2019-07-15T11:33:00Z">
        <w:r w:rsidR="00AD750C" w:rsidRPr="0056356E" w:rsidDel="00A0448D">
          <w:rPr>
            <w:rPrChange w:id="167" w:author="Alotaibi, Raed" w:date="2019-07-15T12:09:00Z">
              <w:rPr>
                <w:highlight w:val="green"/>
              </w:rPr>
            </w:rPrChange>
          </w:rPr>
          <w:delText xml:space="preserve">The </w:delText>
        </w:r>
      </w:del>
      <w:r w:rsidR="007C1756" w:rsidRPr="0056356E">
        <w:rPr>
          <w:rPrChange w:id="168" w:author="Alotaibi, Raed" w:date="2019-07-15T12:09:00Z">
            <w:rPr>
              <w:highlight w:val="green"/>
            </w:rPr>
          </w:rPrChange>
        </w:rPr>
        <w:t xml:space="preserve">asthma </w:t>
      </w:r>
      <w:r w:rsidR="00B457EE" w:rsidRPr="0056356E">
        <w:rPr>
          <w:rPrChange w:id="169" w:author="Alotaibi, Raed" w:date="2019-07-15T12:09:00Z">
            <w:rPr>
              <w:highlight w:val="green"/>
            </w:rPr>
          </w:rPrChange>
        </w:rPr>
        <w:t>IR</w:t>
      </w:r>
      <w:r w:rsidR="007C1756" w:rsidRPr="0056356E">
        <w:rPr>
          <w:rPrChange w:id="170" w:author="Alotaibi, Raed" w:date="2019-07-15T12:09:00Z">
            <w:rPr>
              <w:highlight w:val="green"/>
            </w:rPr>
          </w:rPrChange>
        </w:rPr>
        <w:t xml:space="preserve"> </w:t>
      </w:r>
      <w:ins w:id="171" w:author="Alotaibi, Raed" w:date="2019-07-15T11:33:00Z">
        <w:r w:rsidRPr="0056356E">
          <w:rPr>
            <w:rPrChange w:id="172" w:author="Alotaibi, Raed" w:date="2019-07-15T12:09:00Z">
              <w:rPr>
                <w:highlight w:val="green"/>
              </w:rPr>
            </w:rPrChange>
          </w:rPr>
          <w:t>across all available years</w:t>
        </w:r>
      </w:ins>
      <w:ins w:id="173" w:author="Alotaibi, Raed" w:date="2019-07-15T11:34:00Z">
        <w:r w:rsidRPr="0056356E">
          <w:rPr>
            <w:rPrChange w:id="174" w:author="Alotaibi, Raed" w:date="2019-07-15T12:09:00Z">
              <w:rPr>
                <w:highlight w:val="green"/>
              </w:rPr>
            </w:rPrChange>
          </w:rPr>
          <w:t xml:space="preserve"> </w:t>
        </w:r>
      </w:ins>
      <w:ins w:id="175" w:author="Alotaibi, Raed" w:date="2019-07-15T11:35:00Z">
        <w:r w:rsidRPr="0056356E">
          <w:rPr>
            <w:rPrChange w:id="176" w:author="Alotaibi, Raed" w:date="2019-07-15T12:09:00Z">
              <w:rPr>
                <w:highlight w:val="green"/>
              </w:rPr>
            </w:rPrChange>
          </w:rPr>
          <w:t>for each state, we had to re-weight the number of cases to adjust for the number of available years of</w:t>
        </w:r>
      </w:ins>
      <w:ins w:id="177" w:author="Alotaibi, Raed" w:date="2019-07-15T11:36:00Z">
        <w:r w:rsidRPr="0056356E">
          <w:rPr>
            <w:rPrChange w:id="178" w:author="Alotaibi, Raed" w:date="2019-07-15T12:09:00Z">
              <w:rPr>
                <w:highlight w:val="green"/>
              </w:rPr>
            </w:rPrChange>
          </w:rPr>
          <w:t xml:space="preserve"> data.</w:t>
        </w:r>
        <w:r w:rsidR="005A2A16" w:rsidRPr="0056356E">
          <w:rPr>
            <w:rPrChange w:id="179" w:author="Alotaibi, Raed" w:date="2019-07-15T12:09:00Z">
              <w:rPr>
                <w:highlight w:val="green"/>
              </w:rPr>
            </w:rPrChange>
          </w:rPr>
          <w:t xml:space="preserve"> For example, the state of Arizon</w:t>
        </w:r>
      </w:ins>
      <w:ins w:id="180" w:author="Alotaibi, Raed" w:date="2019-07-15T11:37:00Z">
        <w:r w:rsidR="005A2A16" w:rsidRPr="0056356E">
          <w:rPr>
            <w:rPrChange w:id="181" w:author="Alotaibi, Raed" w:date="2019-07-15T12:09:00Z">
              <w:rPr>
                <w:highlight w:val="green"/>
              </w:rPr>
            </w:rPrChange>
          </w:rPr>
          <w:t xml:space="preserve">a had two years of available data (2006 and 2007), to estimate the aggregate IR across all available years, we </w:t>
        </w:r>
      </w:ins>
      <w:ins w:id="182" w:author="Alotaibi, Raed" w:date="2019-07-15T11:38:00Z">
        <w:r w:rsidR="005A2A16" w:rsidRPr="0056356E">
          <w:rPr>
            <w:rPrChange w:id="183" w:author="Alotaibi, Raed" w:date="2019-07-15T12:09:00Z">
              <w:rPr>
                <w:highlight w:val="green"/>
              </w:rPr>
            </w:rPrChange>
          </w:rPr>
          <w:t>summed the</w:t>
        </w:r>
      </w:ins>
      <w:ins w:id="184" w:author="Alotaibi, Raed" w:date="2019-07-15T11:37:00Z">
        <w:r w:rsidR="005A2A16" w:rsidRPr="0056356E">
          <w:rPr>
            <w:rPrChange w:id="185" w:author="Alotaibi, Raed" w:date="2019-07-15T12:09:00Z">
              <w:rPr>
                <w:highlight w:val="green"/>
              </w:rPr>
            </w:rPrChange>
          </w:rPr>
          <w:t xml:space="preserve"> </w:t>
        </w:r>
      </w:ins>
      <w:del w:id="186" w:author="Alotaibi, Raed" w:date="2019-07-15T11:34:00Z">
        <w:r w:rsidR="007C1756" w:rsidRPr="0056356E" w:rsidDel="00A0448D">
          <w:rPr>
            <w:rPrChange w:id="187" w:author="Alotaibi, Raed" w:date="2019-07-15T12:09:00Z">
              <w:rPr>
                <w:highlight w:val="green"/>
              </w:rPr>
            </w:rPrChange>
          </w:rPr>
          <w:delText>was then aggregated across the all available years</w:delText>
        </w:r>
        <w:r w:rsidR="00D67421" w:rsidRPr="0056356E" w:rsidDel="00A0448D">
          <w:rPr>
            <w:rPrChange w:id="188" w:author="Alotaibi, Raed" w:date="2019-07-15T12:09:00Z">
              <w:rPr>
                <w:highlight w:val="green"/>
              </w:rPr>
            </w:rPrChange>
          </w:rPr>
          <w:delText xml:space="preserve"> </w:delText>
        </w:r>
        <w:r w:rsidR="00B53E33" w:rsidRPr="0056356E" w:rsidDel="00A0448D">
          <w:rPr>
            <w:rPrChange w:id="189" w:author="Alotaibi, Raed" w:date="2019-07-15T12:09:00Z">
              <w:rPr>
                <w:highlight w:val="green"/>
              </w:rPr>
            </w:rPrChange>
          </w:rPr>
          <w:delText xml:space="preserve">by taking </w:delText>
        </w:r>
      </w:del>
      <w:del w:id="190" w:author="Alotaibi, Raed" w:date="2019-07-15T11:37:00Z">
        <w:r w:rsidR="00B53E33" w:rsidRPr="0056356E" w:rsidDel="005A2A16">
          <w:rPr>
            <w:rPrChange w:id="191" w:author="Alotaibi, Raed" w:date="2019-07-15T12:09:00Z">
              <w:rPr>
                <w:highlight w:val="green"/>
              </w:rPr>
            </w:rPrChange>
          </w:rPr>
          <w:delText xml:space="preserve">the sum of </w:delText>
        </w:r>
      </w:del>
      <w:r w:rsidR="00B53E33" w:rsidRPr="0056356E">
        <w:rPr>
          <w:rPrChange w:id="192" w:author="Alotaibi, Raed" w:date="2019-07-15T12:09:00Z">
            <w:rPr>
              <w:highlight w:val="green"/>
            </w:rPr>
          </w:rPrChange>
        </w:rPr>
        <w:t xml:space="preserve">weighted “Incident asthma” </w:t>
      </w:r>
      <w:ins w:id="193" w:author="Alotaibi, Raed" w:date="2019-07-15T11:39:00Z">
        <w:r w:rsidR="005A2A16" w:rsidRPr="0056356E">
          <w:rPr>
            <w:rPrChange w:id="194" w:author="Alotaibi, Raed" w:date="2019-07-15T12:09:00Z">
              <w:rPr>
                <w:highlight w:val="green"/>
              </w:rPr>
            </w:rPrChange>
          </w:rPr>
          <w:t>across all the years</w:t>
        </w:r>
      </w:ins>
      <w:ins w:id="195" w:author="Alotaibi, Raed" w:date="2019-07-15T11:40:00Z">
        <w:r w:rsidR="005A2A16" w:rsidRPr="0056356E">
          <w:rPr>
            <w:rPrChange w:id="196" w:author="Alotaibi, Raed" w:date="2019-07-15T12:09:00Z">
              <w:rPr>
                <w:highlight w:val="green"/>
              </w:rPr>
            </w:rPrChange>
          </w:rPr>
          <w:t xml:space="preserve"> </w:t>
        </w:r>
      </w:ins>
      <w:ins w:id="197" w:author="Alotaibi, Raed" w:date="2019-07-15T11:38:00Z">
        <w:r w:rsidR="005A2A16" w:rsidRPr="0056356E">
          <w:rPr>
            <w:rPrChange w:id="198" w:author="Alotaibi, Raed" w:date="2019-07-15T12:09:00Z">
              <w:rPr>
                <w:highlight w:val="green"/>
              </w:rPr>
            </w:rPrChange>
          </w:rPr>
          <w:t xml:space="preserve">and </w:t>
        </w:r>
      </w:ins>
      <w:r w:rsidR="00B53E33" w:rsidRPr="0056356E">
        <w:rPr>
          <w:rPrChange w:id="199" w:author="Alotaibi, Raed" w:date="2019-07-15T12:09:00Z">
            <w:rPr>
              <w:highlight w:val="green"/>
            </w:rPr>
          </w:rPrChange>
        </w:rPr>
        <w:t>divided</w:t>
      </w:r>
      <w:ins w:id="200" w:author="Alotaibi, Raed" w:date="2019-07-15T11:38:00Z">
        <w:r w:rsidR="005A2A16" w:rsidRPr="0056356E">
          <w:rPr>
            <w:rPrChange w:id="201" w:author="Alotaibi, Raed" w:date="2019-07-15T12:09:00Z">
              <w:rPr>
                <w:highlight w:val="green"/>
              </w:rPr>
            </w:rPrChange>
          </w:rPr>
          <w:t xml:space="preserve"> it by 2 (since there were 2 years of available data), we </w:t>
        </w:r>
      </w:ins>
      <w:ins w:id="202" w:author="Alotaibi, Raed" w:date="2019-07-15T11:39:00Z">
        <w:r w:rsidR="005A2A16" w:rsidRPr="0056356E">
          <w:rPr>
            <w:rPrChange w:id="203" w:author="Alotaibi, Raed" w:date="2019-07-15T12:09:00Z">
              <w:rPr>
                <w:highlight w:val="green"/>
              </w:rPr>
            </w:rPrChange>
          </w:rPr>
          <w:t xml:space="preserve">divided the results by </w:t>
        </w:r>
      </w:ins>
      <w:ins w:id="204" w:author="Alotaibi, Raed" w:date="2019-07-15T11:38:00Z">
        <w:r w:rsidR="005A2A16" w:rsidRPr="0056356E">
          <w:rPr>
            <w:rPrChange w:id="205" w:author="Alotaibi, Raed" w:date="2019-07-15T12:09:00Z">
              <w:rPr>
                <w:highlight w:val="green"/>
              </w:rPr>
            </w:rPrChange>
          </w:rPr>
          <w:t xml:space="preserve">the </w:t>
        </w:r>
      </w:ins>
      <w:del w:id="206" w:author="Alotaibi, Raed" w:date="2019-07-15T11:38:00Z">
        <w:r w:rsidR="00B53E33" w:rsidRPr="0056356E" w:rsidDel="005A2A16">
          <w:rPr>
            <w:rPrChange w:id="207" w:author="Alotaibi, Raed" w:date="2019-07-15T12:09:00Z">
              <w:rPr>
                <w:highlight w:val="green"/>
              </w:rPr>
            </w:rPrChange>
          </w:rPr>
          <w:delText xml:space="preserve"> by the </w:delText>
        </w:r>
      </w:del>
      <w:del w:id="208" w:author="Alotaibi, Raed" w:date="2019-07-15T11:39:00Z">
        <w:r w:rsidR="00B53E33" w:rsidRPr="0056356E" w:rsidDel="005A2A16">
          <w:rPr>
            <w:rPrChange w:id="209" w:author="Alotaibi, Raed" w:date="2019-07-15T12:09:00Z">
              <w:rPr>
                <w:highlight w:val="green"/>
              </w:rPr>
            </w:rPrChange>
          </w:rPr>
          <w:delText>sum</w:delText>
        </w:r>
      </w:del>
      <w:ins w:id="210" w:author="Alotaibi, Raed" w:date="2019-07-15T11:39:00Z">
        <w:r w:rsidR="005A2A16" w:rsidRPr="0056356E">
          <w:rPr>
            <w:rPrChange w:id="211" w:author="Alotaibi, Raed" w:date="2019-07-15T12:09:00Z">
              <w:rPr>
                <w:highlight w:val="green"/>
              </w:rPr>
            </w:rPrChange>
          </w:rPr>
          <w:t xml:space="preserve">sum of </w:t>
        </w:r>
      </w:ins>
      <w:del w:id="212" w:author="Alotaibi, Raed" w:date="2019-07-15T11:39:00Z">
        <w:r w:rsidR="00B53E33" w:rsidRPr="0056356E" w:rsidDel="005A2A16">
          <w:rPr>
            <w:rPrChange w:id="213" w:author="Alotaibi, Raed" w:date="2019-07-15T12:09:00Z">
              <w:rPr>
                <w:highlight w:val="green"/>
              </w:rPr>
            </w:rPrChange>
          </w:rPr>
          <w:delText xml:space="preserve"> of </w:delText>
        </w:r>
      </w:del>
      <w:r w:rsidR="00B53E33" w:rsidRPr="0056356E">
        <w:rPr>
          <w:rPrChange w:id="214" w:author="Alotaibi, Raed" w:date="2019-07-15T12:09:00Z">
            <w:rPr>
              <w:highlight w:val="green"/>
            </w:rPr>
          </w:rPrChange>
        </w:rPr>
        <w:t>“At-risk children”</w:t>
      </w:r>
      <w:ins w:id="215" w:author="Alotaibi, Raed" w:date="2019-07-15T11:40:00Z">
        <w:r w:rsidR="005A2A16" w:rsidRPr="0056356E">
          <w:rPr>
            <w:rPrChange w:id="216" w:author="Alotaibi, Raed" w:date="2019-07-15T12:09:00Z">
              <w:rPr>
                <w:highlight w:val="green"/>
              </w:rPr>
            </w:rPrChange>
          </w:rPr>
          <w:t xml:space="preserve"> across all the years</w:t>
        </w:r>
      </w:ins>
      <w:ins w:id="217" w:author="Alotaibi, Raed" w:date="2019-07-15T11:39:00Z">
        <w:r w:rsidR="005A2A16" w:rsidRPr="0056356E">
          <w:rPr>
            <w:rPrChange w:id="218" w:author="Alotaibi, Raed" w:date="2019-07-15T12:09:00Z">
              <w:rPr>
                <w:highlight w:val="green"/>
              </w:rPr>
            </w:rPrChange>
          </w:rPr>
          <w:t xml:space="preserve"> </w:t>
        </w:r>
      </w:ins>
      <w:del w:id="219" w:author="Alotaibi, Raed" w:date="2019-07-15T11:40:00Z">
        <w:r w:rsidR="00B53E33" w:rsidRPr="0056356E" w:rsidDel="005A2A16">
          <w:rPr>
            <w:rPrChange w:id="220" w:author="Alotaibi, Raed" w:date="2019-07-15T12:09:00Z">
              <w:rPr>
                <w:highlight w:val="green"/>
              </w:rPr>
            </w:rPrChange>
          </w:rPr>
          <w:delText xml:space="preserve"> </w:delText>
        </w:r>
      </w:del>
      <w:ins w:id="221" w:author="Alotaibi, Raed" w:date="2019-07-15T11:39:00Z">
        <w:r w:rsidR="005A2A16" w:rsidRPr="0056356E">
          <w:rPr>
            <w:rPrChange w:id="222" w:author="Alotaibi, Raed" w:date="2019-07-15T12:09:00Z">
              <w:rPr>
                <w:highlight w:val="green"/>
              </w:rPr>
            </w:rPrChange>
          </w:rPr>
          <w:t xml:space="preserve">divided it by 2, </w:t>
        </w:r>
      </w:ins>
      <w:del w:id="223" w:author="Alotaibi, Raed" w:date="2019-07-15T11:39:00Z">
        <w:r w:rsidR="00B53E33" w:rsidRPr="0056356E" w:rsidDel="005A2A16">
          <w:rPr>
            <w:rPrChange w:id="224" w:author="Alotaibi, Raed" w:date="2019-07-15T12:09:00Z">
              <w:rPr>
                <w:highlight w:val="green"/>
              </w:rPr>
            </w:rPrChange>
          </w:rPr>
          <w:delText>for the years 2006 through 2010</w:delText>
        </w:r>
        <w:r w:rsidR="00E87518" w:rsidRPr="0056356E" w:rsidDel="005A2A16">
          <w:rPr>
            <w:rPrChange w:id="225" w:author="Alotaibi, Raed" w:date="2019-07-15T12:09:00Z">
              <w:rPr>
                <w:highlight w:val="green"/>
              </w:rPr>
            </w:rPrChange>
          </w:rPr>
          <w:delText xml:space="preserve">, </w:delText>
        </w:r>
      </w:del>
      <w:r w:rsidR="00E87518" w:rsidRPr="0056356E">
        <w:rPr>
          <w:rPrChange w:id="226" w:author="Alotaibi, Raed" w:date="2019-07-15T12:09:00Z">
            <w:rPr>
              <w:highlight w:val="green"/>
            </w:rPr>
          </w:rPrChange>
        </w:rPr>
        <w:t>as shown in Equation 4.</w:t>
      </w:r>
      <w:ins w:id="227" w:author="Alotaibi, Raed" w:date="2019-07-15T12:03:00Z">
        <w:r w:rsidR="0056356E" w:rsidRPr="0056356E">
          <w:rPr>
            <w:rPrChange w:id="228" w:author="Alotaibi, Raed" w:date="2019-07-15T12:09:00Z">
              <w:rPr>
                <w:highlight w:val="green"/>
              </w:rPr>
            </w:rPrChange>
          </w:rPr>
          <w:t xml:space="preserve"> </w:t>
        </w:r>
      </w:ins>
    </w:p>
    <w:p w14:paraId="05CAE591" w14:textId="3134EEFC" w:rsidR="00990BB2" w:rsidRPr="00EC1FA9" w:rsidRDefault="0056356E">
      <w:pPr>
        <w:keepNext/>
        <w:spacing w:line="276" w:lineRule="auto"/>
        <w:pPrChange w:id="229" w:author="Alotaibi, Raed" w:date="2019-07-15T13:58:00Z">
          <w:pPr>
            <w:keepNext/>
          </w:pPr>
        </w:pPrChange>
      </w:pPr>
      <m:oMathPara>
        <m:oMath>
          <m:r>
            <w:ins w:id="230" w:author="Alotaibi, Raed" w:date="2019-07-15T12:06:00Z">
              <w:rPr>
                <w:rFonts w:ascii="Cambria Math" w:hAnsi="Cambria Math"/>
              </w:rPr>
              <m:t xml:space="preserve"> </m:t>
            </w:ins>
          </m:r>
          <m:r>
            <w:del w:id="231" w:author="Alotaibi, Raed" w:date="2019-07-15T12:06:00Z">
              <w:rPr>
                <w:rFonts w:ascii="Cambria Math" w:hAnsi="Cambria Math"/>
              </w:rPr>
              <m:t>A</m:t>
            </w:del>
          </m:r>
          <m:r>
            <w:del w:id="232" w:author="Alotaibi, Raed" w:date="2019-07-15T12:16:00Z">
              <w:rPr>
                <w:rFonts w:ascii="Cambria Math" w:hAnsi="Cambria Math"/>
              </w:rPr>
              <m:t>ggregate IR</m:t>
            </w:del>
          </m:r>
          <m:sSub>
            <m:sSubPr>
              <m:ctrlPr>
                <w:ins w:id="233" w:author="Alotaibi, Raed" w:date="2019-07-15T12:16:00Z">
                  <w:rPr>
                    <w:rFonts w:ascii="Cambria Math" w:hAnsi="Cambria Math"/>
                    <w:i/>
                  </w:rPr>
                </w:ins>
              </m:ctrlPr>
            </m:sSubPr>
            <m:e>
              <m:r>
                <w:ins w:id="234" w:author="Alotaibi, Raed" w:date="2019-07-15T12:16:00Z">
                  <w:rPr>
                    <w:rFonts w:ascii="Cambria Math" w:hAnsi="Cambria Math"/>
                  </w:rPr>
                  <m:t>Aggregate IR</m:t>
                </w:ins>
              </m:r>
            </m:e>
            <m:sub>
              <m:r>
                <w:ins w:id="235" w:author="Alotaibi, Raed" w:date="2019-07-15T12:16:00Z">
                  <w:rPr>
                    <w:rFonts w:ascii="Cambria Math" w:hAnsi="Cambria Math"/>
                  </w:rPr>
                  <m:t>State-specific (</m:t>
                </w:ins>
              </m:r>
              <m:r>
                <w:ins w:id="236" w:author="Alotaibi, Raed" w:date="2019-07-15T12:17:00Z">
                  <w:rPr>
                    <w:rFonts w:ascii="Cambria Math" w:hAnsi="Cambria Math"/>
                  </w:rPr>
                  <m:t>s</m:t>
                </w:ins>
              </m:r>
              <m:r>
                <w:ins w:id="237" w:author="Alotaibi, Raed" w:date="2019-07-15T12:16:00Z">
                  <w:rPr>
                    <w:rFonts w:ascii="Cambria Math" w:hAnsi="Cambria Math"/>
                  </w:rPr>
                  <m:t>)</m:t>
                </w:ins>
              </m:r>
            </m:sub>
          </m:sSub>
          <m:r>
            <w:rPr>
              <w:rFonts w:ascii="Cambria Math" w:hAnsi="Cambria Math"/>
            </w:rPr>
            <m:t>=</m:t>
          </m:r>
          <m:r>
            <w:ins w:id="238" w:author="Alotaibi, Raed" w:date="2019-07-15T11:40:00Z">
              <w:rPr>
                <w:rFonts w:ascii="Cambria Math" w:hAnsi="Cambria Math"/>
              </w:rPr>
              <m:t>(</m:t>
            </w:ins>
          </m:r>
          <m:f>
            <m:fPr>
              <m:ctrlPr>
                <w:ins w:id="239" w:author="Alotaibi, Raed" w:date="2019-07-15T11:40:00Z">
                  <w:rPr>
                    <w:rFonts w:ascii="Cambria Math" w:hAnsi="Cambria Math"/>
                    <w:i/>
                  </w:rPr>
                </w:ins>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w</m:t>
                  </m:r>
                  <m:r>
                    <w:ins w:id="240" w:author="Alotaibi, Raed" w:date="2019-07-15T11:40:00Z">
                      <w:rPr>
                        <w:rFonts w:ascii="Cambria Math" w:hAnsi="Cambria Math"/>
                      </w:rPr>
                      <m:t xml:space="preserve"> </m:t>
                    </w:ins>
                  </m:r>
                </m:sub>
              </m:sSub>
            </m:num>
            <m:den>
              <m:r>
                <w:ins w:id="241" w:author="Alotaibi, Raed" w:date="2019-07-15T11:41:00Z">
                  <w:rPr>
                    <w:rFonts w:ascii="Cambria Math" w:hAnsi="Cambria Math"/>
                  </w:rPr>
                  <m:t xml:space="preserve"># Years </m:t>
                </w:ins>
              </m:r>
            </m:den>
          </m:f>
          <m:r>
            <w:ins w:id="242" w:author="Alotaibi, Raed" w:date="2019-07-15T11:47:00Z">
              <w:rPr>
                <w:rFonts w:ascii="Cambria Math" w:hAnsi="Cambria Math"/>
              </w:rPr>
              <m:t>)</m:t>
            </w:ins>
          </m:r>
          <m:r>
            <w:rPr>
              <w:rFonts w:ascii="Cambria Math" w:hAnsi="Cambria Math"/>
            </w:rPr>
            <m:t xml:space="preserve"> / </m:t>
          </m:r>
          <m:r>
            <w:ins w:id="243" w:author="Alotaibi, Raed" w:date="2019-07-15T11:41:00Z">
              <w:rPr>
                <w:rFonts w:ascii="Cambria Math" w:hAnsi="Cambria Math"/>
              </w:rPr>
              <m:t>(</m:t>
            </w:ins>
          </m:r>
          <m:f>
            <m:fPr>
              <m:ctrlPr>
                <w:ins w:id="244" w:author="Alotaibi, Raed" w:date="2019-07-15T11:41:00Z">
                  <w:rPr>
                    <w:rFonts w:ascii="Cambria Math" w:hAnsi="Cambria Math"/>
                    <w:i/>
                  </w:rPr>
                </w:ins>
              </m:ctrlPr>
            </m:fPr>
            <m:num>
              <m:r>
                <w:ins w:id="245" w:author="Alotaibi, Raed" w:date="2019-07-15T11:41:00Z">
                  <w:rPr>
                    <w:rFonts w:ascii="Cambria Math" w:hAnsi="Cambria Math"/>
                  </w:rPr>
                  <m:t>∑At-risk children</m:t>
                </w:ins>
              </m:r>
            </m:num>
            <m:den>
              <m:r>
                <w:ins w:id="246" w:author="Alotaibi, Raed" w:date="2019-07-15T11:41:00Z">
                  <w:rPr>
                    <w:rFonts w:ascii="Cambria Math" w:hAnsi="Cambria Math"/>
                  </w:rPr>
                  <m:t># Years</m:t>
                </w:ins>
              </m:r>
            </m:den>
          </m:f>
          <m:r>
            <w:ins w:id="247" w:author="Alotaibi, Raed" w:date="2019-07-15T11:41:00Z">
              <w:rPr>
                <w:rFonts w:ascii="Cambria Math" w:hAnsi="Cambria Math"/>
              </w:rPr>
              <m:t>)</m:t>
            </w:ins>
          </m:r>
          <m:r>
            <w:del w:id="248" w:author="Alotaibi, Raed" w:date="2019-07-15T11:41:00Z">
              <w:rPr>
                <w:rFonts w:ascii="Cambria Math" w:hAnsi="Cambria Math"/>
              </w:rPr>
              <m:t>∑At-risk children</m:t>
            </w:del>
          </m:r>
          <m:r>
            <w:ins w:id="249" w:author="Alotaibi, Raed" w:date="2019-07-15T11:41:00Z">
              <w:rPr>
                <w:rFonts w:ascii="Cambria Math" w:hAnsi="Cambria Math"/>
              </w:rPr>
              <m:t xml:space="preserve"> </m:t>
            </w:ins>
          </m:r>
          <m:r>
            <w:rPr>
              <w:rFonts w:ascii="Cambria Math" w:hAnsi="Cambria Math"/>
            </w:rPr>
            <m:t xml:space="preserve"> </m:t>
          </m:r>
        </m:oMath>
      </m:oMathPara>
    </w:p>
    <w:p w14:paraId="16705658" w14:textId="462C27E5" w:rsidR="00990BB2" w:rsidRDefault="00990BB2">
      <w:pPr>
        <w:pStyle w:val="Caption"/>
        <w:spacing w:line="276" w:lineRule="auto"/>
        <w:jc w:val="center"/>
        <w:rPr>
          <w:noProof/>
        </w:rPr>
        <w:pPrChange w:id="250" w:author="Alotaibi, Raed" w:date="2019-07-15T13:58:00Z">
          <w:pPr>
            <w:pStyle w:val="Caption"/>
            <w:jc w:val="center"/>
          </w:pPr>
        </w:pPrChange>
      </w:pPr>
      <w:r w:rsidRPr="00EC1FA9">
        <w:t xml:space="preserve">Equation </w:t>
      </w:r>
      <w:r>
        <w:rPr>
          <w:noProof/>
        </w:rPr>
        <w:t>4</w:t>
      </w:r>
    </w:p>
    <w:p w14:paraId="27035A01" w14:textId="5B5CC5EA" w:rsidR="00E87518" w:rsidRPr="00AE3EB0" w:rsidRDefault="00E87518">
      <w:pPr>
        <w:spacing w:line="276" w:lineRule="auto"/>
        <w:pPrChange w:id="251" w:author="Alotaibi, Raed" w:date="2019-07-15T13:58:00Z">
          <w:pPr/>
        </w:pPrChange>
      </w:pPr>
      <w:r>
        <w:lastRenderedPageBreak/>
        <w:t xml:space="preserve">The </w:t>
      </w:r>
      <w:r w:rsidR="00BA0614">
        <w:t>aggregate</w:t>
      </w:r>
      <w:r>
        <w:t xml:space="preserve"> asthma </w:t>
      </w:r>
      <w:r w:rsidR="00B457EE">
        <w:t>PR</w:t>
      </w:r>
      <w:r>
        <w:t xml:space="preserve"> across all </w:t>
      </w:r>
      <w:ins w:id="252" w:author="Alotaibi, Raed" w:date="2019-07-15T12:04:00Z">
        <w:r w:rsidR="0056356E">
          <w:t xml:space="preserve">available years for each </w:t>
        </w:r>
      </w:ins>
      <w:del w:id="253" w:author="Alotaibi, Raed" w:date="2019-07-15T12:04:00Z">
        <w:r w:rsidDel="0056356E">
          <w:delText xml:space="preserve">the </w:delText>
        </w:r>
      </w:del>
      <w:r>
        <w:t>state</w:t>
      </w:r>
      <w:ins w:id="254" w:author="Alotaibi, Raed" w:date="2019-07-15T12:05:00Z">
        <w:r w:rsidR="0056356E">
          <w:t xml:space="preserve"> was estimated as </w:t>
        </w:r>
      </w:ins>
      <w:del w:id="255" w:author="Alotaibi, Raed" w:date="2019-07-15T12:04:00Z">
        <w:r w:rsidDel="0056356E">
          <w:delText>s</w:delText>
        </w:r>
      </w:del>
      <w:del w:id="256" w:author="Alotaibi, Raed" w:date="2019-07-15T12:05:00Z">
        <w:r w:rsidDel="0056356E">
          <w:delText xml:space="preserve"> </w:delText>
        </w:r>
      </w:del>
      <w:del w:id="257" w:author="Alotaibi, Raed" w:date="2019-07-15T12:04:00Z">
        <w:r w:rsidDel="0056356E">
          <w:delText xml:space="preserve">during the same time period was estimated </w:delText>
        </w:r>
      </w:del>
      <w:del w:id="258" w:author="Alotaibi, Raed" w:date="2019-07-15T12:05:00Z">
        <w:r w:rsidDel="0056356E">
          <w:delText xml:space="preserve">as </w:delText>
        </w:r>
      </w:del>
      <w:r>
        <w:t>shown in Equation 5.</w:t>
      </w:r>
    </w:p>
    <w:p w14:paraId="13266917" w14:textId="3D082D98" w:rsidR="00E87518" w:rsidRPr="00EC1FA9" w:rsidRDefault="005A2A16">
      <w:pPr>
        <w:keepNext/>
        <w:spacing w:line="276" w:lineRule="auto"/>
        <w:pPrChange w:id="259" w:author="Alotaibi, Raed" w:date="2019-07-15T13:58:00Z">
          <w:pPr>
            <w:keepNext/>
          </w:pPr>
        </w:pPrChange>
      </w:pPr>
      <m:oMathPara>
        <m:oMath>
          <m:r>
            <w:del w:id="260" w:author="Alotaibi, Raed" w:date="2019-07-15T12:06:00Z">
              <w:rPr>
                <w:rFonts w:ascii="Cambria Math" w:hAnsi="Cambria Math"/>
              </w:rPr>
              <m:t>A</m:t>
            </w:del>
          </m:r>
          <m:r>
            <w:del w:id="261" w:author="Alotaibi, Raed" w:date="2019-07-15T12:16:00Z">
              <w:rPr>
                <w:rFonts w:ascii="Cambria Math" w:hAnsi="Cambria Math"/>
              </w:rPr>
              <m:t>ggregate PR</m:t>
            </w:del>
          </m:r>
          <m:sSub>
            <m:sSubPr>
              <m:ctrlPr>
                <w:ins w:id="262" w:author="Alotaibi, Raed" w:date="2019-07-15T12:16:00Z">
                  <w:rPr>
                    <w:rFonts w:ascii="Cambria Math" w:hAnsi="Cambria Math"/>
                    <w:i/>
                  </w:rPr>
                </w:ins>
              </m:ctrlPr>
            </m:sSubPr>
            <m:e>
              <m:r>
                <w:ins w:id="263" w:author="Alotaibi, Raed" w:date="2019-07-15T12:16:00Z">
                  <w:rPr>
                    <w:rFonts w:ascii="Cambria Math" w:hAnsi="Cambria Math"/>
                  </w:rPr>
                  <m:t>Aggregate PR</m:t>
                </w:ins>
              </m:r>
            </m:e>
            <m:sub>
              <m:r>
                <w:ins w:id="264" w:author="Alotaibi, Raed" w:date="2019-07-15T12:17:00Z">
                  <w:rPr>
                    <w:rFonts w:ascii="Cambria Math" w:hAnsi="Cambria Math"/>
                  </w:rPr>
                  <m:t>s</m:t>
                </w:ins>
              </m:r>
            </m:sub>
          </m:sSub>
          <m:r>
            <w:rPr>
              <w:rFonts w:ascii="Cambria Math" w:hAnsi="Cambria Math"/>
            </w:rPr>
            <m:t>=</m:t>
          </m:r>
          <m:r>
            <w:ins w:id="265" w:author="Alotaibi, Raed" w:date="2019-07-15T12:02:00Z">
              <w:rPr>
                <w:rFonts w:ascii="Cambria Math" w:hAnsi="Cambria Math"/>
              </w:rPr>
              <m:t>(</m:t>
            </w:ins>
          </m:r>
          <m:f>
            <m:fPr>
              <m:ctrlPr>
                <w:ins w:id="266" w:author="Alotaibi, Raed" w:date="2019-07-15T11:47:00Z">
                  <w:rPr>
                    <w:rFonts w:ascii="Cambria Math" w:hAnsi="Cambria Math"/>
                    <w:i/>
                  </w:rPr>
                </w:ins>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ins w:id="267" w:author="Alotaibi, Raed" w:date="2019-07-15T11:48:00Z">
                  <w:rPr>
                    <w:rFonts w:ascii="Cambria Math" w:hAnsi="Cambria Math"/>
                  </w:rPr>
                  <m:t xml:space="preserve"># Years </m:t>
                </w:ins>
              </m:r>
            </m:den>
          </m:f>
          <m:r>
            <w:ins w:id="268" w:author="Alotaibi, Raed" w:date="2019-07-15T12:02:00Z">
              <w:rPr>
                <w:rFonts w:ascii="Cambria Math" w:hAnsi="Cambria Math"/>
              </w:rPr>
              <m:t>)</m:t>
            </w:ins>
          </m:r>
          <m:r>
            <w:rPr>
              <w:rFonts w:ascii="Cambria Math" w:hAnsi="Cambria Math"/>
            </w:rPr>
            <m:t xml:space="preserve"> / </m:t>
          </m:r>
          <m:r>
            <w:ins w:id="269" w:author="Alotaibi, Raed" w:date="2019-07-15T12:02:00Z">
              <w:rPr>
                <w:rFonts w:ascii="Cambria Math" w:hAnsi="Cambria Math"/>
              </w:rPr>
              <m:t>(</m:t>
            </w:ins>
          </m:r>
          <m:f>
            <m:fPr>
              <m:ctrlPr>
                <w:ins w:id="270" w:author="Alotaibi, Raed" w:date="2019-07-15T11:48:00Z">
                  <w:rPr>
                    <w:rFonts w:ascii="Cambria Math" w:eastAsiaTheme="minorEastAsia" w:hAnsi="Cambria Math"/>
                    <w:i/>
                  </w:rPr>
                </w:ins>
              </m:ctrlPr>
            </m:fPr>
            <m:num>
              <m:r>
                <w:ins w:id="271" w:author="Alotaibi, Raed" w:date="2019-07-15T12:02:00Z">
                  <w:rPr>
                    <w:rFonts w:ascii="Cambria Math" w:hAnsi="Cambria Math"/>
                  </w:rPr>
                  <m:t>∑</m:t>
                </w:ins>
              </m:r>
              <m:d>
                <m:dPr>
                  <m:ctrlPr>
                    <w:ins w:id="272" w:author="Alotaibi, Raed" w:date="2019-07-15T12:02:00Z">
                      <w:rPr>
                        <w:rFonts w:ascii="Cambria Math" w:eastAsiaTheme="minorEastAsia" w:hAnsi="Cambria Math"/>
                        <w:i/>
                      </w:rPr>
                    </w:ins>
                  </m:ctrlPr>
                </m:dPr>
                <m:e>
                  <m:sSub>
                    <m:sSubPr>
                      <m:ctrlPr>
                        <w:ins w:id="273" w:author="Alotaibi, Raed" w:date="2019-07-15T11:48:00Z">
                          <w:rPr>
                            <w:rFonts w:ascii="Cambria Math" w:hAnsi="Cambria Math"/>
                            <w:i/>
                          </w:rPr>
                        </w:ins>
                      </m:ctrlPr>
                    </m:sSubPr>
                    <m:e>
                      <m:r>
                        <w:ins w:id="274" w:author="Alotaibi, Raed" w:date="2019-07-15T11:48:00Z">
                          <w:rPr>
                            <w:rFonts w:ascii="Cambria Math" w:hAnsi="Cambria Math"/>
                          </w:rPr>
                          <m:t>Ever asthma</m:t>
                        </w:ins>
                      </m:r>
                    </m:e>
                    <m:sub>
                      <m:r>
                        <w:ins w:id="275" w:author="Alotaibi, Raed" w:date="2019-07-15T11:48:00Z">
                          <w:rPr>
                            <w:rFonts w:ascii="Cambria Math" w:hAnsi="Cambria Math"/>
                          </w:rPr>
                          <m:t>w</m:t>
                        </w:ins>
                      </m:r>
                    </m:sub>
                  </m:sSub>
                  <m:r>
                    <w:ins w:id="276" w:author="Alotaibi, Raed" w:date="2019-07-15T11:48:00Z">
                      <w:rPr>
                        <w:rFonts w:ascii="Cambria Math" w:eastAsiaTheme="minorEastAsia" w:hAnsi="Cambria Math"/>
                      </w:rPr>
                      <m:t>+</m:t>
                    </w:ins>
                  </m:r>
                  <m:sSub>
                    <m:sSubPr>
                      <m:ctrlPr>
                        <w:ins w:id="277" w:author="Alotaibi, Raed" w:date="2019-07-15T11:48:00Z">
                          <w:rPr>
                            <w:rFonts w:ascii="Cambria Math" w:hAnsi="Cambria Math"/>
                            <w:i/>
                          </w:rPr>
                        </w:ins>
                      </m:ctrlPr>
                    </m:sSubPr>
                    <m:e>
                      <m:r>
                        <w:ins w:id="278" w:author="Alotaibi, Raed" w:date="2019-07-15T11:48:00Z">
                          <w:rPr>
                            <w:rFonts w:ascii="Cambria Math" w:hAnsi="Cambria Math"/>
                          </w:rPr>
                          <m:t>Never asthma</m:t>
                        </w:ins>
                      </m:r>
                    </m:e>
                    <m:sub>
                      <m:r>
                        <w:ins w:id="279" w:author="Alotaibi, Raed" w:date="2019-07-15T11:48:00Z">
                          <w:rPr>
                            <w:rFonts w:ascii="Cambria Math" w:hAnsi="Cambria Math"/>
                          </w:rPr>
                          <m:t>w</m:t>
                        </w:ins>
                      </m:r>
                    </m:sub>
                  </m:sSub>
                </m:e>
              </m:d>
            </m:num>
            <m:den>
              <m:r>
                <w:ins w:id="280" w:author="Alotaibi, Raed" w:date="2019-07-15T11:48:00Z">
                  <w:rPr>
                    <w:rFonts w:ascii="Cambria Math" w:hAnsi="Cambria Math"/>
                  </w:rPr>
                  <m:t xml:space="preserve"># Years </m:t>
                </w:ins>
              </m:r>
            </m:den>
          </m:f>
          <m:r>
            <w:ins w:id="281" w:author="Alotaibi, Raed" w:date="2019-07-15T12:02:00Z">
              <w:rPr>
                <w:rFonts w:ascii="Cambria Math" w:eastAsiaTheme="minorEastAsia" w:hAnsi="Cambria Math"/>
              </w:rPr>
              <m:t>)</m:t>
            </w:ins>
          </m:r>
          <m:r>
            <w:del w:id="282" w:author="Alotaibi, Raed" w:date="2019-07-15T11:48:00Z">
              <w:rPr>
                <w:rFonts w:ascii="Cambria Math" w:eastAsiaTheme="minorEastAsia" w:hAnsi="Cambria Math"/>
              </w:rPr>
              <m:t>(</m:t>
            </w:del>
          </m:r>
          <m:sSub>
            <m:sSubPr>
              <m:ctrlPr>
                <w:del w:id="283" w:author="Alotaibi, Raed" w:date="2019-07-15T11:48:00Z">
                  <w:rPr>
                    <w:rFonts w:ascii="Cambria Math" w:hAnsi="Cambria Math"/>
                    <w:i/>
                  </w:rPr>
                </w:del>
              </m:ctrlPr>
            </m:sSubPr>
            <m:e>
              <m:r>
                <w:del w:id="284" w:author="Alotaibi, Raed" w:date="2019-07-15T11:48:00Z">
                  <w:rPr>
                    <w:rFonts w:ascii="Cambria Math" w:hAnsi="Cambria Math"/>
                  </w:rPr>
                  <m:t>∑Ever asthma</m:t>
                </w:del>
              </m:r>
            </m:e>
            <m:sub>
              <m:r>
                <w:del w:id="285" w:author="Alotaibi, Raed" w:date="2019-07-15T11:48:00Z">
                  <w:rPr>
                    <w:rFonts w:ascii="Cambria Math" w:hAnsi="Cambria Math"/>
                  </w:rPr>
                  <m:t>w</m:t>
                </w:del>
              </m:r>
            </m:sub>
          </m:sSub>
          <m:r>
            <w:del w:id="286" w:author="Alotaibi, Raed" w:date="2019-07-15T11:48:00Z">
              <w:rPr>
                <w:rFonts w:ascii="Cambria Math" w:eastAsiaTheme="minorEastAsia" w:hAnsi="Cambria Math"/>
              </w:rPr>
              <m:t>+</m:t>
            </w:del>
          </m:r>
          <m:sSub>
            <m:sSubPr>
              <m:ctrlPr>
                <w:del w:id="287" w:author="Alotaibi, Raed" w:date="2019-07-15T11:48:00Z">
                  <w:rPr>
                    <w:rFonts w:ascii="Cambria Math" w:hAnsi="Cambria Math"/>
                    <w:i/>
                  </w:rPr>
                </w:del>
              </m:ctrlPr>
            </m:sSubPr>
            <m:e>
              <m:r>
                <w:del w:id="288" w:author="Alotaibi, Raed" w:date="2019-07-15T11:48:00Z">
                  <w:rPr>
                    <w:rFonts w:ascii="Cambria Math" w:hAnsi="Cambria Math"/>
                  </w:rPr>
                  <m:t>∑Never asthma</m:t>
                </w:del>
              </m:r>
            </m:e>
            <m:sub>
              <m:r>
                <w:del w:id="289" w:author="Alotaibi, Raed" w:date="2019-07-15T11:48:00Z">
                  <w:rPr>
                    <w:rFonts w:ascii="Cambria Math" w:hAnsi="Cambria Math"/>
                  </w:rPr>
                  <m:t>w</m:t>
                </w:del>
              </m:r>
            </m:sub>
          </m:sSub>
          <m:r>
            <w:del w:id="290" w:author="Alotaibi, Raed" w:date="2019-07-15T11:48:00Z">
              <w:rPr>
                <w:rFonts w:ascii="Cambria Math" w:eastAsiaTheme="minorEastAsia" w:hAnsi="Cambria Math"/>
              </w:rPr>
              <m:t>)</m:t>
            </w:del>
          </m:r>
        </m:oMath>
      </m:oMathPara>
    </w:p>
    <w:p w14:paraId="25606AC8" w14:textId="76AF77F1" w:rsidR="00E87518" w:rsidRPr="00956C0F" w:rsidRDefault="00E87518">
      <w:pPr>
        <w:pStyle w:val="Caption"/>
        <w:spacing w:line="276" w:lineRule="auto"/>
        <w:jc w:val="center"/>
        <w:pPrChange w:id="291" w:author="Alotaibi, Raed" w:date="2019-07-15T13:58:00Z">
          <w:pPr>
            <w:pStyle w:val="Caption"/>
            <w:jc w:val="center"/>
          </w:pPr>
        </w:pPrChange>
      </w:pPr>
      <w:r w:rsidRPr="00EC1FA9">
        <w:t xml:space="preserve">Equation </w:t>
      </w:r>
      <w:r>
        <w:rPr>
          <w:noProof/>
        </w:rPr>
        <w:t>5</w:t>
      </w:r>
    </w:p>
    <w:p w14:paraId="37142F4D" w14:textId="62D0102B" w:rsidR="00AD750C" w:rsidRPr="00EC1FA9" w:rsidRDefault="0056356E">
      <w:pPr>
        <w:spacing w:line="276" w:lineRule="auto"/>
        <w:rPr>
          <w:i/>
          <w:iCs/>
        </w:rPr>
        <w:pPrChange w:id="292" w:author="Alotaibi, Raed" w:date="2019-07-15T13:58:00Z">
          <w:pPr/>
        </w:pPrChange>
      </w:pPr>
      <w:ins w:id="293" w:author="Alotaibi, Raed" w:date="2019-07-15T12:06:00Z">
        <w:r>
          <w:t>To est</w:t>
        </w:r>
      </w:ins>
      <w:ins w:id="294" w:author="Alotaibi, Raed" w:date="2019-07-15T12:07:00Z">
        <w:r>
          <w:t xml:space="preserve">imate the overall </w:t>
        </w:r>
      </w:ins>
      <w:ins w:id="295" w:author="Alotaibi, Raed" w:date="2019-07-15T12:08:00Z">
        <w:r>
          <w:t>“A</w:t>
        </w:r>
      </w:ins>
      <w:ins w:id="296" w:author="Alotaibi, Raed" w:date="2019-07-15T12:07:00Z">
        <w:r>
          <w:t>ggregate</w:t>
        </w:r>
      </w:ins>
      <w:ins w:id="297" w:author="Alotaibi, Raed" w:date="2019-07-15T12:08:00Z">
        <w:r>
          <w:t>”</w:t>
        </w:r>
      </w:ins>
      <w:ins w:id="298" w:author="Alotaibi, Raed" w:date="2019-07-15T12:07:00Z">
        <w:r>
          <w:t xml:space="preserve"> asthma incidence rate and prevalence rate, we </w:t>
        </w:r>
        <w:proofErr w:type="gramStart"/>
        <w:r>
          <w:t>simple</w:t>
        </w:r>
        <w:proofErr w:type="gramEnd"/>
        <w:r>
          <w:t xml:space="preserve"> take the sum of the numerators and denominators across all states after re-weighting</w:t>
        </w:r>
      </w:ins>
      <w:ins w:id="299" w:author="Alotaibi, Raed" w:date="2019-07-15T12:08:00Z">
        <w:r>
          <w:t xml:space="preserve">. </w:t>
        </w:r>
      </w:ins>
      <w:del w:id="300" w:author="Alotaibi, Raed" w:date="2019-07-15T12:05:00Z">
        <w:r w:rsidR="00B749CF" w:rsidDel="0056356E">
          <w:delText>To obtain the s</w:delText>
        </w:r>
        <w:r w:rsidR="00B53E33" w:rsidRPr="00EC1FA9" w:rsidDel="0056356E">
          <w:delText xml:space="preserve">tate-specific </w:delText>
        </w:r>
        <w:r w:rsidR="007C1756" w:rsidDel="0056356E">
          <w:delText xml:space="preserve">asthma incidence rates </w:delText>
        </w:r>
        <w:r w:rsidR="00B749CF" w:rsidDel="0056356E">
          <w:delText>we used the above equations for each state</w:delText>
        </w:r>
        <w:r w:rsidR="00B53E33" w:rsidRPr="00EC1FA9" w:rsidDel="0056356E">
          <w:delText xml:space="preserve">. </w:delText>
        </w:r>
      </w:del>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asthma incidence</w:t>
      </w:r>
      <w:ins w:id="301" w:author="Alotaibi, Raed" w:date="2019-07-15T12:08:00Z">
        <w:r>
          <w:t xml:space="preserve"> rate</w:t>
        </w:r>
      </w:ins>
      <w:r w:rsidR="00B53E33" w:rsidRPr="00EC1FA9">
        <w:t xml:space="preserve"> </w:t>
      </w:r>
      <w:commentRangeStart w:id="302"/>
      <w:r w:rsidR="00D347B9">
        <w:t>(</w:t>
      </w:r>
      <w:r w:rsidR="00A0448D">
        <w:t>11.6 per 1,000 at-risk children</w:t>
      </w:r>
      <w:r w:rsidR="00D347B9">
        <w:t xml:space="preserve">) </w:t>
      </w:r>
      <w:commentRangeEnd w:id="302"/>
      <w:r w:rsidR="00D347B9">
        <w:rPr>
          <w:rStyle w:val="CommentReference"/>
        </w:rPr>
        <w:commentReference w:id="302"/>
      </w:r>
      <w:r w:rsidR="00B53E33" w:rsidRPr="00EC1FA9">
        <w:t>and prevalence rate</w:t>
      </w:r>
      <w:r w:rsidR="00D347B9">
        <w:t>s</w:t>
      </w:r>
      <w:r w:rsidR="00E522F5">
        <w:t xml:space="preserve"> </w:t>
      </w:r>
      <w:commentRangeStart w:id="303"/>
      <w:r w:rsidR="00D347B9">
        <w:t>(</w:t>
      </w:r>
      <w:r w:rsidR="00A0448D">
        <w:t>13.1 per 100 children</w:t>
      </w:r>
      <w:r w:rsidR="00D347B9">
        <w:t>)</w:t>
      </w:r>
      <w:commentRangeEnd w:id="303"/>
      <w:r w:rsidR="00993909">
        <w:rPr>
          <w:rStyle w:val="CommentReference"/>
        </w:rPr>
        <w:commentReference w:id="303"/>
      </w:r>
      <w:del w:id="304" w:author="Alotaibi, Raed" w:date="2019-07-15T11:29:00Z">
        <w:r w:rsidR="00D347B9" w:rsidDel="00A0448D">
          <w:delText xml:space="preserve"> </w:delText>
        </w:r>
        <w:r w:rsidR="00E522F5" w:rsidDel="00A0448D">
          <w:delText>(</w:delText>
        </w:r>
        <w:commentRangeStart w:id="305"/>
        <w:r w:rsidR="00E522F5" w:rsidDel="00A0448D">
          <w:fldChar w:fldCharType="begin"/>
        </w:r>
        <w:r w:rsidR="00E522F5" w:rsidDel="00A0448D">
          <w:delInstrText xml:space="preserve"> REF _Ref11838133 \h </w:delInstrText>
        </w:r>
      </w:del>
      <w:r w:rsidR="002E6861">
        <w:instrText xml:space="preserve"> \* MERGEFORMAT </w:instrText>
      </w:r>
      <w:del w:id="306" w:author="Alotaibi, Raed" w:date="2019-07-15T11:29:00Z">
        <w:r w:rsidR="00E522F5" w:rsidDel="00A0448D">
          <w:fldChar w:fldCharType="separate"/>
        </w:r>
        <w:r w:rsidR="00220191" w:rsidDel="00A0448D">
          <w:delText>Table S</w:delText>
        </w:r>
        <w:r w:rsidR="00220191" w:rsidDel="00A0448D">
          <w:rPr>
            <w:noProof/>
          </w:rPr>
          <w:delText>2</w:delText>
        </w:r>
        <w:r w:rsidR="00E522F5" w:rsidDel="00A0448D">
          <w:fldChar w:fldCharType="end"/>
        </w:r>
        <w:commentRangeEnd w:id="305"/>
        <w:r w:rsidR="00AA6721" w:rsidDel="00A0448D">
          <w:rPr>
            <w:rStyle w:val="CommentReference"/>
          </w:rPr>
          <w:commentReference w:id="305"/>
        </w:r>
        <w:r w:rsidR="00E522F5" w:rsidDel="00A0448D">
          <w:delText>)</w:delText>
        </w:r>
      </w:del>
      <w:r w:rsidR="004A2DFF" w:rsidRPr="00EC1FA9">
        <w:t>.</w:t>
      </w:r>
      <w:r w:rsidR="00D67421">
        <w:t xml:space="preserve"> </w:t>
      </w:r>
    </w:p>
    <w:p w14:paraId="0AF3AF02" w14:textId="37CD7D91" w:rsidR="00D16991" w:rsidRPr="00EC1FA9" w:rsidRDefault="00D16991">
      <w:pPr>
        <w:spacing w:line="276" w:lineRule="auto"/>
        <w:rPr>
          <w:i/>
          <w:iCs/>
        </w:rPr>
        <w:pPrChange w:id="307" w:author="Alotaibi, Raed" w:date="2019-07-15T13:58:00Z">
          <w:pPr/>
        </w:pPrChange>
      </w:pPr>
      <w:r w:rsidRPr="00EC1FA9">
        <w:rPr>
          <w:i/>
          <w:iCs/>
        </w:rPr>
        <w:t>Burden of disease estimat</w:t>
      </w:r>
      <w:r w:rsidR="00666B12">
        <w:rPr>
          <w:i/>
          <w:iCs/>
        </w:rPr>
        <w:t>ion</w:t>
      </w:r>
    </w:p>
    <w:p w14:paraId="3DF394EC" w14:textId="1810964A" w:rsidR="00C928CB" w:rsidRPr="00EC1FA9" w:rsidRDefault="00F218D1">
      <w:pPr>
        <w:spacing w:line="276" w:lineRule="auto"/>
        <w:pPrChange w:id="308" w:author="Alotaibi, Raed" w:date="2019-07-15T13:58:00Z">
          <w:pPr/>
        </w:pPrChange>
      </w:pPr>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ED2A02">
        <w:instrText xml:space="preserve"> ADDIN EN.CITE &lt;EndNote&gt;&lt;Cite AuthorYear="1"&gt;&lt;Author&gt;Alotaibi&lt;/Author&gt;&lt;Year&gt;2019&lt;/Year&gt;&lt;RecNum&gt;419&lt;/RecNum&gt;&lt;DisplayText&gt;Alotaibi et al. (2019)&lt;/DisplayText&gt;&lt;record&gt;&lt;rec-number&gt;419&lt;/rec-number&gt;&lt;foreign-keys&gt;&lt;key app="EN" db-id="evw2p02sutp5syer99qvsfw5tzza0fsxf22e" timestamp="1557965762"&gt;419&lt;/key&gt;&lt;/foreign-keys&gt;&lt;ref-type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10A79FD" w:rsidR="00345BC9" w:rsidRPr="00EC1FA9" w:rsidRDefault="00BA0614">
      <w:pPr>
        <w:spacing w:line="276" w:lineRule="auto"/>
        <w:pPrChange w:id="309" w:author="Alotaibi, Raed" w:date="2019-07-15T13:58:00Z">
          <w:pPr/>
        </w:pPrChange>
      </w:pPr>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multiplied by the state-specific</w:t>
      </w:r>
      <w:ins w:id="310" w:author="Alotaibi, Raed" w:date="2019-07-15T12:12:00Z">
        <w:r w:rsidR="0056356E">
          <w:t xml:space="preserve"> aggregate</w:t>
        </w:r>
      </w:ins>
      <w:r w:rsidR="00956C0F" w:rsidRPr="00EC1FA9">
        <w:t xml:space="preserve"> </w:t>
      </w:r>
      <w:r w:rsidR="00FD70C3">
        <w:t xml:space="preserve">PR </w:t>
      </w:r>
      <w:ins w:id="311" w:author="Alotaibi, Raed" w:date="2019-07-15T12:12:00Z">
        <w:r w:rsidR="0056356E">
          <w:t>(from</w:t>
        </w:r>
        <w:r w:rsidR="00554B41">
          <w:t xml:space="preserve"> </w:t>
        </w:r>
      </w:ins>
      <w:ins w:id="312" w:author="Alotaibi, Raed" w:date="2019-07-15T12:13:00Z">
        <w:r w:rsidR="00554B41">
          <w:t>E</w:t>
        </w:r>
      </w:ins>
      <w:ins w:id="313" w:author="Alotaibi, Raed" w:date="2019-07-15T12:12:00Z">
        <w:r w:rsidR="0056356E">
          <w:t xml:space="preserve">quation 5) </w:t>
        </w:r>
      </w:ins>
      <w:r w:rsidR="00FD70C3">
        <w:t xml:space="preserve">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7124A554" w:rsidR="00345BC9" w:rsidRPr="00EC1FA9" w:rsidRDefault="00E7129E">
      <w:pPr>
        <w:keepNext/>
        <w:spacing w:line="276" w:lineRule="auto"/>
        <w:jc w:val="center"/>
        <w:rPr>
          <w:i/>
          <w:iCs/>
        </w:rPr>
        <w:pPrChange w:id="314" w:author="Alotaibi, Raed" w:date="2019-07-15T13:58:00Z">
          <w:pPr>
            <w:keepNext/>
            <w:jc w:val="center"/>
          </w:pPr>
        </w:pPrChange>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ins w:id="315" w:author="Alotaibi, Raed" w:date="2019-07-15T12:15:00Z">
                  <w:rPr>
                    <w:rFonts w:ascii="Cambria Math" w:hAnsi="Cambria Math"/>
                  </w:rPr>
                  <m:t>A</m:t>
                </w:ins>
              </m:r>
              <m:r>
                <w:del w:id="316" w:author="Alotaibi, Raed" w:date="2019-07-15T12:15:00Z">
                  <w:rPr>
                    <w:rFonts w:ascii="Cambria Math" w:hAnsi="Cambria Math"/>
                  </w:rPr>
                  <m:t>A</m:t>
                </w:del>
              </m:r>
              <m:r>
                <w:rPr>
                  <w:rFonts w:ascii="Cambria Math" w:hAnsi="Cambria Math"/>
                </w:rPr>
                <m:t>ggregate PR</m:t>
              </m:r>
            </m:e>
            <m:sub>
              <m:r>
                <w:del w:id="317" w:author="Alotaibi, Raed" w:date="2019-07-15T12:15:00Z">
                  <w:rPr>
                    <w:rFonts w:ascii="Cambria Math" w:hAnsi="Cambria Math"/>
                  </w:rPr>
                  <m:t>State(s)</m:t>
                </w:del>
              </m:r>
              <m:r>
                <w:ins w:id="318" w:author="Alotaibi, Raed" w:date="2019-07-15T12:17:00Z">
                  <w:rPr>
                    <w:rFonts w:ascii="Cambria Math" w:hAnsi="Cambria Math"/>
                  </w:rPr>
                  <m:t>s</m:t>
                </w:ins>
              </m:r>
            </m:sub>
          </m:sSub>
          <m:r>
            <w:rPr>
              <w:rFonts w:ascii="Cambria Math" w:hAnsi="Cambria Math"/>
            </w:rPr>
            <m:t>)</m:t>
          </m:r>
        </m:oMath>
      </m:oMathPara>
    </w:p>
    <w:p w14:paraId="4325853B" w14:textId="4AD12280" w:rsidR="00272195" w:rsidRPr="00EC1FA9" w:rsidRDefault="00272195">
      <w:pPr>
        <w:pStyle w:val="Caption"/>
        <w:spacing w:line="276" w:lineRule="auto"/>
        <w:jc w:val="center"/>
        <w:pPrChange w:id="319" w:author="Alotaibi, Raed" w:date="2019-07-15T13:58:00Z">
          <w:pPr>
            <w:pStyle w:val="Caption"/>
            <w:jc w:val="center"/>
          </w:pPr>
        </w:pPrChange>
      </w:pPr>
      <w:r w:rsidRPr="00EC1FA9">
        <w:t xml:space="preserve">Equation </w:t>
      </w:r>
      <w:r w:rsidR="00E87518">
        <w:rPr>
          <w:noProof/>
        </w:rPr>
        <w:t>6</w:t>
      </w:r>
    </w:p>
    <w:p w14:paraId="77A9D488" w14:textId="550C4143" w:rsidR="004C2A7B" w:rsidRPr="00EC1FA9" w:rsidRDefault="004C2A7B">
      <w:pPr>
        <w:spacing w:line="276" w:lineRule="auto"/>
        <w:pPrChange w:id="320" w:author="Alotaibi, Raed" w:date="2019-07-15T13:58:00Z">
          <w:pPr/>
        </w:pPrChange>
      </w:pPr>
      <w:r w:rsidRPr="00EC1FA9">
        <w:t xml:space="preserve">We then estimated the number of </w:t>
      </w:r>
      <w:r w:rsidR="009819BB">
        <w:t xml:space="preserve">childhood </w:t>
      </w:r>
      <w:r w:rsidRPr="00EC1FA9">
        <w:t>asthma</w:t>
      </w:r>
      <w:r w:rsidR="008A1816">
        <w:t xml:space="preserve"> </w:t>
      </w:r>
      <w:commentRangeStart w:id="321"/>
      <w:commentRangeStart w:id="322"/>
      <w:r w:rsidR="008A1816">
        <w:t>incident</w:t>
      </w:r>
      <w:r w:rsidRPr="00EC1FA9">
        <w:t xml:space="preserve"> </w:t>
      </w:r>
      <w:commentRangeEnd w:id="321"/>
      <w:r w:rsidR="008A1816">
        <w:rPr>
          <w:rStyle w:val="CommentReference"/>
        </w:rPr>
        <w:commentReference w:id="321"/>
      </w:r>
      <w:commentRangeEnd w:id="322"/>
      <w:r w:rsidR="0056356E">
        <w:rPr>
          <w:rStyle w:val="CommentReference"/>
        </w:rPr>
        <w:commentReference w:id="322"/>
      </w:r>
      <w:r w:rsidRPr="00EC1FA9">
        <w:t xml:space="preserve">cases within each census block by multiplying the state-specific </w:t>
      </w:r>
      <w:commentRangeStart w:id="323"/>
      <w:commentRangeStart w:id="324"/>
      <w:r w:rsidR="00342130">
        <w:t xml:space="preserve">aggregate </w:t>
      </w:r>
      <w:commentRangeEnd w:id="323"/>
      <w:r w:rsidR="00FD70C3">
        <w:rPr>
          <w:rStyle w:val="CommentReference"/>
        </w:rPr>
        <w:commentReference w:id="323"/>
      </w:r>
      <w:commentRangeEnd w:id="324"/>
      <w:r w:rsidR="0056356E">
        <w:rPr>
          <w:rStyle w:val="CommentReference"/>
        </w:rPr>
        <w:commentReference w:id="324"/>
      </w:r>
      <w:del w:id="325" w:author="Alotaibi, Raed" w:date="2019-07-15T12:17:00Z">
        <w:r w:rsidRPr="00EC1FA9" w:rsidDel="00554B41">
          <w:delText xml:space="preserve">childhood </w:delText>
        </w:r>
      </w:del>
      <w:r w:rsidRPr="00EC1FA9">
        <w:t xml:space="preserve">asthma </w:t>
      </w:r>
      <w:r w:rsidR="00FD70C3">
        <w:t>IR</w:t>
      </w:r>
      <w:r w:rsidRPr="00EC1FA9">
        <w:t xml:space="preserve"> </w:t>
      </w:r>
      <w:ins w:id="326" w:author="Alotaibi, Raed" w:date="2019-07-15T12:11:00Z">
        <w:r w:rsidR="00554B41">
          <w:t xml:space="preserve">(from </w:t>
        </w:r>
      </w:ins>
      <w:ins w:id="327" w:author="Alotaibi, Raed" w:date="2019-07-15T12:13:00Z">
        <w:r w:rsidR="00554B41">
          <w:t>E</w:t>
        </w:r>
      </w:ins>
      <w:ins w:id="328" w:author="Alotaibi, Raed" w:date="2019-07-15T12:11:00Z">
        <w:r w:rsidR="0056356E">
          <w:t xml:space="preserve">quation 4) </w:t>
        </w:r>
      </w:ins>
      <w:r w:rsidR="00263A32">
        <w:t>by the</w:t>
      </w:r>
      <w:r w:rsidR="00263A32" w:rsidRPr="00EC1FA9">
        <w:t xml:space="preserve"> </w:t>
      </w:r>
      <w:r w:rsidRPr="00EC1FA9">
        <w:t xml:space="preserve">at-risk children at </w:t>
      </w:r>
      <w:del w:id="329" w:author="Alotaibi, Raed" w:date="2019-07-15T12:18:00Z">
        <w:r w:rsidRPr="00EC1FA9" w:rsidDel="00554B41">
          <w:delText xml:space="preserve">the </w:delText>
        </w:r>
      </w:del>
      <w:ins w:id="330" w:author="Alotaibi, Raed" w:date="2019-07-15T12:18:00Z">
        <w:r w:rsidR="00554B41">
          <w:t>each</w:t>
        </w:r>
        <w:r w:rsidR="00554B41" w:rsidRPr="00EC1FA9">
          <w:t xml:space="preserve"> </w:t>
        </w:r>
      </w:ins>
      <w:r w:rsidRPr="00EC1FA9">
        <w:t>census block</w:t>
      </w:r>
      <w:del w:id="331" w:author="Alotaibi, Raed" w:date="2019-07-15T12:18:00Z">
        <w:r w:rsidR="00342130" w:rsidDel="00554B41">
          <w:delText xml:space="preserve"> level</w:delText>
        </w:r>
      </w:del>
      <w:r w:rsidR="00ED3CCA">
        <w:t xml:space="preserve">, as shown in Equation </w:t>
      </w:r>
      <w:r w:rsidR="00E87518">
        <w:t>7</w:t>
      </w:r>
      <w:r w:rsidRPr="00EC1FA9">
        <w:t>.</w:t>
      </w:r>
    </w:p>
    <w:p w14:paraId="7E0F4484" w14:textId="36B7139D" w:rsidR="00272195" w:rsidRPr="00EC1FA9" w:rsidRDefault="00E7129E">
      <w:pPr>
        <w:keepNext/>
        <w:spacing w:line="276" w:lineRule="auto"/>
        <w:jc w:val="center"/>
        <w:rPr>
          <w:i/>
          <w:iCs/>
        </w:rPr>
        <w:pPrChange w:id="332" w:author="Alotaibi, Raed" w:date="2019-07-15T13:58:00Z">
          <w:pPr>
            <w:keepNext/>
            <w:jc w:val="center"/>
          </w:pPr>
        </w:pPrChange>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pPr>
        <w:pStyle w:val="Caption"/>
        <w:spacing w:line="276" w:lineRule="auto"/>
        <w:jc w:val="center"/>
        <w:pPrChange w:id="333" w:author="Alotaibi, Raed" w:date="2019-07-15T13:58:00Z">
          <w:pPr>
            <w:pStyle w:val="Caption"/>
            <w:jc w:val="center"/>
          </w:pPr>
        </w:pPrChange>
      </w:pPr>
      <w:r w:rsidRPr="00EC1FA9">
        <w:t xml:space="preserve">Equation </w:t>
      </w:r>
      <w:r w:rsidR="00E87518">
        <w:rPr>
          <w:noProof/>
        </w:rPr>
        <w:t>7</w:t>
      </w:r>
    </w:p>
    <w:p w14:paraId="44A4EDF0" w14:textId="2AEFCE96" w:rsidR="00C928CB" w:rsidRPr="00EC1FA9" w:rsidRDefault="00041A08">
      <w:pPr>
        <w:spacing w:line="276" w:lineRule="auto"/>
        <w:pPrChange w:id="334" w:author="Alotaibi, Raed" w:date="2019-07-15T13:58:00Z">
          <w:pPr/>
        </w:pPrChange>
      </w:pPr>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ins w:id="335" w:author="Alotaibi, Raed" w:date="2019-07-15T12:18:00Z">
        <w:r w:rsidR="00554B41">
          <w:t xml:space="preserve"> at each census block</w:t>
        </w:r>
      </w:ins>
      <w:r w:rsidR="0067108B">
        <w:t xml:space="preserve">, as shown in Equation </w:t>
      </w:r>
      <w:r w:rsidR="00E87518">
        <w:t>8</w:t>
      </w:r>
      <w:r w:rsidR="000533AB">
        <w:t>.</w:t>
      </w:r>
    </w:p>
    <w:p w14:paraId="4480EB4F" w14:textId="044EECE3" w:rsidR="00272195" w:rsidRPr="00EC1FA9" w:rsidRDefault="00E7129E">
      <w:pPr>
        <w:keepNext/>
        <w:spacing w:line="276" w:lineRule="auto"/>
        <w:jc w:val="center"/>
        <w:rPr>
          <w:i/>
          <w:iCs/>
        </w:rPr>
        <w:pPrChange w:id="336" w:author="Alotaibi, Raed" w:date="2019-07-15T13:58:00Z">
          <w:pPr>
            <w:keepNext/>
            <w:jc w:val="center"/>
          </w:pPr>
        </w:pPrChange>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pPr>
        <w:pStyle w:val="Caption"/>
        <w:spacing w:line="276" w:lineRule="auto"/>
        <w:jc w:val="center"/>
        <w:pPrChange w:id="337" w:author="Alotaibi, Raed" w:date="2019-07-15T13:58:00Z">
          <w:pPr>
            <w:pStyle w:val="Caption"/>
            <w:jc w:val="center"/>
          </w:pPr>
        </w:pPrChange>
      </w:pPr>
      <w:r w:rsidRPr="00EC1FA9">
        <w:t xml:space="preserve">Equation </w:t>
      </w:r>
      <w:r w:rsidR="00E87518">
        <w:rPr>
          <w:noProof/>
        </w:rPr>
        <w:t>8</w:t>
      </w:r>
    </w:p>
    <w:p w14:paraId="64554D4C" w14:textId="5A5E71D9" w:rsidR="00313E70" w:rsidRPr="00EC1FA9" w:rsidRDefault="00313E70">
      <w:pPr>
        <w:spacing w:line="276" w:lineRule="auto"/>
        <w:pPrChange w:id="338" w:author="Alotaibi, Raed" w:date="2019-07-15T13:58:00Z">
          <w:pPr/>
        </w:pPrChange>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commentRangeStart w:id="339"/>
      <w:r w:rsidR="00C147C0" w:rsidRPr="00EC1FA9">
        <w:fldChar w:fldCharType="begin"/>
      </w:r>
      <w:r w:rsidR="00ED2A02">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commentRangeEnd w:id="339"/>
      <w:r w:rsidR="000F1D9F">
        <w:rPr>
          <w:rStyle w:val="CommentReference"/>
        </w:rPr>
        <w:commentReference w:id="339"/>
      </w:r>
      <w:r w:rsidRPr="00EC1FA9">
        <w:t xml:space="preserve">. The population attributable fraction (PAF) </w:t>
      </w:r>
      <w:r w:rsidR="008A1816">
        <w:t>was</w:t>
      </w:r>
      <w:r w:rsidRPr="00EC1FA9">
        <w:t xml:space="preserve"> then estimated</w:t>
      </w:r>
      <w:ins w:id="340" w:author="Alotaibi, Raed" w:date="2019-07-15T12:18:00Z">
        <w:r w:rsidR="00554B41">
          <w:t xml:space="preserve"> at each census block</w:t>
        </w:r>
      </w:ins>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E7129E">
      <w:pPr>
        <w:keepNext/>
        <w:spacing w:line="276" w:lineRule="auto"/>
        <w:jc w:val="center"/>
        <w:rPr>
          <w:i/>
          <w:iCs/>
        </w:rPr>
        <w:pPrChange w:id="341" w:author="Alotaibi, Raed" w:date="2019-07-15T13:58:00Z">
          <w:pPr>
            <w:keepNext/>
            <w:jc w:val="center"/>
          </w:pPr>
        </w:pPrChange>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pPr>
        <w:pStyle w:val="Caption"/>
        <w:spacing w:line="276" w:lineRule="auto"/>
        <w:jc w:val="center"/>
        <w:pPrChange w:id="342" w:author="Alotaibi, Raed" w:date="2019-07-15T13:58:00Z">
          <w:pPr>
            <w:pStyle w:val="Caption"/>
            <w:jc w:val="center"/>
          </w:pPr>
        </w:pPrChange>
      </w:pPr>
      <w:r w:rsidRPr="00EC1FA9">
        <w:t xml:space="preserve">Equation </w:t>
      </w:r>
      <w:r w:rsidR="00E87518">
        <w:rPr>
          <w:noProof/>
        </w:rPr>
        <w:t>9</w:t>
      </w:r>
    </w:p>
    <w:p w14:paraId="77466C89" w14:textId="7D353D89" w:rsidR="000533AB" w:rsidRDefault="00313E70">
      <w:pPr>
        <w:spacing w:line="276" w:lineRule="auto"/>
        <w:pPrChange w:id="343" w:author="Alotaibi, Raed" w:date="2019-07-15T13:58:00Z">
          <w:pPr/>
        </w:pPrChange>
      </w:pPr>
      <w:r w:rsidRPr="00EC1FA9">
        <w:lastRenderedPageBreak/>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 xml:space="preserve">number of </w:t>
      </w:r>
      <w:del w:id="344" w:author="Alotaibi, Raed" w:date="2019-07-15T12:13:00Z">
        <w:r w:rsidRPr="00EC1FA9" w:rsidDel="00554B41">
          <w:delText xml:space="preserve">incident </w:delText>
        </w:r>
      </w:del>
      <w:r w:rsidRPr="00EC1FA9">
        <w:t xml:space="preserve">asthma </w:t>
      </w:r>
      <w:ins w:id="345" w:author="Alotaibi, Raed" w:date="2019-07-15T12:13:00Z">
        <w:r w:rsidR="00554B41">
          <w:t xml:space="preserve">incident </w:t>
        </w:r>
      </w:ins>
      <w:r w:rsidRPr="00EC1FA9">
        <w:t>cases at each census block</w:t>
      </w:r>
      <w:r w:rsidR="00A35BED">
        <w:t xml:space="preserve"> (</w:t>
      </w:r>
      <w:ins w:id="346" w:author="Alotaibi, Raed" w:date="2019-07-15T12:13:00Z">
        <w:r w:rsidR="00554B41">
          <w:t xml:space="preserve">from </w:t>
        </w:r>
      </w:ins>
      <w:commentRangeStart w:id="347"/>
      <w:commentRangeStart w:id="348"/>
      <w:r w:rsidR="00A35BED">
        <w:t xml:space="preserve">Equation </w:t>
      </w:r>
      <w:commentRangeEnd w:id="347"/>
      <w:r w:rsidR="00A35BED">
        <w:rPr>
          <w:rStyle w:val="CommentReference"/>
        </w:rPr>
        <w:commentReference w:id="347"/>
      </w:r>
      <w:commentRangeEnd w:id="348"/>
      <w:r w:rsidR="00554B41">
        <w:rPr>
          <w:rStyle w:val="CommentReference"/>
        </w:rPr>
        <w:commentReference w:id="348"/>
      </w:r>
      <w:r w:rsidR="00A35BED">
        <w:t>7)</w:t>
      </w:r>
      <w:r w:rsidR="000533AB">
        <w:t xml:space="preserve">, as shown in Equation </w:t>
      </w:r>
      <w:r w:rsidR="00E87518">
        <w:t>10.</w:t>
      </w:r>
    </w:p>
    <w:p w14:paraId="35562514" w14:textId="444CE177" w:rsidR="000533AB" w:rsidRPr="00EC1FA9" w:rsidRDefault="00E7129E">
      <w:pPr>
        <w:keepNext/>
        <w:spacing w:line="276" w:lineRule="auto"/>
        <w:jc w:val="center"/>
        <w:rPr>
          <w:i/>
          <w:iCs/>
        </w:rPr>
        <w:pPrChange w:id="349" w:author="Alotaibi, Raed" w:date="2019-07-15T13:58:00Z">
          <w:pPr>
            <w:keepNext/>
            <w:jc w:val="center"/>
          </w:pPr>
        </w:pPrChange>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pPr>
        <w:pStyle w:val="Caption"/>
        <w:spacing w:line="276" w:lineRule="auto"/>
        <w:jc w:val="center"/>
        <w:pPrChange w:id="350" w:author="Alotaibi, Raed" w:date="2019-07-15T13:58:00Z">
          <w:pPr>
            <w:pStyle w:val="Caption"/>
            <w:jc w:val="center"/>
          </w:pPr>
        </w:pPrChange>
      </w:pPr>
      <w:r w:rsidRPr="00EC1FA9">
        <w:t xml:space="preserve">Equation </w:t>
      </w:r>
      <w:r w:rsidR="00E87518">
        <w:t>10</w:t>
      </w:r>
    </w:p>
    <w:p w14:paraId="3C4E1846" w14:textId="699F4367" w:rsidR="008901C8" w:rsidRDefault="00313E70">
      <w:pPr>
        <w:spacing w:line="276" w:lineRule="auto"/>
        <w:pPrChange w:id="351" w:author="Alotaibi, Raed" w:date="2019-07-15T13:58:00Z">
          <w:pPr/>
        </w:pPrChange>
      </w:pPr>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 xml:space="preserve">across the </w:t>
      </w:r>
      <w:commentRangeStart w:id="352"/>
      <w:commentRangeStart w:id="353"/>
      <w:r w:rsidR="00E95FDD">
        <w:t>state</w:t>
      </w:r>
      <w:commentRangeEnd w:id="352"/>
      <w:r w:rsidR="00E95FDD">
        <w:rPr>
          <w:rStyle w:val="CommentReference"/>
        </w:rPr>
        <w:commentReference w:id="352"/>
      </w:r>
      <w:commentRangeEnd w:id="353"/>
      <w:r w:rsidR="00554B41">
        <w:rPr>
          <w:rStyle w:val="CommentReference"/>
        </w:rPr>
        <w:commentReference w:id="353"/>
      </w:r>
      <w:ins w:id="354" w:author="Alotaibi, Raed" w:date="2019-07-15T12:20:00Z">
        <w:r w:rsidR="00554B41">
          <w:t xml:space="preserve"> to obtain state</w:t>
        </w:r>
      </w:ins>
      <w:ins w:id="355" w:author="Alotaibi, Raed" w:date="2019-07-15T12:21:00Z">
        <w:r w:rsidR="00554B41">
          <w:t xml:space="preserve"> total AC</w:t>
        </w:r>
      </w:ins>
      <w:ins w:id="356" w:author="Alotaibi, Raed" w:date="2019-07-15T12:20:00Z">
        <w:r w:rsidR="00554B41">
          <w:t xml:space="preserve"> estimates</w:t>
        </w:r>
      </w:ins>
      <w:r w:rsidR="00E95FDD">
        <w:t>, and the entire country</w:t>
      </w:r>
      <w:ins w:id="357" w:author="Alotaibi, Raed" w:date="2019-07-15T12:20:00Z">
        <w:r w:rsidR="00554B41">
          <w:t xml:space="preserve"> to obtain the national estimates</w:t>
        </w:r>
      </w:ins>
      <w:del w:id="358" w:author="Alotaibi, Raed" w:date="2019-07-15T12:21:00Z">
        <w:r w:rsidR="00E95FDD" w:rsidDel="00554B41">
          <w:delText xml:space="preserve">, </w:delText>
        </w:r>
        <w:r w:rsidRPr="00EC1FA9" w:rsidDel="00554B41">
          <w:delText>to get the total AC</w:delText>
        </w:r>
      </w:del>
      <w:r w:rsidR="00E87518">
        <w:t>, as shown in Equation 11.</w:t>
      </w:r>
    </w:p>
    <w:p w14:paraId="733AD87D" w14:textId="56970492" w:rsidR="00E87518" w:rsidRPr="00EC1FA9" w:rsidRDefault="00E87518">
      <w:pPr>
        <w:keepNext/>
        <w:spacing w:line="276" w:lineRule="auto"/>
        <w:jc w:val="center"/>
        <w:rPr>
          <w:i/>
          <w:iCs/>
        </w:rPr>
        <w:pPrChange w:id="359" w:author="Alotaibi, Raed" w:date="2019-07-15T13:58:00Z">
          <w:pPr>
            <w:keepNext/>
            <w:jc w:val="center"/>
          </w:pPr>
        </w:pPrChange>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pPr>
        <w:pStyle w:val="Caption"/>
        <w:spacing w:line="276" w:lineRule="auto"/>
        <w:jc w:val="center"/>
        <w:pPrChange w:id="360" w:author="Alotaibi, Raed" w:date="2019-07-15T13:58:00Z">
          <w:pPr>
            <w:pStyle w:val="Caption"/>
            <w:jc w:val="center"/>
          </w:pPr>
        </w:pPrChange>
      </w:pPr>
      <w:r w:rsidRPr="00EC1FA9">
        <w:t xml:space="preserve">Equation </w:t>
      </w:r>
      <w:r>
        <w:t>11</w:t>
      </w:r>
    </w:p>
    <w:p w14:paraId="1EDC28FA" w14:textId="77777777" w:rsidR="00891087" w:rsidRDefault="00891087">
      <w:pPr>
        <w:spacing w:line="276" w:lineRule="auto"/>
        <w:sectPr w:rsidR="00891087" w:rsidSect="00944C5E">
          <w:type w:val="continuous"/>
          <w:pgSz w:w="11906" w:h="16838" w:code="9"/>
          <w:pgMar w:top="1440" w:right="1440" w:bottom="1440" w:left="1440" w:header="720" w:footer="720" w:gutter="0"/>
          <w:lnNumType w:countBy="1" w:restart="continuous"/>
          <w:cols w:space="720"/>
          <w:docGrid w:linePitch="360"/>
        </w:sectPr>
        <w:pPrChange w:id="361" w:author="Alotaibi, Raed" w:date="2019-07-15T13:58:00Z">
          <w:pPr/>
        </w:pPrChange>
      </w:pPr>
    </w:p>
    <w:p w14:paraId="34B75231" w14:textId="248FB67A" w:rsidR="00C928CB" w:rsidRPr="00EC1FA9" w:rsidRDefault="00D16991">
      <w:pPr>
        <w:spacing w:line="276" w:lineRule="auto"/>
        <w:rPr>
          <w:b/>
          <w:bCs/>
        </w:rPr>
        <w:pPrChange w:id="362" w:author="Alotaibi, Raed" w:date="2019-07-15T13:58:00Z">
          <w:pPr/>
        </w:pPrChange>
      </w:pPr>
      <w:r w:rsidRPr="00EC1FA9">
        <w:rPr>
          <w:b/>
          <w:bCs/>
        </w:rPr>
        <w:t>Results</w:t>
      </w:r>
    </w:p>
    <w:p w14:paraId="2A1FAC80" w14:textId="2AAC5247" w:rsidR="008C1A31" w:rsidRPr="00EC1FA9" w:rsidRDefault="008C1A31">
      <w:pPr>
        <w:spacing w:line="276" w:lineRule="auto"/>
        <w:rPr>
          <w:i/>
          <w:iCs/>
        </w:rPr>
        <w:pPrChange w:id="363" w:author="Alotaibi, Raed" w:date="2019-07-15T13:58:00Z">
          <w:pPr/>
        </w:pPrChange>
      </w:pPr>
      <w:r w:rsidRPr="00EC1FA9">
        <w:rPr>
          <w:i/>
          <w:iCs/>
        </w:rPr>
        <w:t>NO</w:t>
      </w:r>
      <w:r w:rsidRPr="00B706B7">
        <w:rPr>
          <w:i/>
          <w:iCs/>
          <w:vertAlign w:val="subscript"/>
        </w:rPr>
        <w:t>2</w:t>
      </w:r>
      <w:r w:rsidRPr="00EC1FA9">
        <w:rPr>
          <w:i/>
          <w:iCs/>
        </w:rPr>
        <w:t xml:space="preserve"> concentrations and trends </w:t>
      </w:r>
    </w:p>
    <w:p w14:paraId="3D372DC4" w14:textId="127E9C6B" w:rsidR="004577A5" w:rsidRPr="00F44DAC" w:rsidRDefault="004577A5" w:rsidP="008E07FB">
      <w:pPr>
        <w:spacing w:line="276" w:lineRule="auto"/>
      </w:pPr>
      <w:r w:rsidRPr="00F44DAC">
        <w:t>The mean (min-max) NO</w:t>
      </w:r>
      <w:r w:rsidRPr="00F44DAC">
        <w:rPr>
          <w:vertAlign w:val="subscript"/>
        </w:rPr>
        <w:t xml:space="preserve">2 </w:t>
      </w:r>
      <w:r w:rsidRPr="00F44DAC">
        <w:t>co</w:t>
      </w:r>
      <w:r w:rsidR="00F44DAC">
        <w:t>ncentrations were 13.2</w:t>
      </w:r>
      <w:r w:rsidRPr="00F44DAC">
        <w:t xml:space="preserve"> (1.5-58.3) ug/m</w:t>
      </w:r>
      <w:r w:rsidRPr="00F44DAC">
        <w:rPr>
          <w:vertAlign w:val="superscript"/>
        </w:rPr>
        <w:t>3</w:t>
      </w:r>
      <w:r w:rsidR="00554B41" w:rsidRPr="00F44DAC">
        <w:rPr>
          <w:vertAlign w:val="superscript"/>
        </w:rPr>
        <w:t xml:space="preserve"> </w:t>
      </w:r>
      <w:r w:rsidR="00554B41" w:rsidRPr="00F44DAC">
        <w:t>(</w:t>
      </w:r>
      <w:r w:rsidR="00554B41" w:rsidRPr="00F44DAC">
        <w:fldChar w:fldCharType="begin"/>
      </w:r>
      <w:r w:rsidR="00554B41" w:rsidRPr="00F44DAC">
        <w:instrText xml:space="preserve"> REF _Ref14085828 \h </w:instrText>
      </w:r>
      <w:r w:rsidR="00F44DAC">
        <w:instrText xml:space="preserve"> \* MERGEFORMAT </w:instrText>
      </w:r>
      <w:r w:rsidR="00554B41" w:rsidRPr="00F44DAC">
        <w:fldChar w:fldCharType="separate"/>
      </w:r>
      <w:ins w:id="364" w:author="Alotaibi, Raed" w:date="2019-07-15T14:17:00Z">
        <w:r w:rsidR="00E14325" w:rsidRPr="00E14325">
          <w:rPr>
            <w:rPrChange w:id="365" w:author="Alotaibi, Raed" w:date="2019-07-15T14:17:00Z">
              <w:rPr>
                <w:sz w:val="20"/>
              </w:rPr>
            </w:rPrChange>
          </w:rPr>
          <w:t xml:space="preserve">Table </w:t>
        </w:r>
        <w:r w:rsidR="00E14325" w:rsidRPr="00E14325">
          <w:rPr>
            <w:noProof/>
            <w:rPrChange w:id="366" w:author="Alotaibi, Raed" w:date="2019-07-15T14:17:00Z">
              <w:rPr>
                <w:noProof/>
                <w:sz w:val="20"/>
              </w:rPr>
            </w:rPrChange>
          </w:rPr>
          <w:t>2</w:t>
        </w:r>
      </w:ins>
      <w:del w:id="367" w:author="Alotaibi, Raed" w:date="2019-07-15T14:17:00Z">
        <w:r w:rsidR="00554B41" w:rsidRPr="00F44DAC" w:rsidDel="00E14325">
          <w:delText xml:space="preserve">Table </w:delText>
        </w:r>
        <w:r w:rsidR="00554B41" w:rsidRPr="00F44DAC" w:rsidDel="00E14325">
          <w:rPr>
            <w:noProof/>
          </w:rPr>
          <w:delText>2</w:delText>
        </w:r>
      </w:del>
      <w:r w:rsidR="00554B41" w:rsidRPr="00F44DAC">
        <w:fldChar w:fldCharType="end"/>
      </w:r>
      <w:r w:rsidR="00554B41" w:rsidRPr="00F44DAC">
        <w:t>)</w:t>
      </w:r>
      <w:r w:rsidRPr="00F44DAC">
        <w:t>. By living location, the mean NO</w:t>
      </w:r>
      <w:r w:rsidRPr="00F44DAC">
        <w:rPr>
          <w:vertAlign w:val="subscript"/>
        </w:rPr>
        <w:t>2</w:t>
      </w:r>
      <w:r w:rsidRPr="00F44DAC">
        <w:t xml:space="preserve"> concentration was highest </w:t>
      </w:r>
      <w:r w:rsidR="00B54516" w:rsidRPr="00F44DAC">
        <w:t xml:space="preserve">in </w:t>
      </w:r>
      <w:r w:rsidR="00BC7C6F" w:rsidRPr="00F44DAC">
        <w:t xml:space="preserve">urbanized areas </w:t>
      </w:r>
      <w:r w:rsidRPr="00F44DAC">
        <w:t>(</w:t>
      </w:r>
      <w:r w:rsidR="00BC7C6F" w:rsidRPr="00F44DAC">
        <w:t>18.4 ug/m</w:t>
      </w:r>
      <w:r w:rsidR="00BC7C6F" w:rsidRPr="00F44DAC">
        <w:rPr>
          <w:vertAlign w:val="superscript"/>
        </w:rPr>
        <w:t>3</w:t>
      </w:r>
      <w:r w:rsidRPr="00F44DAC">
        <w:t>)</w:t>
      </w:r>
      <w:r w:rsidR="00726708" w:rsidRPr="00F44DAC">
        <w:t xml:space="preserve"> (</w:t>
      </w:r>
      <w:r w:rsidR="00726708" w:rsidRPr="00F44DAC">
        <w:fldChar w:fldCharType="begin"/>
      </w:r>
      <w:r w:rsidR="00726708" w:rsidRPr="00F44DAC">
        <w:instrText xml:space="preserve"> REF _Ref9945324 \h  \* MERGEFORMAT </w:instrText>
      </w:r>
      <w:r w:rsidR="00726708" w:rsidRPr="00F44DAC">
        <w:fldChar w:fldCharType="separate"/>
      </w:r>
      <w:ins w:id="368" w:author="Alotaibi, Raed" w:date="2019-07-15T14:17:00Z">
        <w:r w:rsidR="00E14325" w:rsidRPr="00EC1FA9">
          <w:t>Figure S</w:t>
        </w:r>
        <w:r w:rsidR="00E14325">
          <w:t>1</w:t>
        </w:r>
      </w:ins>
      <w:del w:id="369" w:author="Alotaibi, Raed" w:date="2019-07-15T14:17:00Z">
        <w:r w:rsidR="00220191" w:rsidRPr="00F44DAC" w:rsidDel="00E14325">
          <w:delText>Figure S1</w:delText>
        </w:r>
      </w:del>
      <w:r w:rsidR="00726708" w:rsidRPr="00F44DAC">
        <w:fldChar w:fldCharType="end"/>
      </w:r>
      <w:r w:rsidR="00726708" w:rsidRPr="00F44DAC">
        <w:t>)</w:t>
      </w:r>
      <w:r w:rsidRPr="00F44DAC">
        <w:t>, while</w:t>
      </w:r>
      <w:r w:rsidR="006648E0" w:rsidRPr="00F44DAC">
        <w:t xml:space="preserve"> the</w:t>
      </w:r>
      <w:r w:rsidRPr="00F44DAC">
        <w:t xml:space="preserve"> mean NO</w:t>
      </w:r>
      <w:r w:rsidRPr="00F44DAC">
        <w:rPr>
          <w:vertAlign w:val="subscript"/>
        </w:rPr>
        <w:t>2</w:t>
      </w:r>
      <w:r w:rsidRPr="00F44DAC">
        <w:t xml:space="preserve"> concentration was highest among </w:t>
      </w:r>
      <w:r w:rsidR="00B54516" w:rsidRPr="00F44DAC">
        <w:t xml:space="preserve">the highest </w:t>
      </w:r>
      <w:r w:rsidR="00BC7C6F" w:rsidRPr="00F44DAC">
        <w:t xml:space="preserve">median </w:t>
      </w:r>
      <w:r w:rsidR="006F3212" w:rsidRPr="00F44DAC">
        <w:t xml:space="preserve">household </w:t>
      </w:r>
      <w:r w:rsidR="00BC7C6F" w:rsidRPr="00F44DAC">
        <w:t xml:space="preserve">income group of </w:t>
      </w:r>
      <w:r w:rsidR="00BC7C6F" w:rsidRPr="00F44DAC">
        <w:rPr>
          <w:rFonts w:cstheme="minorHAnsi"/>
        </w:rPr>
        <w:t>≥$75,000 (16.5 ug/m</w:t>
      </w:r>
      <w:r w:rsidR="00BC7C6F" w:rsidRPr="00F44DAC">
        <w:rPr>
          <w:rFonts w:cstheme="minorHAnsi"/>
          <w:vertAlign w:val="superscript"/>
        </w:rPr>
        <w:t>3</w:t>
      </w:r>
      <w:r w:rsidR="00BC7C6F" w:rsidRPr="00F44DAC">
        <w:t>)</w:t>
      </w:r>
      <w:r w:rsidR="00726708" w:rsidRPr="00F44DAC">
        <w:t xml:space="preserve"> </w:t>
      </w:r>
      <w:r w:rsidR="00B24D30" w:rsidRPr="00F44DAC">
        <w:t xml:space="preserve">followed by the lowest median </w:t>
      </w:r>
      <w:r w:rsidR="006F3212" w:rsidRPr="00F44DAC">
        <w:t xml:space="preserve">household </w:t>
      </w:r>
      <w:r w:rsidR="00B24D30" w:rsidRPr="00F44DAC">
        <w:t xml:space="preserve">income group </w:t>
      </w:r>
      <w:r w:rsidR="00A22EBB" w:rsidRPr="00F44DAC">
        <w:t xml:space="preserve">of &lt;$20,000 </w:t>
      </w:r>
      <w:r w:rsidR="00B24D30" w:rsidRPr="00F44DAC">
        <w:t>(</w:t>
      </w:r>
      <w:r w:rsidR="00B24D30" w:rsidRPr="00F44DAC">
        <w:rPr>
          <w:rFonts w:cstheme="minorHAnsi"/>
        </w:rPr>
        <w:t>16.</w:t>
      </w:r>
      <w:ins w:id="370" w:author="Alotaibi, Raed" w:date="2019-07-15T13:40:00Z">
        <w:r w:rsidR="00F44DAC">
          <w:rPr>
            <w:rFonts w:cstheme="minorHAnsi"/>
          </w:rPr>
          <w:t>1</w:t>
        </w:r>
      </w:ins>
      <w:del w:id="371" w:author="Alotaibi, Raed" w:date="2019-07-15T13:40:00Z">
        <w:r w:rsidR="00B24D30" w:rsidRPr="00F44DAC" w:rsidDel="00F44DAC">
          <w:rPr>
            <w:rFonts w:cstheme="minorHAnsi"/>
          </w:rPr>
          <w:delText>5</w:delText>
        </w:r>
      </w:del>
      <w:r w:rsidR="00B24D30" w:rsidRPr="00F44DAC">
        <w:rPr>
          <w:rFonts w:cstheme="minorHAnsi"/>
        </w:rPr>
        <w:t xml:space="preserve"> ug/m</w:t>
      </w:r>
      <w:r w:rsidR="00B24D30" w:rsidRPr="00F44DAC">
        <w:rPr>
          <w:rFonts w:cstheme="minorHAnsi"/>
          <w:vertAlign w:val="superscript"/>
        </w:rPr>
        <w:t>3</w:t>
      </w:r>
      <w:r w:rsidR="00B24D30" w:rsidRPr="00F44DAC">
        <w:t xml:space="preserve">) </w:t>
      </w:r>
      <w:r w:rsidR="00726708" w:rsidRPr="00F44DAC">
        <w:t>(</w:t>
      </w:r>
      <w:r w:rsidR="00726708" w:rsidRPr="00F44DAC">
        <w:fldChar w:fldCharType="begin"/>
      </w:r>
      <w:r w:rsidR="00726708" w:rsidRPr="00F44DAC">
        <w:instrText xml:space="preserve"> REF _Ref10114569 \h  \* MERGEFORMAT </w:instrText>
      </w:r>
      <w:r w:rsidR="00726708" w:rsidRPr="00F44DAC">
        <w:fldChar w:fldCharType="separate"/>
      </w:r>
      <w:ins w:id="372" w:author="Alotaibi, Raed" w:date="2019-07-15T14:17:00Z">
        <w:r w:rsidR="00E14325" w:rsidRPr="00EC1FA9">
          <w:t>Figure S</w:t>
        </w:r>
        <w:r w:rsidR="00E14325">
          <w:t>2</w:t>
        </w:r>
      </w:ins>
      <w:del w:id="373" w:author="Alotaibi, Raed" w:date="2019-07-15T14:17:00Z">
        <w:r w:rsidR="00220191" w:rsidRPr="00F44DAC" w:rsidDel="00E14325">
          <w:delText>Figure S2</w:delText>
        </w:r>
      </w:del>
      <w:r w:rsidR="00726708" w:rsidRPr="00F44DAC">
        <w:fldChar w:fldCharType="end"/>
      </w:r>
      <w:r w:rsidR="00726708" w:rsidRPr="00F44DAC">
        <w:t>)</w:t>
      </w:r>
      <w:r w:rsidR="00EF024A" w:rsidRPr="00F44DAC">
        <w:t>. When stratifying NO</w:t>
      </w:r>
      <w:r w:rsidR="00EF024A" w:rsidRPr="00F44DAC">
        <w:rPr>
          <w:vertAlign w:val="subscript"/>
        </w:rPr>
        <w:t xml:space="preserve">2 </w:t>
      </w:r>
      <w:r w:rsidR="00EF024A" w:rsidRPr="00F44DAC">
        <w:t xml:space="preserve">concentrations </w:t>
      </w:r>
      <w:r w:rsidR="001E3F3E" w:rsidRPr="00F44DAC">
        <w:t xml:space="preserve">by </w:t>
      </w:r>
      <w:r w:rsidR="00EF024A" w:rsidRPr="00F44DAC">
        <w:t>median</w:t>
      </w:r>
      <w:r w:rsidR="006F3212" w:rsidRPr="00F44DAC">
        <w:t xml:space="preserve"> household </w:t>
      </w:r>
      <w:r w:rsidR="00EF024A" w:rsidRPr="00F44DAC">
        <w:t xml:space="preserve">income groups </w:t>
      </w:r>
      <w:r w:rsidR="001E3F3E" w:rsidRPr="00F44DAC">
        <w:t xml:space="preserve">but separately for each </w:t>
      </w:r>
      <w:r w:rsidR="00EF024A" w:rsidRPr="00F44DAC">
        <w:t xml:space="preserve">living location, rural areas had an increasing </w:t>
      </w:r>
      <w:r w:rsidR="00726708" w:rsidRPr="00F44DAC">
        <w:t>average concentration as income increased, urban clusters has a decreasing average concentration as income increased</w:t>
      </w:r>
      <w:r w:rsidR="000B47AE" w:rsidRPr="00F44DAC">
        <w:t>,</w:t>
      </w:r>
      <w:r w:rsidR="00726708" w:rsidRPr="00F44DAC">
        <w:t xml:space="preserve"> </w:t>
      </w:r>
      <w:r w:rsidR="000B47AE" w:rsidRPr="00F44DAC">
        <w:t xml:space="preserve">and </w:t>
      </w:r>
      <w:r w:rsidR="00726708" w:rsidRPr="00F44DAC">
        <w:t>urban</w:t>
      </w:r>
      <w:r w:rsidR="00A53D66" w:rsidRPr="00F44DAC">
        <w:t>ized</w:t>
      </w:r>
      <w:r w:rsidR="00726708" w:rsidRPr="00F44DAC">
        <w:t xml:space="preserve"> areas showed a U</w:t>
      </w:r>
      <w:r w:rsidR="00A53D66" w:rsidRPr="00F44DAC">
        <w:t>-</w:t>
      </w:r>
      <w:r w:rsidR="00726708" w:rsidRPr="00F44DAC">
        <w:t>shaped trend (</w:t>
      </w:r>
      <w:r w:rsidR="00726708" w:rsidRPr="00F44DAC">
        <w:fldChar w:fldCharType="begin"/>
      </w:r>
      <w:r w:rsidR="00726708" w:rsidRPr="00F44DAC">
        <w:instrText xml:space="preserve"> REF _Ref10114587 \h  \* MERGEFORMAT </w:instrText>
      </w:r>
      <w:r w:rsidR="00726708" w:rsidRPr="00F44DAC">
        <w:fldChar w:fldCharType="separate"/>
      </w:r>
      <w:ins w:id="374" w:author="Alotaibi, Raed" w:date="2019-07-15T14:17:00Z">
        <w:r w:rsidR="00E14325" w:rsidRPr="00EC1FA9">
          <w:t>Figure S</w:t>
        </w:r>
        <w:r w:rsidR="00E14325">
          <w:t>3</w:t>
        </w:r>
      </w:ins>
      <w:del w:id="375" w:author="Alotaibi, Raed" w:date="2019-07-15T14:17:00Z">
        <w:r w:rsidR="00220191" w:rsidRPr="00F44DAC" w:rsidDel="00E14325">
          <w:delText>Figure S3</w:delText>
        </w:r>
      </w:del>
      <w:r w:rsidR="00726708" w:rsidRPr="00F44DAC">
        <w:fldChar w:fldCharType="end"/>
      </w:r>
      <w:r w:rsidR="00726708" w:rsidRPr="00F44DAC">
        <w:t xml:space="preserve"> and </w:t>
      </w:r>
      <w:r w:rsidR="00726708" w:rsidRPr="00F44DAC">
        <w:fldChar w:fldCharType="begin"/>
      </w:r>
      <w:r w:rsidR="00726708" w:rsidRPr="00F44DAC">
        <w:instrText xml:space="preserve"> REF _Ref9945327 \h  \* MERGEFORMAT </w:instrText>
      </w:r>
      <w:r w:rsidR="00726708" w:rsidRPr="00F44DAC">
        <w:fldChar w:fldCharType="separate"/>
      </w:r>
      <w:ins w:id="376" w:author="Alotaibi, Raed" w:date="2019-07-15T14:17:00Z">
        <w:r w:rsidR="00E14325" w:rsidRPr="00EC1FA9">
          <w:t>Figure S</w:t>
        </w:r>
        <w:r w:rsidR="00E14325">
          <w:t>4</w:t>
        </w:r>
      </w:ins>
      <w:del w:id="377" w:author="Alotaibi, Raed" w:date="2019-07-15T14:17:00Z">
        <w:r w:rsidR="00220191" w:rsidRPr="00F44DAC" w:rsidDel="00E14325">
          <w:delText>Figure S4</w:delText>
        </w:r>
      </w:del>
      <w:r w:rsidR="00726708" w:rsidRPr="00F44DAC">
        <w:fldChar w:fldCharType="end"/>
      </w:r>
      <w:r w:rsidR="00726708" w:rsidRPr="00F44DAC">
        <w:t>)</w:t>
      </w:r>
      <w:r w:rsidR="000B47AE" w:rsidRPr="00F44DAC">
        <w:t xml:space="preserve">. </w:t>
      </w:r>
      <w:r w:rsidRPr="00F44DAC">
        <w:t xml:space="preserve">South Dakota had the lowest </w:t>
      </w:r>
      <w:r w:rsidR="00BC7C6F" w:rsidRPr="00F44DAC">
        <w:t xml:space="preserve">mean </w:t>
      </w:r>
      <w:r w:rsidRPr="00F44DAC">
        <w:t>NO</w:t>
      </w:r>
      <w:r w:rsidRPr="00F44DAC">
        <w:rPr>
          <w:vertAlign w:val="subscript"/>
        </w:rPr>
        <w:t xml:space="preserve">2 </w:t>
      </w:r>
      <w:r w:rsidRPr="00F44DAC">
        <w:t>concentration (</w:t>
      </w:r>
      <w:r w:rsidR="00BC7C6F" w:rsidRPr="00F44DAC">
        <w:t>5.2 ug/m</w:t>
      </w:r>
      <w:r w:rsidR="00BC7C6F" w:rsidRPr="00F44DAC">
        <w:rPr>
          <w:vertAlign w:val="superscript"/>
        </w:rPr>
        <w:t>3</w:t>
      </w:r>
      <w:r w:rsidRPr="00F44DAC">
        <w:t>), while the District of Columbia had the highest (</w:t>
      </w:r>
      <w:r w:rsidR="00BC7C6F" w:rsidRPr="00F44DAC">
        <w:t>26.3 ug/m</w:t>
      </w:r>
      <w:r w:rsidR="00BC7C6F" w:rsidRPr="00F44DAC">
        <w:rPr>
          <w:vertAlign w:val="superscript"/>
        </w:rPr>
        <w:t>3</w:t>
      </w:r>
      <w:r w:rsidRPr="00F44DAC">
        <w:t>) (</w:t>
      </w:r>
      <w:r w:rsidR="008E07FB">
        <w:fldChar w:fldCharType="begin"/>
      </w:r>
      <w:r w:rsidR="008E07FB">
        <w:instrText xml:space="preserve"> REF _Ref14092335 \h </w:instrText>
      </w:r>
      <w:r w:rsidR="008E07FB">
        <w:fldChar w:fldCharType="separate"/>
      </w:r>
      <w:ins w:id="378" w:author="Alotaibi, Raed" w:date="2019-07-15T14:17:00Z">
        <w:r w:rsidR="00E14325" w:rsidRPr="00EC1FA9">
          <w:t>Table S</w:t>
        </w:r>
        <w:r w:rsidR="00E14325">
          <w:rPr>
            <w:noProof/>
          </w:rPr>
          <w:t>1</w:t>
        </w:r>
      </w:ins>
      <w:del w:id="379" w:author="Alotaibi, Raed" w:date="2019-07-15T14:17:00Z">
        <w:r w:rsidR="008E07FB" w:rsidRPr="00EC1FA9" w:rsidDel="00E14325">
          <w:delText>Table S</w:delText>
        </w:r>
        <w:r w:rsidR="008E07FB" w:rsidDel="00E14325">
          <w:rPr>
            <w:noProof/>
          </w:rPr>
          <w:delText>3</w:delText>
        </w:r>
      </w:del>
      <w:r w:rsidR="008E07FB">
        <w:fldChar w:fldCharType="end"/>
      </w:r>
      <w:r w:rsidR="008E07FB">
        <w:t xml:space="preserve"> </w:t>
      </w:r>
      <w:r w:rsidRPr="00F44DAC">
        <w:t>and</w:t>
      </w:r>
      <w:r w:rsidR="008901C8" w:rsidRPr="00F44DAC">
        <w:t xml:space="preserve"> </w:t>
      </w:r>
      <w:r w:rsidR="004C18C9" w:rsidRPr="00F44DAC">
        <w:fldChar w:fldCharType="begin"/>
      </w:r>
      <w:r w:rsidR="004C18C9" w:rsidRPr="00F44DAC">
        <w:instrText xml:space="preserve"> REF _Ref9945474 \h  \* MERGEFORMAT </w:instrText>
      </w:r>
      <w:r w:rsidR="004C18C9" w:rsidRPr="00F44DAC">
        <w:fldChar w:fldCharType="separate"/>
      </w:r>
      <w:ins w:id="380" w:author="Alotaibi, Raed" w:date="2019-07-15T14:17:00Z">
        <w:r w:rsidR="00E14325" w:rsidRPr="00EC1FA9">
          <w:t>Figure S</w:t>
        </w:r>
        <w:r w:rsidR="00E14325">
          <w:t>5</w:t>
        </w:r>
      </w:ins>
      <w:del w:id="381" w:author="Alotaibi, Raed" w:date="2019-07-15T14:17:00Z">
        <w:r w:rsidR="008E07FB" w:rsidRPr="00EC1FA9" w:rsidDel="00E14325">
          <w:delText>Figure S</w:delText>
        </w:r>
        <w:r w:rsidR="008E07FB" w:rsidDel="00E14325">
          <w:delText>5</w:delText>
        </w:r>
      </w:del>
      <w:r w:rsidR="004C18C9" w:rsidRPr="00F44DAC">
        <w:fldChar w:fldCharType="end"/>
      </w:r>
      <w:r w:rsidRPr="00F44DAC">
        <w:t xml:space="preserve">). </w:t>
      </w:r>
      <w:r w:rsidR="00425892" w:rsidRPr="00F44DAC">
        <w:fldChar w:fldCharType="begin"/>
      </w:r>
      <w:r w:rsidR="00425892" w:rsidRPr="00F44DAC">
        <w:instrText xml:space="preserve"> REF _Ref9945489 \h  \* MERGEFORMAT </w:instrText>
      </w:r>
      <w:r w:rsidR="00425892" w:rsidRPr="00F44DAC">
        <w:fldChar w:fldCharType="separate"/>
      </w:r>
      <w:ins w:id="382" w:author="Alotaibi, Raed" w:date="2019-07-15T14:17:00Z">
        <w:r w:rsidR="00E14325" w:rsidRPr="00EC1FA9">
          <w:t>Figure S</w:t>
        </w:r>
        <w:r w:rsidR="00E14325">
          <w:t>6</w:t>
        </w:r>
      </w:ins>
      <w:del w:id="383" w:author="Alotaibi, Raed" w:date="2019-07-15T14:17:00Z">
        <w:r w:rsidR="00220191" w:rsidRPr="00F44DAC" w:rsidDel="00E14325">
          <w:delText>Figure S6</w:delText>
        </w:r>
      </w:del>
      <w:r w:rsidR="00425892" w:rsidRPr="00F44DAC">
        <w:fldChar w:fldCharType="end"/>
      </w:r>
      <w:r w:rsidR="00425892" w:rsidRPr="00F44DAC">
        <w:t xml:space="preserve"> and </w:t>
      </w:r>
      <w:r w:rsidR="00425892" w:rsidRPr="00F44DAC">
        <w:fldChar w:fldCharType="begin"/>
      </w:r>
      <w:r w:rsidR="00425892" w:rsidRPr="00F44DAC">
        <w:instrText xml:space="preserve"> REF _Ref9945491 \h  \* MERGEFORMAT </w:instrText>
      </w:r>
      <w:r w:rsidR="00425892" w:rsidRPr="00F44DAC">
        <w:fldChar w:fldCharType="separate"/>
      </w:r>
      <w:ins w:id="384" w:author="Alotaibi, Raed" w:date="2019-07-15T14:17:00Z">
        <w:r w:rsidR="00E14325" w:rsidRPr="00EC1FA9">
          <w:t>Figure S</w:t>
        </w:r>
        <w:r w:rsidR="00E14325">
          <w:t>7</w:t>
        </w:r>
      </w:ins>
      <w:del w:id="385" w:author="Alotaibi, Raed" w:date="2019-07-15T14:17:00Z">
        <w:r w:rsidR="00220191" w:rsidRPr="00F44DAC" w:rsidDel="00E14325">
          <w:delText>Figure S7</w:delText>
        </w:r>
      </w:del>
      <w:r w:rsidR="00425892" w:rsidRPr="00F44DAC">
        <w:fldChar w:fldCharType="end"/>
      </w:r>
      <w:r w:rsidR="00425892" w:rsidRPr="00F44DAC">
        <w:t xml:space="preserve"> </w:t>
      </w:r>
      <w:r w:rsidR="008901C8" w:rsidRPr="00F44DAC">
        <w:t>demonstrate</w:t>
      </w:r>
      <w:r w:rsidR="006E05B9" w:rsidRPr="00F44DAC">
        <w:t xml:space="preserve"> </w:t>
      </w:r>
      <w:r w:rsidRPr="00F44DAC">
        <w:t>NO</w:t>
      </w:r>
      <w:r w:rsidRPr="00F44DAC">
        <w:rPr>
          <w:vertAlign w:val="subscript"/>
        </w:rPr>
        <w:t>2</w:t>
      </w:r>
      <w:r w:rsidRPr="00F44DAC">
        <w:t xml:space="preserve"> concentrations across median household income</w:t>
      </w:r>
      <w:r w:rsidR="00B50F1B" w:rsidRPr="00F44DAC">
        <w:t xml:space="preserve"> and living location, separately </w:t>
      </w:r>
      <w:r w:rsidRPr="00F44DAC">
        <w:t>for each state.</w:t>
      </w:r>
    </w:p>
    <w:p w14:paraId="129DE3E8" w14:textId="6A78D79F" w:rsidR="00FF7388" w:rsidRPr="00886861" w:rsidRDefault="00FF7388">
      <w:pPr>
        <w:pStyle w:val="Caption"/>
        <w:keepNext/>
        <w:spacing w:line="276" w:lineRule="auto"/>
        <w:rPr>
          <w:sz w:val="20"/>
        </w:rPr>
        <w:pPrChange w:id="386" w:author="Alotaibi, Raed" w:date="2019-07-15T13:58:00Z">
          <w:pPr>
            <w:pStyle w:val="Caption"/>
            <w:keepNext/>
          </w:pPr>
        </w:pPrChange>
      </w:pPr>
      <w:bookmarkStart w:id="387" w:name="_Ref14085828"/>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220191">
        <w:rPr>
          <w:noProof/>
          <w:sz w:val="20"/>
        </w:rPr>
        <w:t>2</w:t>
      </w:r>
      <w:r w:rsidRPr="00886861">
        <w:rPr>
          <w:noProof/>
          <w:sz w:val="20"/>
        </w:rPr>
        <w:fldChar w:fldCharType="end"/>
      </w:r>
      <w:bookmarkEnd w:id="387"/>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pPr>
              <w:spacing w:after="0" w:line="276" w:lineRule="auto"/>
              <w:rPr>
                <w:rFonts w:ascii="Times New Roman" w:eastAsia="Times New Roman" w:hAnsi="Times New Roman" w:cs="Times New Roman"/>
                <w:sz w:val="24"/>
                <w:szCs w:val="24"/>
              </w:rPr>
              <w:pPrChange w:id="388" w:author="Alotaibi, Raed" w:date="2019-07-15T13:58:00Z">
                <w:pPr>
                  <w:spacing w:after="0" w:line="240" w:lineRule="auto"/>
                </w:pPr>
              </w:pPrChange>
            </w:pPr>
          </w:p>
        </w:tc>
        <w:tc>
          <w:tcPr>
            <w:tcW w:w="1444" w:type="pct"/>
            <w:shd w:val="clear" w:color="auto" w:fill="auto"/>
            <w:vAlign w:val="center"/>
            <w:hideMark/>
          </w:tcPr>
          <w:p w14:paraId="15215D50" w14:textId="77777777" w:rsidR="00FF7388" w:rsidRPr="00EC1FA9" w:rsidRDefault="00FF7388">
            <w:pPr>
              <w:spacing w:after="0" w:line="276" w:lineRule="auto"/>
              <w:rPr>
                <w:rFonts w:ascii="Times New Roman" w:eastAsia="Times New Roman" w:hAnsi="Times New Roman" w:cs="Times New Roman"/>
                <w:sz w:val="20"/>
                <w:szCs w:val="20"/>
              </w:rPr>
              <w:pPrChange w:id="389" w:author="Alotaibi, Raed" w:date="2019-07-15T13:58:00Z">
                <w:pPr>
                  <w:spacing w:after="0" w:line="240" w:lineRule="auto"/>
                </w:pPr>
              </w:pPrChange>
            </w:pPr>
          </w:p>
        </w:tc>
        <w:tc>
          <w:tcPr>
            <w:tcW w:w="529" w:type="pct"/>
            <w:shd w:val="clear" w:color="auto" w:fill="auto"/>
            <w:vAlign w:val="center"/>
            <w:hideMark/>
          </w:tcPr>
          <w:p w14:paraId="3C057AD0" w14:textId="77777777" w:rsidR="00FF7388" w:rsidRPr="00EC1FA9" w:rsidRDefault="00FF7388">
            <w:pPr>
              <w:spacing w:after="0" w:line="276" w:lineRule="auto"/>
              <w:jc w:val="center"/>
              <w:rPr>
                <w:rFonts w:ascii="Calibri" w:eastAsia="Times New Roman" w:hAnsi="Calibri" w:cs="Calibri"/>
                <w:b/>
                <w:bCs/>
                <w:color w:val="000000"/>
              </w:rPr>
              <w:pPrChange w:id="390" w:author="Alotaibi, Raed" w:date="2019-07-15T13:58:00Z">
                <w:pPr>
                  <w:spacing w:after="0" w:line="240" w:lineRule="auto"/>
                  <w:jc w:val="center"/>
                </w:pPr>
              </w:pPrChange>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pPr>
              <w:spacing w:after="0" w:line="276" w:lineRule="auto"/>
              <w:jc w:val="center"/>
              <w:rPr>
                <w:rFonts w:ascii="Calibri" w:eastAsia="Times New Roman" w:hAnsi="Calibri" w:cs="Calibri"/>
                <w:b/>
                <w:bCs/>
                <w:color w:val="000000"/>
              </w:rPr>
              <w:pPrChange w:id="391" w:author="Alotaibi, Raed" w:date="2019-07-15T13:58:00Z">
                <w:pPr>
                  <w:spacing w:after="0" w:line="240" w:lineRule="auto"/>
                  <w:jc w:val="center"/>
                </w:pPr>
              </w:pPrChange>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pPr>
              <w:spacing w:after="0" w:line="276" w:lineRule="auto"/>
              <w:jc w:val="center"/>
              <w:rPr>
                <w:rFonts w:ascii="Calibri" w:eastAsia="Times New Roman" w:hAnsi="Calibri" w:cs="Calibri"/>
                <w:b/>
                <w:bCs/>
                <w:color w:val="000000"/>
              </w:rPr>
              <w:pPrChange w:id="392" w:author="Alotaibi, Raed" w:date="2019-07-15T13:58:00Z">
                <w:pPr>
                  <w:spacing w:after="0" w:line="240" w:lineRule="auto"/>
                  <w:jc w:val="center"/>
                </w:pPr>
              </w:pPrChange>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pPr>
              <w:spacing w:after="0" w:line="276" w:lineRule="auto"/>
              <w:jc w:val="center"/>
              <w:rPr>
                <w:rFonts w:ascii="Calibri" w:eastAsia="Times New Roman" w:hAnsi="Calibri" w:cs="Calibri"/>
                <w:b/>
                <w:bCs/>
                <w:color w:val="000000"/>
              </w:rPr>
              <w:pPrChange w:id="393" w:author="Alotaibi, Raed" w:date="2019-07-15T13:58:00Z">
                <w:pPr>
                  <w:spacing w:after="0" w:line="240" w:lineRule="auto"/>
                  <w:jc w:val="center"/>
                </w:pPr>
              </w:pPrChange>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pPr>
              <w:spacing w:after="0" w:line="276" w:lineRule="auto"/>
              <w:jc w:val="center"/>
              <w:rPr>
                <w:rFonts w:ascii="Calibri" w:eastAsia="Times New Roman" w:hAnsi="Calibri" w:cs="Calibri"/>
                <w:b/>
                <w:bCs/>
                <w:color w:val="000000"/>
              </w:rPr>
              <w:pPrChange w:id="394" w:author="Alotaibi, Raed" w:date="2019-07-15T13:58:00Z">
                <w:pPr>
                  <w:spacing w:after="0" w:line="240" w:lineRule="auto"/>
                  <w:jc w:val="center"/>
                </w:pPr>
              </w:pPrChange>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pPr>
              <w:spacing w:after="0" w:line="276" w:lineRule="auto"/>
              <w:jc w:val="center"/>
              <w:rPr>
                <w:rFonts w:ascii="Calibri" w:eastAsia="Times New Roman" w:hAnsi="Calibri" w:cs="Calibri"/>
                <w:b/>
                <w:bCs/>
                <w:color w:val="000000"/>
              </w:rPr>
              <w:pPrChange w:id="395" w:author="Alotaibi, Raed" w:date="2019-07-15T13:58:00Z">
                <w:pPr>
                  <w:spacing w:after="0" w:line="240" w:lineRule="auto"/>
                  <w:jc w:val="center"/>
                </w:pPr>
              </w:pPrChange>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pPr>
              <w:spacing w:after="0" w:line="276" w:lineRule="auto"/>
              <w:rPr>
                <w:rFonts w:ascii="Calibri" w:eastAsia="Times New Roman" w:hAnsi="Calibri" w:cs="Calibri"/>
                <w:b/>
                <w:bCs/>
                <w:color w:val="000000"/>
              </w:rPr>
              <w:pPrChange w:id="396" w:author="Alotaibi, Raed" w:date="2019-07-15T13:58:00Z">
                <w:pPr>
                  <w:spacing w:after="0" w:line="240" w:lineRule="auto"/>
                </w:pPr>
              </w:pPrChange>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pPr>
              <w:spacing w:after="0" w:line="276" w:lineRule="auto"/>
              <w:rPr>
                <w:rFonts w:ascii="Calibri" w:eastAsia="Times New Roman" w:hAnsi="Calibri" w:cs="Calibri"/>
                <w:b/>
                <w:bCs/>
                <w:color w:val="000000"/>
              </w:rPr>
              <w:pPrChange w:id="397" w:author="Alotaibi, Raed" w:date="2019-07-15T13:58:00Z">
                <w:pPr>
                  <w:spacing w:after="0" w:line="240" w:lineRule="auto"/>
                </w:pPr>
              </w:pPrChange>
            </w:pPr>
          </w:p>
        </w:tc>
        <w:tc>
          <w:tcPr>
            <w:tcW w:w="529" w:type="pct"/>
            <w:shd w:val="clear" w:color="auto" w:fill="auto"/>
            <w:vAlign w:val="center"/>
            <w:hideMark/>
          </w:tcPr>
          <w:p w14:paraId="38FB3124" w14:textId="77777777" w:rsidR="00FF7388" w:rsidRPr="00EC1FA9" w:rsidRDefault="00FF7388">
            <w:pPr>
              <w:spacing w:after="0" w:line="276" w:lineRule="auto"/>
              <w:jc w:val="center"/>
              <w:rPr>
                <w:rFonts w:ascii="Calibri" w:eastAsia="Times New Roman" w:hAnsi="Calibri" w:cs="Calibri"/>
                <w:color w:val="000000"/>
              </w:rPr>
              <w:pPrChange w:id="398"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pPr>
              <w:spacing w:after="0" w:line="276" w:lineRule="auto"/>
              <w:jc w:val="center"/>
              <w:rPr>
                <w:rFonts w:ascii="Calibri" w:eastAsia="Times New Roman" w:hAnsi="Calibri" w:cs="Calibri"/>
                <w:color w:val="000000"/>
              </w:rPr>
              <w:pPrChange w:id="399"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pPr>
              <w:spacing w:after="0" w:line="276" w:lineRule="auto"/>
              <w:jc w:val="center"/>
              <w:rPr>
                <w:rFonts w:ascii="Calibri" w:eastAsia="Times New Roman" w:hAnsi="Calibri" w:cs="Calibri"/>
                <w:color w:val="000000"/>
              </w:rPr>
              <w:pPrChange w:id="400" w:author="Alotaibi, Raed" w:date="2019-07-15T13:58:00Z">
                <w:pPr>
                  <w:spacing w:after="0" w:line="240" w:lineRule="auto"/>
                  <w:jc w:val="center"/>
                </w:pPr>
              </w:pPrChange>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pPr>
              <w:spacing w:after="0" w:line="276" w:lineRule="auto"/>
              <w:jc w:val="center"/>
              <w:rPr>
                <w:rFonts w:ascii="Calibri" w:eastAsia="Times New Roman" w:hAnsi="Calibri" w:cs="Calibri"/>
                <w:color w:val="000000"/>
              </w:rPr>
              <w:pPrChange w:id="401" w:author="Alotaibi, Raed" w:date="2019-07-15T13:58:00Z">
                <w:pPr>
                  <w:spacing w:after="0" w:line="240" w:lineRule="auto"/>
                  <w:jc w:val="center"/>
                </w:pPr>
              </w:pPrChange>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pPr>
              <w:spacing w:after="0" w:line="276" w:lineRule="auto"/>
              <w:jc w:val="center"/>
              <w:rPr>
                <w:rFonts w:ascii="Calibri" w:eastAsia="Times New Roman" w:hAnsi="Calibri" w:cs="Calibri"/>
                <w:color w:val="000000"/>
              </w:rPr>
              <w:pPrChange w:id="402" w:author="Alotaibi, Raed" w:date="2019-07-15T13:58:00Z">
                <w:pPr>
                  <w:spacing w:after="0" w:line="240" w:lineRule="auto"/>
                  <w:jc w:val="center"/>
                </w:pPr>
              </w:pPrChange>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pPr>
              <w:spacing w:after="0" w:line="276" w:lineRule="auto"/>
              <w:jc w:val="center"/>
              <w:rPr>
                <w:rFonts w:ascii="Calibri" w:eastAsia="Times New Roman" w:hAnsi="Calibri" w:cs="Calibri"/>
                <w:color w:val="000000"/>
              </w:rPr>
              <w:pPrChange w:id="403"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pPr>
              <w:spacing w:after="0" w:line="276" w:lineRule="auto"/>
              <w:rPr>
                <w:rFonts w:ascii="Calibri" w:eastAsia="Times New Roman" w:hAnsi="Calibri" w:cs="Calibri"/>
                <w:b/>
                <w:bCs/>
                <w:color w:val="000000"/>
              </w:rPr>
              <w:pPrChange w:id="404" w:author="Alotaibi, Raed" w:date="2019-07-15T13:58:00Z">
                <w:pPr>
                  <w:spacing w:after="0" w:line="240" w:lineRule="auto"/>
                </w:pPr>
              </w:pPrChange>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pPr>
              <w:spacing w:after="0" w:line="276" w:lineRule="auto"/>
              <w:rPr>
                <w:rFonts w:ascii="Calibri" w:eastAsia="Times New Roman" w:hAnsi="Calibri" w:cs="Calibri"/>
                <w:b/>
                <w:bCs/>
                <w:color w:val="000000"/>
              </w:rPr>
              <w:pPrChange w:id="405" w:author="Alotaibi, Raed" w:date="2019-07-15T13:58:00Z">
                <w:pPr>
                  <w:spacing w:after="0" w:line="240" w:lineRule="auto"/>
                </w:pPr>
              </w:pPrChange>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pPr>
              <w:spacing w:after="0" w:line="276" w:lineRule="auto"/>
              <w:jc w:val="center"/>
              <w:rPr>
                <w:rFonts w:ascii="Calibri" w:eastAsia="Times New Roman" w:hAnsi="Calibri" w:cs="Calibri"/>
                <w:color w:val="000000"/>
              </w:rPr>
              <w:pPrChange w:id="406" w:author="Alotaibi, Raed" w:date="2019-07-15T13:58:00Z">
                <w:pPr>
                  <w:spacing w:after="0" w:line="240" w:lineRule="auto"/>
                  <w:jc w:val="center"/>
                </w:pPr>
              </w:pPrChange>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pPr>
              <w:spacing w:after="0" w:line="276" w:lineRule="auto"/>
              <w:jc w:val="center"/>
              <w:rPr>
                <w:rFonts w:ascii="Calibri" w:eastAsia="Times New Roman" w:hAnsi="Calibri" w:cs="Calibri"/>
                <w:color w:val="000000"/>
              </w:rPr>
              <w:pPrChange w:id="407"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pPr>
              <w:spacing w:after="0" w:line="276" w:lineRule="auto"/>
              <w:jc w:val="center"/>
              <w:rPr>
                <w:rFonts w:ascii="Calibri" w:eastAsia="Times New Roman" w:hAnsi="Calibri" w:cs="Calibri"/>
                <w:color w:val="000000"/>
              </w:rPr>
              <w:pPrChange w:id="408" w:author="Alotaibi, Raed" w:date="2019-07-15T13:58:00Z">
                <w:pPr>
                  <w:spacing w:after="0" w:line="240" w:lineRule="auto"/>
                  <w:jc w:val="center"/>
                </w:pPr>
              </w:pPrChange>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pPr>
              <w:spacing w:after="0" w:line="276" w:lineRule="auto"/>
              <w:jc w:val="center"/>
              <w:rPr>
                <w:rFonts w:ascii="Calibri" w:eastAsia="Times New Roman" w:hAnsi="Calibri" w:cs="Calibri"/>
                <w:color w:val="000000"/>
              </w:rPr>
              <w:pPrChange w:id="409" w:author="Alotaibi, Raed" w:date="2019-07-15T13:58:00Z">
                <w:pPr>
                  <w:spacing w:after="0" w:line="240" w:lineRule="auto"/>
                  <w:jc w:val="center"/>
                </w:pPr>
              </w:pPrChange>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pPr>
              <w:spacing w:after="0" w:line="276" w:lineRule="auto"/>
              <w:jc w:val="center"/>
              <w:rPr>
                <w:rFonts w:ascii="Calibri" w:eastAsia="Times New Roman" w:hAnsi="Calibri" w:cs="Calibri"/>
                <w:color w:val="000000"/>
              </w:rPr>
              <w:pPrChange w:id="410" w:author="Alotaibi, Raed" w:date="2019-07-15T13:58:00Z">
                <w:pPr>
                  <w:spacing w:after="0" w:line="240" w:lineRule="auto"/>
                  <w:jc w:val="center"/>
                </w:pPr>
              </w:pPrChange>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pPr>
              <w:spacing w:after="0" w:line="276" w:lineRule="auto"/>
              <w:jc w:val="center"/>
              <w:rPr>
                <w:rFonts w:ascii="Calibri" w:eastAsia="Times New Roman" w:hAnsi="Calibri" w:cs="Calibri"/>
                <w:color w:val="000000"/>
              </w:rPr>
              <w:pPrChange w:id="411" w:author="Alotaibi, Raed" w:date="2019-07-15T13:58:00Z">
                <w:pPr>
                  <w:spacing w:after="0" w:line="240" w:lineRule="auto"/>
                  <w:jc w:val="center"/>
                </w:pPr>
              </w:pPrChange>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pPr>
              <w:spacing w:after="0" w:line="276" w:lineRule="auto"/>
              <w:rPr>
                <w:rFonts w:ascii="Calibri" w:eastAsia="Times New Roman" w:hAnsi="Calibri" w:cs="Calibri"/>
                <w:b/>
                <w:bCs/>
                <w:color w:val="000000"/>
              </w:rPr>
              <w:pPrChange w:id="412" w:author="Alotaibi, Raed" w:date="2019-07-15T13:58:00Z">
                <w:pPr>
                  <w:spacing w:after="0" w:line="240" w:lineRule="auto"/>
                </w:pPr>
              </w:pPrChange>
            </w:pPr>
          </w:p>
        </w:tc>
        <w:tc>
          <w:tcPr>
            <w:tcW w:w="1444" w:type="pct"/>
            <w:shd w:val="clear" w:color="auto" w:fill="auto"/>
            <w:vAlign w:val="center"/>
            <w:hideMark/>
          </w:tcPr>
          <w:p w14:paraId="4F05B9FC" w14:textId="77777777" w:rsidR="00FF7388" w:rsidRPr="00EC1FA9" w:rsidRDefault="00FF7388">
            <w:pPr>
              <w:spacing w:after="0" w:line="276" w:lineRule="auto"/>
              <w:rPr>
                <w:rFonts w:ascii="Calibri" w:eastAsia="Times New Roman" w:hAnsi="Calibri" w:cs="Calibri"/>
                <w:b/>
                <w:bCs/>
                <w:color w:val="000000"/>
              </w:rPr>
              <w:pPrChange w:id="413" w:author="Alotaibi, Raed" w:date="2019-07-15T13:58:00Z">
                <w:pPr>
                  <w:spacing w:after="0" w:line="240" w:lineRule="auto"/>
                </w:pPr>
              </w:pPrChange>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pPr>
              <w:spacing w:after="0" w:line="276" w:lineRule="auto"/>
              <w:jc w:val="center"/>
              <w:rPr>
                <w:rFonts w:ascii="Calibri" w:eastAsia="Times New Roman" w:hAnsi="Calibri" w:cs="Calibri"/>
                <w:color w:val="000000"/>
              </w:rPr>
              <w:pPrChange w:id="414" w:author="Alotaibi, Raed" w:date="2019-07-15T13:58:00Z">
                <w:pPr>
                  <w:spacing w:after="0" w:line="240" w:lineRule="auto"/>
                  <w:jc w:val="center"/>
                </w:pPr>
              </w:pPrChange>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pPr>
              <w:spacing w:after="0" w:line="276" w:lineRule="auto"/>
              <w:jc w:val="center"/>
              <w:rPr>
                <w:rFonts w:ascii="Calibri" w:eastAsia="Times New Roman" w:hAnsi="Calibri" w:cs="Calibri"/>
                <w:color w:val="000000"/>
              </w:rPr>
              <w:pPrChange w:id="415"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pPr>
              <w:spacing w:after="0" w:line="276" w:lineRule="auto"/>
              <w:jc w:val="center"/>
              <w:rPr>
                <w:rFonts w:ascii="Calibri" w:eastAsia="Times New Roman" w:hAnsi="Calibri" w:cs="Calibri"/>
                <w:color w:val="000000"/>
              </w:rPr>
              <w:pPrChange w:id="416" w:author="Alotaibi, Raed" w:date="2019-07-15T13:58:00Z">
                <w:pPr>
                  <w:spacing w:after="0" w:line="240" w:lineRule="auto"/>
                  <w:jc w:val="center"/>
                </w:pPr>
              </w:pPrChange>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pPr>
              <w:spacing w:after="0" w:line="276" w:lineRule="auto"/>
              <w:jc w:val="center"/>
              <w:rPr>
                <w:rFonts w:ascii="Calibri" w:eastAsia="Times New Roman" w:hAnsi="Calibri" w:cs="Calibri"/>
                <w:color w:val="000000"/>
              </w:rPr>
              <w:pPrChange w:id="417" w:author="Alotaibi, Raed" w:date="2019-07-15T13:58:00Z">
                <w:pPr>
                  <w:spacing w:after="0" w:line="240" w:lineRule="auto"/>
                  <w:jc w:val="center"/>
                </w:pPr>
              </w:pPrChange>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pPr>
              <w:spacing w:after="0" w:line="276" w:lineRule="auto"/>
              <w:jc w:val="center"/>
              <w:rPr>
                <w:rFonts w:ascii="Calibri" w:eastAsia="Times New Roman" w:hAnsi="Calibri" w:cs="Calibri"/>
                <w:color w:val="000000"/>
              </w:rPr>
              <w:pPrChange w:id="418" w:author="Alotaibi, Raed" w:date="2019-07-15T13:58:00Z">
                <w:pPr>
                  <w:spacing w:after="0" w:line="240" w:lineRule="auto"/>
                  <w:jc w:val="center"/>
                </w:pPr>
              </w:pPrChange>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pPr>
              <w:spacing w:after="0" w:line="276" w:lineRule="auto"/>
              <w:jc w:val="center"/>
              <w:rPr>
                <w:rFonts w:ascii="Calibri" w:eastAsia="Times New Roman" w:hAnsi="Calibri" w:cs="Calibri"/>
                <w:color w:val="000000"/>
              </w:rPr>
              <w:pPrChange w:id="419" w:author="Alotaibi, Raed" w:date="2019-07-15T13:58:00Z">
                <w:pPr>
                  <w:spacing w:after="0" w:line="240" w:lineRule="auto"/>
                  <w:jc w:val="center"/>
                </w:pPr>
              </w:pPrChange>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pPr>
              <w:spacing w:after="0" w:line="276" w:lineRule="auto"/>
              <w:rPr>
                <w:rFonts w:ascii="Calibri" w:eastAsia="Times New Roman" w:hAnsi="Calibri" w:cs="Calibri"/>
                <w:b/>
                <w:bCs/>
                <w:color w:val="000000"/>
              </w:rPr>
              <w:pPrChange w:id="420" w:author="Alotaibi, Raed" w:date="2019-07-15T13:58:00Z">
                <w:pPr>
                  <w:spacing w:after="0" w:line="240" w:lineRule="auto"/>
                </w:pPr>
              </w:pPrChange>
            </w:pPr>
          </w:p>
        </w:tc>
        <w:tc>
          <w:tcPr>
            <w:tcW w:w="1444" w:type="pct"/>
            <w:shd w:val="clear" w:color="auto" w:fill="auto"/>
            <w:vAlign w:val="center"/>
            <w:hideMark/>
          </w:tcPr>
          <w:p w14:paraId="203A6E6F" w14:textId="77777777" w:rsidR="00FF7388" w:rsidRPr="00EC1FA9" w:rsidRDefault="00FF7388">
            <w:pPr>
              <w:spacing w:after="0" w:line="276" w:lineRule="auto"/>
              <w:rPr>
                <w:rFonts w:ascii="Calibri" w:eastAsia="Times New Roman" w:hAnsi="Calibri" w:cs="Calibri"/>
                <w:b/>
                <w:bCs/>
                <w:color w:val="000000"/>
              </w:rPr>
              <w:pPrChange w:id="421" w:author="Alotaibi, Raed" w:date="2019-07-15T13:58:00Z">
                <w:pPr>
                  <w:spacing w:after="0" w:line="240" w:lineRule="auto"/>
                </w:pPr>
              </w:pPrChange>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pPr>
              <w:spacing w:after="0" w:line="276" w:lineRule="auto"/>
              <w:jc w:val="center"/>
              <w:rPr>
                <w:rFonts w:ascii="Calibri" w:eastAsia="Times New Roman" w:hAnsi="Calibri" w:cs="Calibri"/>
                <w:color w:val="000000"/>
              </w:rPr>
              <w:pPrChange w:id="422" w:author="Alotaibi, Raed" w:date="2019-07-15T13:58:00Z">
                <w:pPr>
                  <w:spacing w:after="0" w:line="240" w:lineRule="auto"/>
                  <w:jc w:val="center"/>
                </w:pPr>
              </w:pPrChange>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pPr>
              <w:spacing w:after="0" w:line="276" w:lineRule="auto"/>
              <w:jc w:val="center"/>
              <w:rPr>
                <w:rFonts w:ascii="Calibri" w:eastAsia="Times New Roman" w:hAnsi="Calibri" w:cs="Calibri"/>
                <w:color w:val="000000"/>
              </w:rPr>
              <w:pPrChange w:id="423" w:author="Alotaibi, Raed" w:date="2019-07-15T13:58:00Z">
                <w:pPr>
                  <w:spacing w:after="0" w:line="240" w:lineRule="auto"/>
                  <w:jc w:val="center"/>
                </w:pPr>
              </w:pPrChange>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pPr>
              <w:spacing w:after="0" w:line="276" w:lineRule="auto"/>
              <w:jc w:val="center"/>
              <w:rPr>
                <w:rFonts w:ascii="Calibri" w:eastAsia="Times New Roman" w:hAnsi="Calibri" w:cs="Calibri"/>
                <w:color w:val="000000"/>
              </w:rPr>
              <w:pPrChange w:id="424" w:author="Alotaibi, Raed" w:date="2019-07-15T13:58:00Z">
                <w:pPr>
                  <w:spacing w:after="0" w:line="240" w:lineRule="auto"/>
                  <w:jc w:val="center"/>
                </w:pPr>
              </w:pPrChange>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pPr>
              <w:spacing w:after="0" w:line="276" w:lineRule="auto"/>
              <w:jc w:val="center"/>
              <w:rPr>
                <w:rFonts w:ascii="Calibri" w:eastAsia="Times New Roman" w:hAnsi="Calibri" w:cs="Calibri"/>
                <w:color w:val="000000"/>
              </w:rPr>
              <w:pPrChange w:id="425" w:author="Alotaibi, Raed" w:date="2019-07-15T13:58:00Z">
                <w:pPr>
                  <w:spacing w:after="0" w:line="240" w:lineRule="auto"/>
                  <w:jc w:val="center"/>
                </w:pPr>
              </w:pPrChange>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pPr>
              <w:spacing w:after="0" w:line="276" w:lineRule="auto"/>
              <w:jc w:val="center"/>
              <w:rPr>
                <w:rFonts w:ascii="Calibri" w:eastAsia="Times New Roman" w:hAnsi="Calibri" w:cs="Calibri"/>
                <w:color w:val="000000"/>
              </w:rPr>
              <w:pPrChange w:id="426" w:author="Alotaibi, Raed" w:date="2019-07-15T13:58:00Z">
                <w:pPr>
                  <w:spacing w:after="0" w:line="240" w:lineRule="auto"/>
                  <w:jc w:val="center"/>
                </w:pPr>
              </w:pPrChange>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pPr>
              <w:spacing w:after="0" w:line="276" w:lineRule="auto"/>
              <w:jc w:val="center"/>
              <w:rPr>
                <w:rFonts w:ascii="Calibri" w:eastAsia="Times New Roman" w:hAnsi="Calibri" w:cs="Calibri"/>
                <w:color w:val="000000"/>
              </w:rPr>
              <w:pPrChange w:id="427"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pPr>
              <w:spacing w:after="0" w:line="276" w:lineRule="auto"/>
              <w:rPr>
                <w:rFonts w:ascii="Calibri" w:eastAsia="Times New Roman" w:hAnsi="Calibri" w:cs="Calibri"/>
                <w:b/>
                <w:bCs/>
                <w:color w:val="000000"/>
              </w:rPr>
              <w:pPrChange w:id="428" w:author="Alotaibi, Raed" w:date="2019-07-15T13:58:00Z">
                <w:pPr>
                  <w:spacing w:after="0" w:line="240" w:lineRule="auto"/>
                </w:pPr>
              </w:pPrChange>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pPr>
              <w:spacing w:after="0" w:line="276" w:lineRule="auto"/>
              <w:rPr>
                <w:rFonts w:ascii="Calibri" w:eastAsia="Times New Roman" w:hAnsi="Calibri" w:cs="Calibri"/>
                <w:b/>
                <w:bCs/>
                <w:color w:val="000000"/>
              </w:rPr>
              <w:pPrChange w:id="429" w:author="Alotaibi, Raed" w:date="2019-07-15T13:58:00Z">
                <w:pPr>
                  <w:spacing w:after="0" w:line="240" w:lineRule="auto"/>
                </w:pPr>
              </w:pPrChange>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pPr>
              <w:spacing w:after="0" w:line="276" w:lineRule="auto"/>
              <w:jc w:val="center"/>
              <w:rPr>
                <w:rFonts w:ascii="Calibri" w:eastAsia="Times New Roman" w:hAnsi="Calibri" w:cs="Calibri"/>
                <w:color w:val="000000"/>
              </w:rPr>
              <w:pPrChange w:id="430" w:author="Alotaibi, Raed" w:date="2019-07-15T13:58:00Z">
                <w:pPr>
                  <w:spacing w:after="0" w:line="240" w:lineRule="auto"/>
                  <w:jc w:val="center"/>
                </w:pPr>
              </w:pPrChange>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pPr>
              <w:spacing w:after="0" w:line="276" w:lineRule="auto"/>
              <w:jc w:val="center"/>
              <w:rPr>
                <w:rFonts w:ascii="Calibri" w:eastAsia="Times New Roman" w:hAnsi="Calibri" w:cs="Calibri"/>
                <w:color w:val="000000"/>
              </w:rPr>
              <w:pPrChange w:id="431" w:author="Alotaibi, Raed" w:date="2019-07-15T13:58:00Z">
                <w:pPr>
                  <w:spacing w:after="0" w:line="240" w:lineRule="auto"/>
                  <w:jc w:val="center"/>
                </w:pPr>
              </w:pPrChange>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pPr>
              <w:spacing w:after="0" w:line="276" w:lineRule="auto"/>
              <w:jc w:val="center"/>
              <w:rPr>
                <w:rFonts w:ascii="Calibri" w:eastAsia="Times New Roman" w:hAnsi="Calibri" w:cs="Calibri"/>
                <w:color w:val="000000"/>
              </w:rPr>
              <w:pPrChange w:id="432" w:author="Alotaibi, Raed" w:date="2019-07-15T13:58:00Z">
                <w:pPr>
                  <w:spacing w:after="0" w:line="240" w:lineRule="auto"/>
                  <w:jc w:val="center"/>
                </w:pPr>
              </w:pPrChange>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pPr>
              <w:spacing w:after="0" w:line="276" w:lineRule="auto"/>
              <w:jc w:val="center"/>
              <w:rPr>
                <w:rFonts w:ascii="Calibri" w:eastAsia="Times New Roman" w:hAnsi="Calibri" w:cs="Calibri"/>
                <w:color w:val="000000"/>
              </w:rPr>
              <w:pPrChange w:id="433"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pPr>
              <w:spacing w:after="0" w:line="276" w:lineRule="auto"/>
              <w:jc w:val="center"/>
              <w:rPr>
                <w:rFonts w:ascii="Calibri" w:eastAsia="Times New Roman" w:hAnsi="Calibri" w:cs="Calibri"/>
                <w:color w:val="000000"/>
              </w:rPr>
              <w:pPrChange w:id="434" w:author="Alotaibi, Raed" w:date="2019-07-15T13:58:00Z">
                <w:pPr>
                  <w:spacing w:after="0" w:line="240" w:lineRule="auto"/>
                  <w:jc w:val="center"/>
                </w:pPr>
              </w:pPrChange>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pPr>
              <w:spacing w:after="0" w:line="276" w:lineRule="auto"/>
              <w:jc w:val="center"/>
              <w:rPr>
                <w:rFonts w:ascii="Calibri" w:eastAsia="Times New Roman" w:hAnsi="Calibri" w:cs="Calibri"/>
                <w:color w:val="000000"/>
              </w:rPr>
              <w:pPrChange w:id="435" w:author="Alotaibi, Raed" w:date="2019-07-15T13:58:00Z">
                <w:pPr>
                  <w:spacing w:after="0" w:line="240" w:lineRule="auto"/>
                  <w:jc w:val="center"/>
                </w:pPr>
              </w:pPrChange>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pPr>
              <w:spacing w:after="0" w:line="276" w:lineRule="auto"/>
              <w:rPr>
                <w:rFonts w:ascii="Calibri" w:eastAsia="Times New Roman" w:hAnsi="Calibri" w:cs="Calibri"/>
                <w:b/>
                <w:bCs/>
                <w:color w:val="000000"/>
              </w:rPr>
              <w:pPrChange w:id="436" w:author="Alotaibi, Raed" w:date="2019-07-15T13:58:00Z">
                <w:pPr>
                  <w:spacing w:after="0" w:line="240" w:lineRule="auto"/>
                </w:pPr>
              </w:pPrChange>
            </w:pPr>
          </w:p>
        </w:tc>
        <w:tc>
          <w:tcPr>
            <w:tcW w:w="1444" w:type="pct"/>
            <w:shd w:val="clear" w:color="auto" w:fill="auto"/>
            <w:vAlign w:val="center"/>
            <w:hideMark/>
          </w:tcPr>
          <w:p w14:paraId="59FFAF1B" w14:textId="77777777" w:rsidR="00FF7388" w:rsidRPr="00EC1FA9" w:rsidRDefault="00FF7388">
            <w:pPr>
              <w:spacing w:after="0" w:line="276" w:lineRule="auto"/>
              <w:rPr>
                <w:rFonts w:ascii="Calibri" w:eastAsia="Times New Roman" w:hAnsi="Calibri" w:cs="Calibri"/>
                <w:b/>
                <w:bCs/>
                <w:color w:val="000000"/>
              </w:rPr>
              <w:pPrChange w:id="437" w:author="Alotaibi, Raed" w:date="2019-07-15T13:58:00Z">
                <w:pPr>
                  <w:spacing w:after="0" w:line="240" w:lineRule="auto"/>
                </w:pPr>
              </w:pPrChange>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pPr>
              <w:spacing w:after="0" w:line="276" w:lineRule="auto"/>
              <w:jc w:val="center"/>
              <w:rPr>
                <w:rFonts w:ascii="Calibri" w:eastAsia="Times New Roman" w:hAnsi="Calibri" w:cs="Calibri"/>
                <w:color w:val="000000"/>
              </w:rPr>
              <w:pPrChange w:id="438"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pPr>
              <w:spacing w:after="0" w:line="276" w:lineRule="auto"/>
              <w:jc w:val="center"/>
              <w:rPr>
                <w:rFonts w:ascii="Calibri" w:eastAsia="Times New Roman" w:hAnsi="Calibri" w:cs="Calibri"/>
                <w:color w:val="000000"/>
              </w:rPr>
              <w:pPrChange w:id="439"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pPr>
              <w:spacing w:after="0" w:line="276" w:lineRule="auto"/>
              <w:jc w:val="center"/>
              <w:rPr>
                <w:rFonts w:ascii="Calibri" w:eastAsia="Times New Roman" w:hAnsi="Calibri" w:cs="Calibri"/>
                <w:color w:val="000000"/>
              </w:rPr>
              <w:pPrChange w:id="440" w:author="Alotaibi, Raed" w:date="2019-07-15T13:58:00Z">
                <w:pPr>
                  <w:spacing w:after="0" w:line="240" w:lineRule="auto"/>
                  <w:jc w:val="center"/>
                </w:pPr>
              </w:pPrChange>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pPr>
              <w:spacing w:after="0" w:line="276" w:lineRule="auto"/>
              <w:jc w:val="center"/>
              <w:rPr>
                <w:rFonts w:ascii="Calibri" w:eastAsia="Times New Roman" w:hAnsi="Calibri" w:cs="Calibri"/>
                <w:color w:val="000000"/>
              </w:rPr>
              <w:pPrChange w:id="441" w:author="Alotaibi, Raed" w:date="2019-07-15T13:58:00Z">
                <w:pPr>
                  <w:spacing w:after="0" w:line="240" w:lineRule="auto"/>
                  <w:jc w:val="center"/>
                </w:pPr>
              </w:pPrChange>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pPr>
              <w:spacing w:after="0" w:line="276" w:lineRule="auto"/>
              <w:jc w:val="center"/>
              <w:rPr>
                <w:rFonts w:ascii="Calibri" w:eastAsia="Times New Roman" w:hAnsi="Calibri" w:cs="Calibri"/>
                <w:color w:val="000000"/>
              </w:rPr>
              <w:pPrChange w:id="442" w:author="Alotaibi, Raed" w:date="2019-07-15T13:58:00Z">
                <w:pPr>
                  <w:spacing w:after="0" w:line="240" w:lineRule="auto"/>
                  <w:jc w:val="center"/>
                </w:pPr>
              </w:pPrChange>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pPr>
              <w:spacing w:after="0" w:line="276" w:lineRule="auto"/>
              <w:jc w:val="center"/>
              <w:rPr>
                <w:rFonts w:ascii="Calibri" w:eastAsia="Times New Roman" w:hAnsi="Calibri" w:cs="Calibri"/>
                <w:color w:val="000000"/>
              </w:rPr>
              <w:pPrChange w:id="443"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pPr>
              <w:spacing w:after="0" w:line="276" w:lineRule="auto"/>
              <w:rPr>
                <w:rFonts w:ascii="Calibri" w:eastAsia="Times New Roman" w:hAnsi="Calibri" w:cs="Calibri"/>
                <w:b/>
                <w:bCs/>
                <w:color w:val="000000"/>
              </w:rPr>
              <w:pPrChange w:id="444" w:author="Alotaibi, Raed" w:date="2019-07-15T13:58:00Z">
                <w:pPr>
                  <w:spacing w:after="0" w:line="240" w:lineRule="auto"/>
                </w:pPr>
              </w:pPrChange>
            </w:pPr>
          </w:p>
        </w:tc>
        <w:tc>
          <w:tcPr>
            <w:tcW w:w="1444" w:type="pct"/>
            <w:shd w:val="clear" w:color="auto" w:fill="auto"/>
            <w:vAlign w:val="center"/>
            <w:hideMark/>
          </w:tcPr>
          <w:p w14:paraId="38F5729B" w14:textId="77777777" w:rsidR="00FF7388" w:rsidRPr="00EC1FA9" w:rsidRDefault="00FF7388">
            <w:pPr>
              <w:spacing w:after="0" w:line="276" w:lineRule="auto"/>
              <w:rPr>
                <w:rFonts w:ascii="Calibri" w:eastAsia="Times New Roman" w:hAnsi="Calibri" w:cs="Calibri"/>
                <w:b/>
                <w:bCs/>
                <w:color w:val="000000"/>
              </w:rPr>
              <w:pPrChange w:id="445" w:author="Alotaibi, Raed" w:date="2019-07-15T13:58:00Z">
                <w:pPr>
                  <w:spacing w:after="0" w:line="240" w:lineRule="auto"/>
                </w:pPr>
              </w:pPrChange>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pPr>
              <w:spacing w:after="0" w:line="276" w:lineRule="auto"/>
              <w:jc w:val="center"/>
              <w:rPr>
                <w:rFonts w:ascii="Calibri" w:eastAsia="Times New Roman" w:hAnsi="Calibri" w:cs="Calibri"/>
                <w:color w:val="000000"/>
              </w:rPr>
              <w:pPrChange w:id="446" w:author="Alotaibi, Raed" w:date="2019-07-15T13:58:00Z">
                <w:pPr>
                  <w:spacing w:after="0" w:line="240" w:lineRule="auto"/>
                  <w:jc w:val="center"/>
                </w:pPr>
              </w:pPrChange>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pPr>
              <w:spacing w:after="0" w:line="276" w:lineRule="auto"/>
              <w:jc w:val="center"/>
              <w:rPr>
                <w:rFonts w:ascii="Calibri" w:eastAsia="Times New Roman" w:hAnsi="Calibri" w:cs="Calibri"/>
                <w:color w:val="000000"/>
              </w:rPr>
              <w:pPrChange w:id="447"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pPr>
              <w:spacing w:after="0" w:line="276" w:lineRule="auto"/>
              <w:jc w:val="center"/>
              <w:rPr>
                <w:rFonts w:ascii="Calibri" w:eastAsia="Times New Roman" w:hAnsi="Calibri" w:cs="Calibri"/>
                <w:color w:val="000000"/>
              </w:rPr>
              <w:pPrChange w:id="448" w:author="Alotaibi, Raed" w:date="2019-07-15T13:58:00Z">
                <w:pPr>
                  <w:spacing w:after="0" w:line="240" w:lineRule="auto"/>
                  <w:jc w:val="center"/>
                </w:pPr>
              </w:pPrChange>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pPr>
              <w:spacing w:after="0" w:line="276" w:lineRule="auto"/>
              <w:jc w:val="center"/>
              <w:rPr>
                <w:rFonts w:ascii="Calibri" w:eastAsia="Times New Roman" w:hAnsi="Calibri" w:cs="Calibri"/>
                <w:color w:val="000000"/>
              </w:rPr>
              <w:pPrChange w:id="449" w:author="Alotaibi, Raed" w:date="2019-07-15T13:58:00Z">
                <w:pPr>
                  <w:spacing w:after="0" w:line="240" w:lineRule="auto"/>
                  <w:jc w:val="center"/>
                </w:pPr>
              </w:pPrChange>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pPr>
              <w:spacing w:after="0" w:line="276" w:lineRule="auto"/>
              <w:jc w:val="center"/>
              <w:rPr>
                <w:rFonts w:ascii="Calibri" w:eastAsia="Times New Roman" w:hAnsi="Calibri" w:cs="Calibri"/>
                <w:color w:val="000000"/>
              </w:rPr>
              <w:pPrChange w:id="450" w:author="Alotaibi, Raed" w:date="2019-07-15T13:58:00Z">
                <w:pPr>
                  <w:spacing w:after="0" w:line="240" w:lineRule="auto"/>
                  <w:jc w:val="center"/>
                </w:pPr>
              </w:pPrChange>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pPr>
              <w:spacing w:after="0" w:line="276" w:lineRule="auto"/>
              <w:jc w:val="center"/>
              <w:rPr>
                <w:rFonts w:ascii="Calibri" w:eastAsia="Times New Roman" w:hAnsi="Calibri" w:cs="Calibri"/>
                <w:color w:val="000000"/>
              </w:rPr>
              <w:pPrChange w:id="451" w:author="Alotaibi, Raed" w:date="2019-07-15T13:58:00Z">
                <w:pPr>
                  <w:spacing w:after="0" w:line="240" w:lineRule="auto"/>
                  <w:jc w:val="center"/>
                </w:pPr>
              </w:pPrChange>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pPr>
              <w:spacing w:after="0" w:line="276" w:lineRule="auto"/>
              <w:rPr>
                <w:rFonts w:ascii="Calibri" w:eastAsia="Times New Roman" w:hAnsi="Calibri" w:cs="Calibri"/>
                <w:b/>
                <w:bCs/>
                <w:color w:val="000000"/>
              </w:rPr>
              <w:pPrChange w:id="452" w:author="Alotaibi, Raed" w:date="2019-07-15T13:58:00Z">
                <w:pPr>
                  <w:spacing w:after="0" w:line="240" w:lineRule="auto"/>
                </w:pPr>
              </w:pPrChange>
            </w:pPr>
          </w:p>
        </w:tc>
        <w:tc>
          <w:tcPr>
            <w:tcW w:w="1444" w:type="pct"/>
            <w:shd w:val="clear" w:color="auto" w:fill="auto"/>
            <w:vAlign w:val="center"/>
            <w:hideMark/>
          </w:tcPr>
          <w:p w14:paraId="27E753D4" w14:textId="77777777" w:rsidR="00FF7388" w:rsidRPr="00EC1FA9" w:rsidRDefault="00FF7388">
            <w:pPr>
              <w:spacing w:after="0" w:line="276" w:lineRule="auto"/>
              <w:rPr>
                <w:rFonts w:ascii="Calibri" w:eastAsia="Times New Roman" w:hAnsi="Calibri" w:cs="Calibri"/>
                <w:b/>
                <w:bCs/>
                <w:color w:val="000000"/>
              </w:rPr>
              <w:pPrChange w:id="453" w:author="Alotaibi, Raed" w:date="2019-07-15T13:58:00Z">
                <w:pPr>
                  <w:spacing w:after="0" w:line="240" w:lineRule="auto"/>
                </w:pPr>
              </w:pPrChange>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pPr>
              <w:spacing w:after="0" w:line="276" w:lineRule="auto"/>
              <w:jc w:val="center"/>
              <w:rPr>
                <w:rFonts w:ascii="Calibri" w:eastAsia="Times New Roman" w:hAnsi="Calibri" w:cs="Calibri"/>
                <w:color w:val="000000"/>
              </w:rPr>
              <w:pPrChange w:id="454" w:author="Alotaibi, Raed" w:date="2019-07-15T13:58:00Z">
                <w:pPr>
                  <w:spacing w:after="0" w:line="240" w:lineRule="auto"/>
                  <w:jc w:val="center"/>
                </w:pPr>
              </w:pPrChange>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pPr>
              <w:spacing w:after="0" w:line="276" w:lineRule="auto"/>
              <w:jc w:val="center"/>
              <w:rPr>
                <w:rFonts w:ascii="Calibri" w:eastAsia="Times New Roman" w:hAnsi="Calibri" w:cs="Calibri"/>
                <w:color w:val="000000"/>
              </w:rPr>
              <w:pPrChange w:id="455"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pPr>
              <w:spacing w:after="0" w:line="276" w:lineRule="auto"/>
              <w:jc w:val="center"/>
              <w:rPr>
                <w:rFonts w:ascii="Calibri" w:eastAsia="Times New Roman" w:hAnsi="Calibri" w:cs="Calibri"/>
                <w:color w:val="000000"/>
              </w:rPr>
              <w:pPrChange w:id="456" w:author="Alotaibi, Raed" w:date="2019-07-15T13:58:00Z">
                <w:pPr>
                  <w:spacing w:after="0" w:line="240" w:lineRule="auto"/>
                  <w:jc w:val="center"/>
                </w:pPr>
              </w:pPrChange>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pPr>
              <w:spacing w:after="0" w:line="276" w:lineRule="auto"/>
              <w:jc w:val="center"/>
              <w:rPr>
                <w:rFonts w:ascii="Calibri" w:eastAsia="Times New Roman" w:hAnsi="Calibri" w:cs="Calibri"/>
                <w:color w:val="000000"/>
              </w:rPr>
              <w:pPrChange w:id="457" w:author="Alotaibi, Raed" w:date="2019-07-15T13:58:00Z">
                <w:pPr>
                  <w:spacing w:after="0" w:line="240" w:lineRule="auto"/>
                  <w:jc w:val="center"/>
                </w:pPr>
              </w:pPrChange>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pPr>
              <w:spacing w:after="0" w:line="276" w:lineRule="auto"/>
              <w:jc w:val="center"/>
              <w:rPr>
                <w:rFonts w:ascii="Calibri" w:eastAsia="Times New Roman" w:hAnsi="Calibri" w:cs="Calibri"/>
                <w:color w:val="000000"/>
              </w:rPr>
              <w:pPrChange w:id="458" w:author="Alotaibi, Raed" w:date="2019-07-15T13:58:00Z">
                <w:pPr>
                  <w:spacing w:after="0" w:line="240" w:lineRule="auto"/>
                  <w:jc w:val="center"/>
                </w:pPr>
              </w:pPrChange>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pPr>
              <w:spacing w:after="0" w:line="276" w:lineRule="auto"/>
              <w:jc w:val="center"/>
              <w:rPr>
                <w:rFonts w:ascii="Calibri" w:eastAsia="Times New Roman" w:hAnsi="Calibri" w:cs="Calibri"/>
                <w:color w:val="000000"/>
              </w:rPr>
              <w:pPrChange w:id="459" w:author="Alotaibi, Raed" w:date="2019-07-15T13:58:00Z">
                <w:pPr>
                  <w:spacing w:after="0" w:line="240" w:lineRule="auto"/>
                  <w:jc w:val="center"/>
                </w:pPr>
              </w:pPrChange>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pPr>
              <w:spacing w:after="0" w:line="276" w:lineRule="auto"/>
              <w:rPr>
                <w:rFonts w:ascii="Calibri" w:eastAsia="Times New Roman" w:hAnsi="Calibri" w:cs="Calibri"/>
                <w:b/>
                <w:bCs/>
                <w:color w:val="000000"/>
              </w:rPr>
              <w:pPrChange w:id="460" w:author="Alotaibi, Raed" w:date="2019-07-15T13:58:00Z">
                <w:pPr>
                  <w:spacing w:after="0" w:line="240" w:lineRule="auto"/>
                </w:pPr>
              </w:pPrChange>
            </w:pPr>
          </w:p>
        </w:tc>
        <w:tc>
          <w:tcPr>
            <w:tcW w:w="1444" w:type="pct"/>
            <w:shd w:val="clear" w:color="auto" w:fill="auto"/>
            <w:vAlign w:val="center"/>
            <w:hideMark/>
          </w:tcPr>
          <w:p w14:paraId="79EE8C56" w14:textId="77777777" w:rsidR="00FF7388" w:rsidRPr="00EC1FA9" w:rsidRDefault="00FF7388">
            <w:pPr>
              <w:spacing w:after="0" w:line="276" w:lineRule="auto"/>
              <w:rPr>
                <w:rFonts w:ascii="Calibri" w:eastAsia="Times New Roman" w:hAnsi="Calibri" w:cs="Calibri"/>
                <w:b/>
                <w:bCs/>
                <w:color w:val="000000"/>
              </w:rPr>
              <w:pPrChange w:id="461" w:author="Alotaibi, Raed" w:date="2019-07-15T13:58:00Z">
                <w:pPr>
                  <w:spacing w:after="0" w:line="240" w:lineRule="auto"/>
                </w:pPr>
              </w:pPrChange>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pPr>
              <w:spacing w:after="0" w:line="276" w:lineRule="auto"/>
              <w:jc w:val="center"/>
              <w:rPr>
                <w:rFonts w:ascii="Calibri" w:eastAsia="Times New Roman" w:hAnsi="Calibri" w:cs="Calibri"/>
                <w:color w:val="000000"/>
              </w:rPr>
              <w:pPrChange w:id="462"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pPr>
              <w:spacing w:after="0" w:line="276" w:lineRule="auto"/>
              <w:jc w:val="center"/>
              <w:rPr>
                <w:rFonts w:ascii="Calibri" w:eastAsia="Times New Roman" w:hAnsi="Calibri" w:cs="Calibri"/>
                <w:color w:val="000000"/>
              </w:rPr>
              <w:pPrChange w:id="463" w:author="Alotaibi, Raed" w:date="2019-07-15T13:58:00Z">
                <w:pPr>
                  <w:spacing w:after="0" w:line="240" w:lineRule="auto"/>
                  <w:jc w:val="center"/>
                </w:pPr>
              </w:pPrChange>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pPr>
              <w:spacing w:after="0" w:line="276" w:lineRule="auto"/>
              <w:jc w:val="center"/>
              <w:rPr>
                <w:rFonts w:ascii="Calibri" w:eastAsia="Times New Roman" w:hAnsi="Calibri" w:cs="Calibri"/>
                <w:color w:val="000000"/>
              </w:rPr>
              <w:pPrChange w:id="464" w:author="Alotaibi, Raed" w:date="2019-07-15T13:58:00Z">
                <w:pPr>
                  <w:spacing w:after="0" w:line="240" w:lineRule="auto"/>
                  <w:jc w:val="center"/>
                </w:pPr>
              </w:pPrChange>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pPr>
              <w:spacing w:after="0" w:line="276" w:lineRule="auto"/>
              <w:jc w:val="center"/>
              <w:rPr>
                <w:rFonts w:ascii="Calibri" w:eastAsia="Times New Roman" w:hAnsi="Calibri" w:cs="Calibri"/>
                <w:color w:val="000000"/>
              </w:rPr>
              <w:pPrChange w:id="465"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pPr>
              <w:spacing w:after="0" w:line="276" w:lineRule="auto"/>
              <w:jc w:val="center"/>
              <w:rPr>
                <w:rFonts w:ascii="Calibri" w:eastAsia="Times New Roman" w:hAnsi="Calibri" w:cs="Calibri"/>
                <w:color w:val="000000"/>
              </w:rPr>
              <w:pPrChange w:id="466" w:author="Alotaibi, Raed" w:date="2019-07-15T13:58:00Z">
                <w:pPr>
                  <w:spacing w:after="0" w:line="240" w:lineRule="auto"/>
                  <w:jc w:val="center"/>
                </w:pPr>
              </w:pPrChange>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pPr>
              <w:spacing w:after="0" w:line="276" w:lineRule="auto"/>
              <w:jc w:val="center"/>
              <w:rPr>
                <w:rFonts w:ascii="Calibri" w:eastAsia="Times New Roman" w:hAnsi="Calibri" w:cs="Calibri"/>
                <w:color w:val="000000"/>
              </w:rPr>
              <w:pPrChange w:id="467" w:author="Alotaibi, Raed" w:date="2019-07-15T13:58:00Z">
                <w:pPr>
                  <w:spacing w:after="0" w:line="240" w:lineRule="auto"/>
                  <w:jc w:val="center"/>
                </w:pPr>
              </w:pPrChange>
            </w:pPr>
            <w:r w:rsidRPr="00EC1FA9">
              <w:rPr>
                <w:rFonts w:ascii="Calibri" w:eastAsia="Times New Roman" w:hAnsi="Calibri" w:cs="Calibri"/>
                <w:color w:val="000000"/>
              </w:rPr>
              <w:t>55.5</w:t>
            </w:r>
          </w:p>
        </w:tc>
      </w:tr>
    </w:tbl>
    <w:p w14:paraId="17FB28F8" w14:textId="77777777" w:rsidR="00F076A7" w:rsidRDefault="00F076A7">
      <w:pPr>
        <w:spacing w:line="276" w:lineRule="auto"/>
        <w:rPr>
          <w:i/>
          <w:iCs/>
        </w:rPr>
        <w:pPrChange w:id="468" w:author="Alotaibi, Raed" w:date="2019-07-15T13:58:00Z">
          <w:pPr/>
        </w:pPrChange>
      </w:pPr>
    </w:p>
    <w:p w14:paraId="6C3F4F30" w14:textId="2BA5F029" w:rsidR="004205F7" w:rsidRPr="00EC1FA9" w:rsidRDefault="004205F7">
      <w:pPr>
        <w:spacing w:line="276" w:lineRule="auto"/>
        <w:rPr>
          <w:b/>
          <w:bCs/>
        </w:rPr>
        <w:pPrChange w:id="469" w:author="Alotaibi, Raed" w:date="2019-07-15T13:58:00Z">
          <w:pPr/>
        </w:pPrChange>
      </w:pPr>
      <w:r w:rsidRPr="00EC1FA9">
        <w:rPr>
          <w:i/>
          <w:iCs/>
        </w:rPr>
        <w:t>ACBS and BRFSS results</w:t>
      </w:r>
    </w:p>
    <w:p w14:paraId="4E364B3E" w14:textId="00BA4585" w:rsidR="00254205" w:rsidRDefault="004205F7" w:rsidP="00D51DAD">
      <w:pPr>
        <w:spacing w:line="276" w:lineRule="auto"/>
      </w:pPr>
      <w:r w:rsidRPr="00EC1FA9">
        <w:t xml:space="preserve">Overall, there were 32 states with available childhood asthma incidence rates </w:t>
      </w:r>
      <w:r w:rsidR="00E14325">
        <w:t>(</w:t>
      </w:r>
      <w:r w:rsidR="00E14325">
        <w:fldChar w:fldCharType="begin"/>
      </w:r>
      <w:r w:rsidR="00E14325">
        <w:instrText xml:space="preserve"> REF _Ref14092862 \h </w:instrText>
      </w:r>
      <w:r w:rsidR="00E14325">
        <w:fldChar w:fldCharType="separate"/>
      </w:r>
      <w:r w:rsidR="00E14325">
        <w:t>Table S</w:t>
      </w:r>
      <w:r w:rsidR="00E14325">
        <w:rPr>
          <w:noProof/>
        </w:rPr>
        <w:t>2</w:t>
      </w:r>
      <w:r w:rsidR="00E14325">
        <w:fldChar w:fldCharType="end"/>
      </w:r>
      <w:r w:rsidR="000A6843">
        <w:t>-S4</w:t>
      </w:r>
      <w:r w:rsidR="00E14325">
        <w:t>).</w:t>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w:t>
      </w:r>
      <w:r w:rsidR="00BD609B" w:rsidRPr="00EC1FA9">
        <w:lastRenderedPageBreak/>
        <w:t>and 16,156 samples from the ACBS</w:t>
      </w:r>
      <w:r w:rsidR="000B47AE">
        <w:t xml:space="preserve"> (</w:t>
      </w:r>
      <w:r w:rsidR="00E14325">
        <w:fldChar w:fldCharType="begin"/>
      </w:r>
      <w:r w:rsidR="00E14325">
        <w:instrText xml:space="preserve"> REF _Ref14086181 \h </w:instrText>
      </w:r>
      <w:r w:rsidR="00E14325">
        <w:fldChar w:fldCharType="separate"/>
      </w:r>
      <w:r w:rsidR="00E14325" w:rsidRPr="005E5AEB">
        <w:rPr>
          <w:sz w:val="20"/>
        </w:rPr>
        <w:t xml:space="preserve">Table </w:t>
      </w:r>
      <w:r w:rsidR="00E14325">
        <w:rPr>
          <w:noProof/>
          <w:sz w:val="20"/>
        </w:rPr>
        <w:t>3</w:t>
      </w:r>
      <w:r w:rsidR="00E14325">
        <w:fldChar w:fldCharType="end"/>
      </w:r>
      <w:r w:rsidR="000B47AE">
        <w:t>)</w:t>
      </w:r>
      <w:r w:rsidR="001D6D2D" w:rsidRPr="00EC1FA9">
        <w:t xml:space="preserve">. </w:t>
      </w:r>
      <w:r w:rsidR="00132BA8" w:rsidRPr="00EC1FA9">
        <w:t>The BRFSS samples ranged between 55,094</w:t>
      </w:r>
      <w:r w:rsidR="00917815" w:rsidRPr="00EC1FA9">
        <w:t xml:space="preserve"> samples</w:t>
      </w:r>
      <w:r w:rsidR="00132BA8" w:rsidRPr="00EC1FA9">
        <w:t xml:space="preserve"> </w:t>
      </w:r>
      <w:r w:rsidR="00E14325">
        <w:t>(</w:t>
      </w:r>
      <w:r w:rsidR="00132BA8" w:rsidRPr="00EC1FA9">
        <w:t>2006</w:t>
      </w:r>
      <w:r w:rsidR="00E14325">
        <w:t>) and 61,862 (</w:t>
      </w:r>
      <w:r w:rsidR="00132BA8" w:rsidRPr="00EC1FA9">
        <w:t>2008</w:t>
      </w:r>
      <w:r w:rsidR="00E14325">
        <w:t>)</w:t>
      </w:r>
      <w:r w:rsidR="00132BA8" w:rsidRPr="00EC1FA9">
        <w:t xml:space="preserve">. </w:t>
      </w:r>
      <w:r w:rsidR="000F78B5">
        <w:t>T</w:t>
      </w:r>
      <w:r w:rsidR="00132BA8" w:rsidRPr="00EC1FA9">
        <w:t xml:space="preserve">he ACBS samples ranged between </w:t>
      </w:r>
      <w:r w:rsidR="00D51DAD">
        <w:t>2,017</w:t>
      </w:r>
      <w:r w:rsidR="00917815" w:rsidRPr="00EC1FA9">
        <w:t xml:space="preserve"> samples </w:t>
      </w:r>
      <w:r w:rsidR="00D51DAD">
        <w:t>(</w:t>
      </w:r>
      <w:r w:rsidR="00917815" w:rsidRPr="00EC1FA9">
        <w:t>2006</w:t>
      </w:r>
      <w:r w:rsidR="00D51DAD">
        <w:t>)</w:t>
      </w:r>
      <w:r w:rsidR="00917815" w:rsidRPr="00EC1FA9">
        <w:t xml:space="preserve"> and 4,095 </w:t>
      </w:r>
      <w:r w:rsidR="00D51DAD">
        <w:t>(</w:t>
      </w:r>
      <w:r w:rsidR="00917815" w:rsidRPr="00EC1FA9">
        <w:t>2009</w:t>
      </w:r>
      <w:r w:rsidR="00D51DAD">
        <w:t>)</w:t>
      </w:r>
      <w:r w:rsidR="00917815" w:rsidRPr="00EC1FA9">
        <w:t>.</w:t>
      </w:r>
      <w:r w:rsidR="005B0D61">
        <w:t xml:space="preserve"> </w:t>
      </w:r>
      <w:r w:rsidR="00005DF3" w:rsidRPr="00EC1FA9">
        <w:t>The weighted</w:t>
      </w:r>
      <w:r w:rsidRPr="00EC1FA9">
        <w:t xml:space="preserve"> estimates </w:t>
      </w:r>
      <w:r w:rsidR="00005DF3" w:rsidRPr="00EC1FA9">
        <w:t xml:space="preserve">represent </w:t>
      </w:r>
      <w:r w:rsidRPr="00EC1FA9">
        <w:t xml:space="preserve">the </w:t>
      </w:r>
      <w:commentRangeStart w:id="470"/>
      <w:commentRangeStart w:id="471"/>
      <w:commentRangeStart w:id="472"/>
      <w:commentRangeStart w:id="473"/>
      <w:r w:rsidRPr="00EC1FA9">
        <w:t xml:space="preserve">childhood </w:t>
      </w:r>
      <w:commentRangeEnd w:id="470"/>
      <w:r w:rsidR="003E602B">
        <w:rPr>
          <w:rStyle w:val="CommentReference"/>
        </w:rPr>
        <w:commentReference w:id="470"/>
      </w:r>
      <w:commentRangeEnd w:id="471"/>
      <w:r w:rsidR="00342C4A">
        <w:rPr>
          <w:rStyle w:val="CommentReference"/>
        </w:rPr>
        <w:commentReference w:id="471"/>
      </w:r>
      <w:commentRangeEnd w:id="472"/>
      <w:r w:rsidR="00FD2C61">
        <w:rPr>
          <w:rStyle w:val="CommentReference"/>
        </w:rPr>
        <w:commentReference w:id="472"/>
      </w:r>
      <w:commentRangeEnd w:id="473"/>
      <w:r w:rsidR="00F44DAC">
        <w:rPr>
          <w:rStyle w:val="CommentReference"/>
        </w:rPr>
        <w:commentReference w:id="473"/>
      </w:r>
      <w:r w:rsidRPr="00EC1FA9">
        <w:t xml:space="preserve">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26004A87" w14:textId="77777777" w:rsidR="000A6843" w:rsidRDefault="00F74A03" w:rsidP="000A6843">
      <w:pPr>
        <w:spacing w:line="276" w:lineRule="auto"/>
      </w:pPr>
      <w:commentRangeStart w:id="474"/>
      <w:commentRangeStart w:id="475"/>
      <w:r w:rsidRPr="000B47AE">
        <w:t xml:space="preserve">Across all </w:t>
      </w:r>
      <w:r w:rsidR="000B47AE" w:rsidRPr="000B47AE">
        <w:t>available</w:t>
      </w:r>
      <w:r w:rsidRPr="000B47AE">
        <w:t xml:space="preserve"> states</w:t>
      </w:r>
      <w:commentRangeEnd w:id="474"/>
      <w:r w:rsidRPr="000B47AE">
        <w:rPr>
          <w:rStyle w:val="CommentReference"/>
          <w:sz w:val="22"/>
          <w:szCs w:val="22"/>
        </w:rPr>
        <w:commentReference w:id="474"/>
      </w:r>
      <w:commentRangeEnd w:id="475"/>
      <w:r w:rsidR="000B47AE" w:rsidRPr="000B47AE">
        <w:rPr>
          <w:rStyle w:val="CommentReference"/>
          <w:sz w:val="22"/>
          <w:szCs w:val="22"/>
        </w:rPr>
        <w:commentReference w:id="475"/>
      </w:r>
      <w:r w:rsidRPr="000B47AE">
        <w:t>, t</w:t>
      </w:r>
      <w:r w:rsidR="00F152B7" w:rsidRPr="000B47AE">
        <w:t xml:space="preserve">he </w:t>
      </w:r>
      <w:r w:rsidR="00BA0614" w:rsidRPr="000B47AE">
        <w:t xml:space="preserve">overall aggregate asthma </w:t>
      </w:r>
      <w:r w:rsidR="00343B26" w:rsidRPr="000B47AE">
        <w:t xml:space="preserve">incidence rate for the years </w:t>
      </w:r>
      <w:r w:rsidR="00F152B7" w:rsidRPr="000B47AE">
        <w:t xml:space="preserve">2006-2010 </w:t>
      </w:r>
      <w:r w:rsidR="00343B26" w:rsidRPr="000B47AE">
        <w:t xml:space="preserve">was </w:t>
      </w:r>
      <w:r w:rsidR="000B47AE" w:rsidRPr="000B47AE">
        <w:t>11.6</w:t>
      </w:r>
      <w:r w:rsidR="00343B26" w:rsidRPr="000B47AE">
        <w:t xml:space="preserve"> per 1,000</w:t>
      </w:r>
      <w:r w:rsidR="002C3C6D" w:rsidRPr="000B47AE">
        <w:t xml:space="preserve"> at-risk </w:t>
      </w:r>
      <w:commentRangeStart w:id="476"/>
      <w:commentRangeStart w:id="477"/>
      <w:r w:rsidR="002C3C6D" w:rsidRPr="000B47AE">
        <w:t>children</w:t>
      </w:r>
      <w:commentRangeEnd w:id="476"/>
      <w:r w:rsidR="00487C30" w:rsidRPr="000B47AE">
        <w:rPr>
          <w:rStyle w:val="CommentReference"/>
          <w:sz w:val="22"/>
          <w:szCs w:val="22"/>
        </w:rPr>
        <w:commentReference w:id="476"/>
      </w:r>
      <w:commentRangeEnd w:id="477"/>
      <w:r w:rsidR="000B47AE" w:rsidRPr="000B47AE">
        <w:t xml:space="preserve"> </w:t>
      </w:r>
      <w:r w:rsidR="000B47AE" w:rsidRPr="000B47AE">
        <w:rPr>
          <w:rStyle w:val="CommentReference"/>
          <w:sz w:val="22"/>
          <w:szCs w:val="22"/>
        </w:rPr>
        <w:commentReference w:id="477"/>
      </w:r>
      <w:r w:rsidR="000B47AE" w:rsidRPr="000B47AE">
        <w:t>(</w:t>
      </w:r>
      <w:r w:rsidR="000B47AE" w:rsidRPr="000B47AE">
        <w:fldChar w:fldCharType="begin"/>
      </w:r>
      <w:r w:rsidR="000B47AE" w:rsidRPr="000B47AE">
        <w:instrText xml:space="preserve"> REF _Ref14086181 \h </w:instrText>
      </w:r>
      <w:r w:rsidR="000B47AE">
        <w:instrText xml:space="preserve"> \* MERGEFORMAT </w:instrText>
      </w:r>
      <w:r w:rsidR="000B47AE" w:rsidRPr="000B47AE">
        <w:fldChar w:fldCharType="separate"/>
      </w:r>
      <w:r w:rsidR="000B47AE" w:rsidRPr="000B47AE">
        <w:t xml:space="preserve">Table </w:t>
      </w:r>
      <w:r w:rsidR="000B47AE" w:rsidRPr="000B47AE">
        <w:rPr>
          <w:noProof/>
        </w:rPr>
        <w:t>3</w:t>
      </w:r>
      <w:r w:rsidR="000B47AE" w:rsidRPr="000B47AE">
        <w:fldChar w:fldCharType="end"/>
      </w:r>
      <w:r w:rsidR="000B47AE" w:rsidRPr="000B47AE">
        <w:t>)</w:t>
      </w:r>
      <w:r w:rsidR="00F152B7" w:rsidRPr="000B47AE">
        <w:t xml:space="preserve">. The state of Montana had the lowest </w:t>
      </w:r>
      <w:r w:rsidR="00BA0614" w:rsidRPr="000B47AE">
        <w:t xml:space="preserve">aggregate </w:t>
      </w:r>
      <w:r w:rsidR="00F152B7" w:rsidRPr="000B47AE">
        <w:t>childhood asthma incidence rate (IR = 4.3 per 1,000</w:t>
      </w:r>
      <w:r w:rsidR="00455E7B" w:rsidRPr="000B47AE">
        <w:t xml:space="preserve"> at-risk children</w:t>
      </w:r>
      <w:r w:rsidR="00F152B7" w:rsidRPr="000B47AE">
        <w:t xml:space="preserve">), while District of Columbia had the highest </w:t>
      </w:r>
      <w:r w:rsidR="00BA0614" w:rsidRPr="000B47AE">
        <w:t xml:space="preserve">aggregate </w:t>
      </w:r>
      <w:r w:rsidR="00F152B7" w:rsidRPr="000B47AE">
        <w:t>childhood asthma incidence rate (IR = 17.7 per 1,000</w:t>
      </w:r>
      <w:r w:rsidR="00455E7B" w:rsidRPr="000B47AE">
        <w:t xml:space="preserve"> at-risk children</w:t>
      </w:r>
      <w:r w:rsidR="000A6843" w:rsidRPr="000B47AE">
        <w:t>)</w:t>
      </w:r>
      <w:r w:rsidR="000A6843">
        <w:t xml:space="preserve"> (</w:t>
      </w:r>
      <w:r w:rsidR="00594157">
        <w:fldChar w:fldCharType="begin"/>
      </w:r>
      <w:r w:rsidR="00594157">
        <w:instrText xml:space="preserve"> REF _Ref14092862 \h </w:instrText>
      </w:r>
      <w:r w:rsidR="00594157">
        <w:fldChar w:fldCharType="separate"/>
      </w:r>
      <w:r w:rsidR="00594157">
        <w:t>Table S</w:t>
      </w:r>
      <w:r w:rsidR="00594157">
        <w:rPr>
          <w:noProof/>
        </w:rPr>
        <w:t>2</w:t>
      </w:r>
      <w:r w:rsidR="00594157">
        <w:fldChar w:fldCharType="end"/>
      </w:r>
      <w:r w:rsidR="00594157">
        <w:t>)</w:t>
      </w:r>
      <w:r w:rsidR="00F152B7" w:rsidRPr="000B47AE">
        <w:t>.</w:t>
      </w:r>
      <w:r w:rsidR="00343B26" w:rsidRPr="000B47AE">
        <w:t xml:space="preserve"> States that did not</w:t>
      </w:r>
      <w:r w:rsidR="00343B26" w:rsidRPr="00EC1FA9">
        <w:t xml:space="preserve"> have an incidence rate available</w:t>
      </w:r>
      <w:r w:rsidR="00005DF3" w:rsidRPr="00EC1FA9">
        <w:t xml:space="preserve"> (</w:t>
      </w:r>
      <w:r w:rsidR="000B47AE">
        <w:t xml:space="preserve">n = </w:t>
      </w:r>
      <w:commentRangeStart w:id="478"/>
      <w:commentRangeStart w:id="479"/>
      <w:r w:rsidR="00005DF3" w:rsidRPr="00EC1FA9">
        <w:t>1</w:t>
      </w:r>
      <w:r w:rsidR="000B47AE">
        <w:t>9</w:t>
      </w:r>
      <w:r w:rsidR="00005DF3" w:rsidRPr="00EC1FA9">
        <w:t xml:space="preserve"> </w:t>
      </w:r>
      <w:commentRangeEnd w:id="478"/>
      <w:r w:rsidR="001B22D5">
        <w:rPr>
          <w:rStyle w:val="CommentReference"/>
        </w:rPr>
        <w:commentReference w:id="478"/>
      </w:r>
      <w:commentRangeEnd w:id="479"/>
      <w:r w:rsidR="000B47AE">
        <w:rPr>
          <w:rStyle w:val="CommentReference"/>
        </w:rPr>
        <w:commentReference w:id="479"/>
      </w:r>
      <w:r w:rsidR="00005DF3" w:rsidRPr="00EC1FA9">
        <w:t xml:space="preserve">states) </w:t>
      </w:r>
      <w:r w:rsidR="00343B26" w:rsidRPr="00EC1FA9">
        <w:t xml:space="preserve">were assigned the </w:t>
      </w:r>
      <w:r w:rsidR="00005DF3" w:rsidRPr="00EC1FA9">
        <w:t xml:space="preserve">overall </w:t>
      </w:r>
      <w:r w:rsidR="00BA0614">
        <w:t xml:space="preserve">aggregate asthma </w:t>
      </w:r>
      <w:r w:rsidR="00343B26" w:rsidRPr="00EC1FA9">
        <w:t xml:space="preserve">incidence rate of </w:t>
      </w:r>
      <w:r w:rsidR="000B47AE">
        <w:t>11.6</w:t>
      </w:r>
      <w:r w:rsidR="00343B26" w:rsidRPr="00EC1FA9">
        <w:t xml:space="preserve"> per 1,000</w:t>
      </w:r>
      <w:r w:rsidR="00911454">
        <w:t xml:space="preserve"> at-risk children</w:t>
      </w:r>
      <w:r w:rsidR="00594157">
        <w:t xml:space="preserve"> (</w:t>
      </w:r>
      <w:r w:rsidR="00594157">
        <w:fldChar w:fldCharType="begin"/>
      </w:r>
      <w:r w:rsidR="00594157">
        <w:instrText xml:space="preserve"> REF _Ref14092862 \h </w:instrText>
      </w:r>
      <w:r w:rsidR="00594157">
        <w:fldChar w:fldCharType="separate"/>
      </w:r>
      <w:r w:rsidR="00594157">
        <w:t>Table S</w:t>
      </w:r>
      <w:r w:rsidR="00594157">
        <w:rPr>
          <w:noProof/>
        </w:rPr>
        <w:t>2</w:t>
      </w:r>
      <w:r w:rsidR="00594157">
        <w:fldChar w:fldCharType="end"/>
      </w:r>
      <w:r w:rsidR="000A6843">
        <w:t>-S4</w:t>
      </w:r>
      <w:commentRangeStart w:id="480"/>
      <w:commentRangeStart w:id="481"/>
      <w:commentRangeEnd w:id="480"/>
      <w:r w:rsidR="00594157">
        <w:rPr>
          <w:rStyle w:val="CommentReference"/>
        </w:rPr>
        <w:commentReference w:id="480"/>
      </w:r>
      <w:commentRangeEnd w:id="481"/>
      <w:r w:rsidR="00594157">
        <w:rPr>
          <w:rStyle w:val="CommentReference"/>
        </w:rPr>
        <w:commentReference w:id="481"/>
      </w:r>
      <w:commentRangeStart w:id="482"/>
      <w:commentRangeEnd w:id="482"/>
      <w:r w:rsidR="00594157">
        <w:rPr>
          <w:rStyle w:val="CommentReference"/>
        </w:rPr>
        <w:commentReference w:id="482"/>
      </w:r>
      <w:r w:rsidR="002079CC">
        <w:t>)</w:t>
      </w:r>
      <w:r w:rsidR="00343B26" w:rsidRPr="00EC1FA9">
        <w:t>.</w:t>
      </w:r>
    </w:p>
    <w:p w14:paraId="50D5AC17" w14:textId="77777777" w:rsidR="000A6843" w:rsidRPr="005E5AEB" w:rsidRDefault="000A6843" w:rsidP="000A6843">
      <w:pPr>
        <w:pStyle w:val="Caption"/>
        <w:keepNext/>
        <w:spacing w:line="276" w:lineRule="auto"/>
        <w:rPr>
          <w:sz w:val="20"/>
        </w:rPr>
      </w:pPr>
      <w:bookmarkStart w:id="483" w:name="_Ref14086181"/>
      <w:r w:rsidRPr="005E5AEB">
        <w:rPr>
          <w:sz w:val="20"/>
        </w:rPr>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Pr>
          <w:noProof/>
          <w:sz w:val="20"/>
        </w:rPr>
        <w:t>3</w:t>
      </w:r>
      <w:r w:rsidRPr="005E5AEB">
        <w:rPr>
          <w:noProof/>
          <w:sz w:val="20"/>
        </w:rPr>
        <w:fldChar w:fldCharType="end"/>
      </w:r>
      <w:bookmarkEnd w:id="483"/>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0A6843" w:rsidRPr="00E86628" w14:paraId="4EE5FE40" w14:textId="77777777" w:rsidTr="000A6843">
        <w:trPr>
          <w:trHeight w:val="133"/>
        </w:trPr>
        <w:tc>
          <w:tcPr>
            <w:tcW w:w="0" w:type="auto"/>
            <w:tcBorders>
              <w:top w:val="single" w:sz="4" w:space="0" w:color="auto"/>
              <w:left w:val="single" w:sz="4" w:space="0" w:color="auto"/>
              <w:bottom w:val="single" w:sz="4" w:space="0" w:color="auto"/>
              <w:right w:val="single" w:sz="4" w:space="0" w:color="auto"/>
            </w:tcBorders>
          </w:tcPr>
          <w:p w14:paraId="3037CD4A" w14:textId="77777777" w:rsidR="000A6843" w:rsidRPr="00E86628" w:rsidRDefault="000A6843" w:rsidP="000A6843">
            <w:pPr>
              <w:spacing w:line="276" w:lineRule="auto"/>
              <w:rPr>
                <w:b/>
                <w:bCs/>
                <w:sz w:val="18"/>
                <w:szCs w:val="18"/>
              </w:rPr>
            </w:pPr>
          </w:p>
        </w:tc>
        <w:tc>
          <w:tcPr>
            <w:tcW w:w="0" w:type="auto"/>
            <w:tcBorders>
              <w:top w:val="single" w:sz="4" w:space="0" w:color="auto"/>
              <w:left w:val="single" w:sz="4" w:space="0" w:color="auto"/>
              <w:bottom w:val="single" w:sz="4" w:space="0" w:color="auto"/>
              <w:right w:val="single" w:sz="4" w:space="0" w:color="auto"/>
            </w:tcBorders>
            <w:hideMark/>
          </w:tcPr>
          <w:p w14:paraId="67CB6F0A" w14:textId="77777777" w:rsidR="000A6843" w:rsidRPr="00E86628" w:rsidRDefault="000A6843" w:rsidP="000A6843">
            <w:pPr>
              <w:spacing w:line="276" w:lineRule="auto"/>
              <w:jc w:val="center"/>
              <w:rPr>
                <w:b/>
                <w:bCs/>
                <w:sz w:val="18"/>
                <w:szCs w:val="18"/>
              </w:rPr>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026FC6B3" w14:textId="77777777" w:rsidR="000A6843" w:rsidRPr="00E86628" w:rsidRDefault="000A6843" w:rsidP="000A6843">
            <w:pPr>
              <w:spacing w:line="276" w:lineRule="auto"/>
              <w:jc w:val="center"/>
              <w:rPr>
                <w:b/>
                <w:bCs/>
                <w:sz w:val="18"/>
                <w:szCs w:val="18"/>
              </w:rPr>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1526825E" w14:textId="77777777" w:rsidR="000A6843" w:rsidRPr="00E86628" w:rsidRDefault="000A6843" w:rsidP="000A6843">
            <w:pPr>
              <w:spacing w:line="276" w:lineRule="auto"/>
              <w:jc w:val="center"/>
              <w:rPr>
                <w:b/>
                <w:bCs/>
                <w:sz w:val="18"/>
                <w:szCs w:val="18"/>
              </w:rPr>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0164129E" w14:textId="77777777" w:rsidR="000A6843" w:rsidRPr="00E86628" w:rsidRDefault="000A6843" w:rsidP="000A6843">
            <w:pPr>
              <w:spacing w:line="276" w:lineRule="auto"/>
              <w:jc w:val="center"/>
              <w:rPr>
                <w:b/>
                <w:bCs/>
                <w:sz w:val="18"/>
                <w:szCs w:val="18"/>
              </w:rPr>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772ADFEE" w14:textId="77777777" w:rsidR="000A6843" w:rsidRPr="00E86628" w:rsidRDefault="000A6843" w:rsidP="000A6843">
            <w:pPr>
              <w:spacing w:line="276" w:lineRule="auto"/>
              <w:jc w:val="center"/>
              <w:rPr>
                <w:b/>
                <w:bCs/>
                <w:sz w:val="18"/>
                <w:szCs w:val="18"/>
              </w:rPr>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42DDB7EE" w14:textId="77777777" w:rsidR="000A6843" w:rsidRPr="00E86628" w:rsidRDefault="000A6843" w:rsidP="000A6843">
            <w:pPr>
              <w:spacing w:line="276" w:lineRule="auto"/>
              <w:jc w:val="center"/>
              <w:rPr>
                <w:b/>
                <w:bCs/>
                <w:sz w:val="18"/>
                <w:szCs w:val="18"/>
              </w:rPr>
            </w:pPr>
            <w:r>
              <w:rPr>
                <w:b/>
                <w:bCs/>
                <w:sz w:val="18"/>
                <w:szCs w:val="18"/>
              </w:rPr>
              <w:t>Total</w:t>
            </w:r>
            <w:r w:rsidRPr="00E86628">
              <w:rPr>
                <w:b/>
                <w:bCs/>
                <w:sz w:val="18"/>
                <w:szCs w:val="18"/>
              </w:rPr>
              <w:t xml:space="preserve"> </w:t>
            </w:r>
          </w:p>
        </w:tc>
      </w:tr>
      <w:tr w:rsidR="000A6843" w:rsidRPr="00E86628" w14:paraId="5BCC9A8D"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6857C074" w14:textId="77777777" w:rsidR="000A6843" w:rsidRPr="00E86628" w:rsidRDefault="000A6843">
            <w:pPr>
              <w:spacing w:line="276" w:lineRule="auto"/>
              <w:rPr>
                <w:sz w:val="18"/>
                <w:szCs w:val="18"/>
              </w:rPr>
              <w:pPrChange w:id="484" w:author="Alotaibi, Raed" w:date="2019-07-15T13:58:00Z">
                <w:pPr/>
              </w:pPrChange>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097F0EDD" w14:textId="77777777" w:rsidR="000A6843" w:rsidRPr="00E86628" w:rsidRDefault="000A6843">
            <w:pPr>
              <w:spacing w:line="276" w:lineRule="auto"/>
              <w:jc w:val="right"/>
              <w:rPr>
                <w:b/>
                <w:bCs/>
                <w:sz w:val="18"/>
                <w:szCs w:val="18"/>
              </w:rPr>
              <w:pPrChange w:id="485" w:author="Alotaibi, Raed" w:date="2019-07-15T13:58:00Z">
                <w:pPr>
                  <w:jc w:val="right"/>
                </w:pPr>
              </w:pPrChange>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6A69FD43" w14:textId="77777777" w:rsidR="000A6843" w:rsidRPr="00E86628" w:rsidRDefault="000A6843">
            <w:pPr>
              <w:spacing w:line="276" w:lineRule="auto"/>
              <w:jc w:val="right"/>
              <w:rPr>
                <w:b/>
                <w:bCs/>
                <w:sz w:val="18"/>
                <w:szCs w:val="18"/>
              </w:rPr>
              <w:pPrChange w:id="486" w:author="Alotaibi, Raed" w:date="2019-07-15T13:58:00Z">
                <w:pPr>
                  <w:jc w:val="right"/>
                </w:pPr>
              </w:pPrChange>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7F25F064" w14:textId="77777777" w:rsidR="000A6843" w:rsidRPr="00E86628" w:rsidRDefault="000A6843">
            <w:pPr>
              <w:spacing w:line="276" w:lineRule="auto"/>
              <w:jc w:val="right"/>
              <w:rPr>
                <w:b/>
                <w:bCs/>
                <w:sz w:val="18"/>
                <w:szCs w:val="18"/>
              </w:rPr>
              <w:pPrChange w:id="487" w:author="Alotaibi, Raed" w:date="2019-07-15T13:58:00Z">
                <w:pPr>
                  <w:jc w:val="right"/>
                </w:pPr>
              </w:pPrChange>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6D843299" w14:textId="77777777" w:rsidR="000A6843" w:rsidRPr="00E86628" w:rsidRDefault="000A6843">
            <w:pPr>
              <w:spacing w:line="276" w:lineRule="auto"/>
              <w:jc w:val="right"/>
              <w:rPr>
                <w:b/>
                <w:bCs/>
                <w:sz w:val="18"/>
                <w:szCs w:val="18"/>
              </w:rPr>
              <w:pPrChange w:id="488" w:author="Alotaibi, Raed" w:date="2019-07-15T13:58:00Z">
                <w:pPr>
                  <w:jc w:val="right"/>
                </w:pPr>
              </w:pPrChange>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0396049B" w14:textId="77777777" w:rsidR="000A6843" w:rsidRPr="00E86628" w:rsidRDefault="000A6843">
            <w:pPr>
              <w:spacing w:line="276" w:lineRule="auto"/>
              <w:jc w:val="right"/>
              <w:rPr>
                <w:b/>
                <w:bCs/>
                <w:sz w:val="18"/>
                <w:szCs w:val="18"/>
              </w:rPr>
              <w:pPrChange w:id="489" w:author="Alotaibi, Raed" w:date="2019-07-15T13:58:00Z">
                <w:pPr>
                  <w:jc w:val="right"/>
                </w:pPr>
              </w:pPrChange>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2D3B6CE0" w14:textId="77777777" w:rsidR="000A6843" w:rsidRPr="00E86628" w:rsidRDefault="000A6843">
            <w:pPr>
              <w:spacing w:line="276" w:lineRule="auto"/>
              <w:jc w:val="right"/>
              <w:rPr>
                <w:rFonts w:ascii="Calibri" w:hAnsi="Calibri" w:cs="Calibri"/>
                <w:color w:val="000000"/>
                <w:sz w:val="18"/>
                <w:szCs w:val="18"/>
              </w:rPr>
              <w:pPrChange w:id="490" w:author="Alotaibi, Raed" w:date="2019-07-15T13:58:00Z">
                <w:pPr>
                  <w:jc w:val="right"/>
                </w:pPr>
              </w:pPrChange>
            </w:pPr>
            <w:r w:rsidRPr="00E86628">
              <w:rPr>
                <w:rFonts w:ascii="Calibri" w:hAnsi="Calibri" w:cs="Calibri"/>
                <w:color w:val="000000"/>
                <w:sz w:val="18"/>
                <w:szCs w:val="18"/>
              </w:rPr>
              <w:t>293,464</w:t>
            </w:r>
          </w:p>
        </w:tc>
      </w:tr>
      <w:tr w:rsidR="000A6843" w:rsidRPr="00E86628" w14:paraId="0CA1A22F"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5351F082" w14:textId="77777777" w:rsidR="000A6843" w:rsidRPr="00E86628" w:rsidRDefault="000A6843">
            <w:pPr>
              <w:spacing w:line="276" w:lineRule="auto"/>
              <w:rPr>
                <w:b/>
                <w:bCs/>
                <w:sz w:val="18"/>
                <w:szCs w:val="18"/>
              </w:rPr>
              <w:pPrChange w:id="491" w:author="Alotaibi, Raed" w:date="2019-07-15T13:58:00Z">
                <w:pPr/>
              </w:pPrChange>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09848A8A" w14:textId="77777777" w:rsidR="000A6843" w:rsidRPr="00E86628" w:rsidRDefault="000A6843">
            <w:pPr>
              <w:spacing w:line="276" w:lineRule="auto"/>
              <w:jc w:val="right"/>
              <w:rPr>
                <w:b/>
                <w:bCs/>
                <w:sz w:val="18"/>
                <w:szCs w:val="18"/>
              </w:rPr>
              <w:pPrChange w:id="492" w:author="Alotaibi, Raed" w:date="2019-07-15T13:58:00Z">
                <w:pPr>
                  <w:jc w:val="right"/>
                </w:pPr>
              </w:pPrChange>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3CC38568" w14:textId="77777777" w:rsidR="000A6843" w:rsidRPr="00E86628" w:rsidRDefault="000A6843">
            <w:pPr>
              <w:spacing w:line="276" w:lineRule="auto"/>
              <w:jc w:val="right"/>
              <w:rPr>
                <w:b/>
                <w:bCs/>
                <w:sz w:val="18"/>
                <w:szCs w:val="18"/>
              </w:rPr>
              <w:pPrChange w:id="493" w:author="Alotaibi, Raed" w:date="2019-07-15T13:58:00Z">
                <w:pPr>
                  <w:jc w:val="right"/>
                </w:pPr>
              </w:pPrChange>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33E1C63E" w14:textId="77777777" w:rsidR="000A6843" w:rsidRPr="00E86628" w:rsidRDefault="000A6843">
            <w:pPr>
              <w:spacing w:line="276" w:lineRule="auto"/>
              <w:jc w:val="right"/>
              <w:rPr>
                <w:b/>
                <w:bCs/>
                <w:sz w:val="18"/>
                <w:szCs w:val="18"/>
              </w:rPr>
              <w:pPrChange w:id="494" w:author="Alotaibi, Raed" w:date="2019-07-15T13:58:00Z">
                <w:pPr>
                  <w:jc w:val="right"/>
                </w:pPr>
              </w:pPrChange>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77EFBBB" w14:textId="77777777" w:rsidR="000A6843" w:rsidRPr="00E86628" w:rsidRDefault="000A6843">
            <w:pPr>
              <w:spacing w:line="276" w:lineRule="auto"/>
              <w:jc w:val="right"/>
              <w:rPr>
                <w:b/>
                <w:bCs/>
                <w:sz w:val="18"/>
                <w:szCs w:val="18"/>
              </w:rPr>
              <w:pPrChange w:id="495" w:author="Alotaibi, Raed" w:date="2019-07-15T13:58:00Z">
                <w:pPr>
                  <w:jc w:val="right"/>
                </w:pPr>
              </w:pPrChange>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5D8C3283" w14:textId="77777777" w:rsidR="000A6843" w:rsidRPr="00E86628" w:rsidRDefault="000A6843">
            <w:pPr>
              <w:spacing w:line="276" w:lineRule="auto"/>
              <w:jc w:val="right"/>
              <w:rPr>
                <w:b/>
                <w:bCs/>
                <w:sz w:val="18"/>
                <w:szCs w:val="18"/>
              </w:rPr>
              <w:pPrChange w:id="496" w:author="Alotaibi, Raed" w:date="2019-07-15T13:58:00Z">
                <w:pPr>
                  <w:jc w:val="right"/>
                </w:pPr>
              </w:pPrChange>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7AB5E9" w14:textId="77777777" w:rsidR="000A6843" w:rsidRPr="00E86628" w:rsidRDefault="000A6843">
            <w:pPr>
              <w:spacing w:line="276" w:lineRule="auto"/>
              <w:jc w:val="right"/>
              <w:rPr>
                <w:rFonts w:ascii="Calibri" w:hAnsi="Calibri" w:cs="Calibri"/>
                <w:color w:val="000000"/>
                <w:sz w:val="18"/>
                <w:szCs w:val="18"/>
              </w:rPr>
              <w:pPrChange w:id="497" w:author="Alotaibi, Raed" w:date="2019-07-15T13:58:00Z">
                <w:pPr>
                  <w:jc w:val="right"/>
                </w:pPr>
              </w:pPrChange>
            </w:pPr>
            <w:r w:rsidRPr="00E86628">
              <w:rPr>
                <w:rFonts w:ascii="Calibri" w:hAnsi="Calibri" w:cs="Calibri"/>
                <w:color w:val="000000"/>
                <w:sz w:val="18"/>
                <w:szCs w:val="18"/>
              </w:rPr>
              <w:t>39,003</w:t>
            </w:r>
          </w:p>
        </w:tc>
      </w:tr>
      <w:tr w:rsidR="000A6843" w:rsidRPr="00E86628" w14:paraId="0DF8FB59"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FD7A630" w14:textId="77777777" w:rsidR="000A6843" w:rsidRPr="00E86628" w:rsidRDefault="000A6843">
            <w:pPr>
              <w:spacing w:line="276" w:lineRule="auto"/>
              <w:rPr>
                <w:b/>
                <w:bCs/>
                <w:sz w:val="18"/>
                <w:szCs w:val="18"/>
              </w:rPr>
              <w:pPrChange w:id="498" w:author="Alotaibi, Raed" w:date="2019-07-15T13:58:00Z">
                <w:pPr/>
              </w:pPrChange>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F0F535B" w14:textId="77777777" w:rsidR="000A6843" w:rsidRPr="00E86628" w:rsidRDefault="000A6843">
            <w:pPr>
              <w:spacing w:line="276" w:lineRule="auto"/>
              <w:jc w:val="right"/>
              <w:rPr>
                <w:rFonts w:ascii="Calibri" w:hAnsi="Calibri" w:cs="Calibri"/>
                <w:color w:val="000000"/>
                <w:sz w:val="18"/>
                <w:szCs w:val="18"/>
              </w:rPr>
              <w:pPrChange w:id="499" w:author="Alotaibi, Raed" w:date="2019-07-15T13:58:00Z">
                <w:pPr>
                  <w:jc w:val="right"/>
                </w:pPr>
              </w:pPrChange>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09FDB4AF" w14:textId="77777777" w:rsidR="000A6843" w:rsidRPr="00E86628" w:rsidRDefault="000A6843">
            <w:pPr>
              <w:spacing w:line="276" w:lineRule="auto"/>
              <w:jc w:val="right"/>
              <w:rPr>
                <w:rFonts w:ascii="Calibri" w:hAnsi="Calibri" w:cs="Calibri"/>
                <w:color w:val="000000"/>
                <w:sz w:val="18"/>
                <w:szCs w:val="18"/>
              </w:rPr>
              <w:pPrChange w:id="500" w:author="Alotaibi, Raed" w:date="2019-07-15T13:58:00Z">
                <w:pPr>
                  <w:jc w:val="right"/>
                </w:pPr>
              </w:pPrChange>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5096355" w14:textId="77777777" w:rsidR="000A6843" w:rsidRPr="00E86628" w:rsidRDefault="000A6843">
            <w:pPr>
              <w:spacing w:line="276" w:lineRule="auto"/>
              <w:jc w:val="right"/>
              <w:rPr>
                <w:rFonts w:ascii="Calibri" w:hAnsi="Calibri" w:cs="Calibri"/>
                <w:color w:val="000000"/>
                <w:sz w:val="18"/>
                <w:szCs w:val="18"/>
              </w:rPr>
              <w:pPrChange w:id="501" w:author="Alotaibi, Raed" w:date="2019-07-15T13:58:00Z">
                <w:pPr>
                  <w:jc w:val="right"/>
                </w:pPr>
              </w:pPrChange>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43491D7" w14:textId="77777777" w:rsidR="000A6843" w:rsidRPr="00E86628" w:rsidRDefault="000A6843">
            <w:pPr>
              <w:spacing w:line="276" w:lineRule="auto"/>
              <w:jc w:val="right"/>
              <w:rPr>
                <w:rFonts w:ascii="Calibri" w:hAnsi="Calibri" w:cs="Calibri"/>
                <w:color w:val="000000"/>
                <w:sz w:val="18"/>
                <w:szCs w:val="18"/>
              </w:rPr>
              <w:pPrChange w:id="502" w:author="Alotaibi, Raed" w:date="2019-07-15T13:58:00Z">
                <w:pPr>
                  <w:jc w:val="right"/>
                </w:pPr>
              </w:pPrChange>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FCBB667" w14:textId="77777777" w:rsidR="000A6843" w:rsidRPr="00E86628" w:rsidRDefault="000A6843">
            <w:pPr>
              <w:spacing w:line="276" w:lineRule="auto"/>
              <w:jc w:val="right"/>
              <w:rPr>
                <w:rFonts w:ascii="Calibri" w:hAnsi="Calibri" w:cs="Calibri"/>
                <w:color w:val="000000"/>
                <w:sz w:val="18"/>
                <w:szCs w:val="18"/>
              </w:rPr>
              <w:pPrChange w:id="503" w:author="Alotaibi, Raed" w:date="2019-07-15T13:58:00Z">
                <w:pPr>
                  <w:jc w:val="right"/>
                </w:pPr>
              </w:pPrChange>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25216A55" w14:textId="77777777" w:rsidR="000A6843" w:rsidRPr="00E86628" w:rsidRDefault="000A6843">
            <w:pPr>
              <w:spacing w:line="276" w:lineRule="auto"/>
              <w:jc w:val="right"/>
              <w:rPr>
                <w:rFonts w:ascii="Calibri" w:hAnsi="Calibri" w:cs="Calibri"/>
                <w:color w:val="000000"/>
                <w:sz w:val="18"/>
                <w:szCs w:val="18"/>
              </w:rPr>
              <w:pPrChange w:id="504" w:author="Alotaibi, Raed" w:date="2019-07-15T13:58:00Z">
                <w:pPr>
                  <w:jc w:val="right"/>
                </w:pPr>
              </w:pPrChange>
            </w:pPr>
            <w:r w:rsidRPr="00E86628">
              <w:rPr>
                <w:rFonts w:ascii="Calibri" w:hAnsi="Calibri" w:cs="Calibri"/>
                <w:color w:val="000000"/>
                <w:sz w:val="18"/>
                <w:szCs w:val="18"/>
              </w:rPr>
              <w:t>16,156</w:t>
            </w:r>
          </w:p>
        </w:tc>
      </w:tr>
      <w:tr w:rsidR="000A6843" w:rsidRPr="00E86628" w14:paraId="7646AF64"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3CF4F37" w14:textId="77777777" w:rsidR="000A6843" w:rsidRPr="00E86628" w:rsidRDefault="000A6843">
            <w:pPr>
              <w:spacing w:line="276" w:lineRule="auto"/>
              <w:rPr>
                <w:sz w:val="18"/>
                <w:szCs w:val="18"/>
              </w:rPr>
              <w:pPrChange w:id="505" w:author="Alotaibi, Raed" w:date="2019-07-15T13:58:00Z">
                <w:pPr/>
              </w:pPrChange>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631EA833" w14:textId="77777777" w:rsidR="000A6843" w:rsidRPr="00E86628" w:rsidRDefault="000A6843">
            <w:pPr>
              <w:spacing w:line="276" w:lineRule="auto"/>
              <w:jc w:val="right"/>
              <w:rPr>
                <w:b/>
                <w:bCs/>
                <w:sz w:val="18"/>
                <w:szCs w:val="18"/>
              </w:rPr>
              <w:pPrChange w:id="506" w:author="Alotaibi, Raed" w:date="2019-07-15T13:58:00Z">
                <w:pPr>
                  <w:jc w:val="right"/>
                </w:pPr>
              </w:pPrChange>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A27A7B6" w14:textId="77777777" w:rsidR="000A6843" w:rsidRPr="00E86628" w:rsidRDefault="000A6843">
            <w:pPr>
              <w:spacing w:line="276" w:lineRule="auto"/>
              <w:jc w:val="right"/>
              <w:rPr>
                <w:b/>
                <w:bCs/>
                <w:sz w:val="18"/>
                <w:szCs w:val="18"/>
              </w:rPr>
              <w:pPrChange w:id="507" w:author="Alotaibi, Raed" w:date="2019-07-15T13:58:00Z">
                <w:pPr>
                  <w:jc w:val="right"/>
                </w:pPr>
              </w:pPrChange>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4E59BC45" w14:textId="77777777" w:rsidR="000A6843" w:rsidRPr="00E86628" w:rsidRDefault="000A6843">
            <w:pPr>
              <w:spacing w:line="276" w:lineRule="auto"/>
              <w:jc w:val="right"/>
              <w:rPr>
                <w:b/>
                <w:bCs/>
                <w:sz w:val="18"/>
                <w:szCs w:val="18"/>
              </w:rPr>
              <w:pPrChange w:id="508" w:author="Alotaibi, Raed" w:date="2019-07-15T13:58:00Z">
                <w:pPr>
                  <w:jc w:val="right"/>
                </w:pPr>
              </w:pPrChange>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63988406" w14:textId="77777777" w:rsidR="000A6843" w:rsidRPr="00E86628" w:rsidRDefault="000A6843">
            <w:pPr>
              <w:spacing w:line="276" w:lineRule="auto"/>
              <w:jc w:val="right"/>
              <w:rPr>
                <w:b/>
                <w:bCs/>
                <w:sz w:val="18"/>
                <w:szCs w:val="18"/>
              </w:rPr>
              <w:pPrChange w:id="509" w:author="Alotaibi, Raed" w:date="2019-07-15T13:58:00Z">
                <w:pPr>
                  <w:jc w:val="right"/>
                </w:pPr>
              </w:pPrChange>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D0DB5AA" w14:textId="77777777" w:rsidR="000A6843" w:rsidRPr="00E86628" w:rsidRDefault="000A6843">
            <w:pPr>
              <w:spacing w:line="276" w:lineRule="auto"/>
              <w:jc w:val="right"/>
              <w:rPr>
                <w:b/>
                <w:bCs/>
                <w:sz w:val="18"/>
                <w:szCs w:val="18"/>
              </w:rPr>
              <w:pPrChange w:id="510" w:author="Alotaibi, Raed" w:date="2019-07-15T13:58:00Z">
                <w:pPr>
                  <w:jc w:val="right"/>
                </w:pPr>
              </w:pPrChange>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1FF32A5" w14:textId="77777777" w:rsidR="000A6843" w:rsidRPr="00E86628" w:rsidRDefault="000A6843">
            <w:pPr>
              <w:spacing w:line="276" w:lineRule="auto"/>
              <w:jc w:val="right"/>
              <w:rPr>
                <w:rFonts w:ascii="Calibri" w:hAnsi="Calibri" w:cs="Calibri"/>
                <w:color w:val="000000"/>
                <w:sz w:val="18"/>
                <w:szCs w:val="18"/>
              </w:rPr>
              <w:pPrChange w:id="511" w:author="Alotaibi, Raed" w:date="2019-07-15T13:58:00Z">
                <w:pPr>
                  <w:jc w:val="right"/>
                </w:pPr>
              </w:pPrChange>
            </w:pPr>
            <w:r w:rsidRPr="00E86628">
              <w:rPr>
                <w:rFonts w:ascii="Calibri" w:hAnsi="Calibri" w:cs="Calibri"/>
                <w:color w:val="000000"/>
                <w:sz w:val="18"/>
                <w:szCs w:val="18"/>
              </w:rPr>
              <w:t>809</w:t>
            </w:r>
          </w:p>
        </w:tc>
      </w:tr>
      <w:tr w:rsidR="000A6843" w:rsidRPr="00E86628" w14:paraId="63AE0654"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10C38C29" w14:textId="77777777" w:rsidR="000A6843" w:rsidRPr="00E86628" w:rsidRDefault="000A6843">
            <w:pPr>
              <w:tabs>
                <w:tab w:val="left" w:pos="840"/>
              </w:tabs>
              <w:spacing w:line="276" w:lineRule="auto"/>
              <w:rPr>
                <w:b/>
                <w:bCs/>
                <w:sz w:val="18"/>
                <w:szCs w:val="18"/>
              </w:rPr>
              <w:pPrChange w:id="512" w:author="Alotaibi, Raed" w:date="2019-07-15T13:58:00Z">
                <w:pPr>
                  <w:tabs>
                    <w:tab w:val="left" w:pos="840"/>
                  </w:tabs>
                </w:pPr>
              </w:pPrChange>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38E4CC0C" w14:textId="77777777" w:rsidR="000A6843" w:rsidRPr="00E86628" w:rsidRDefault="000A6843">
            <w:pPr>
              <w:spacing w:line="276" w:lineRule="auto"/>
              <w:jc w:val="right"/>
              <w:rPr>
                <w:b/>
                <w:bCs/>
                <w:sz w:val="18"/>
                <w:szCs w:val="18"/>
              </w:rPr>
              <w:pPrChange w:id="513" w:author="Alotaibi, Raed" w:date="2019-07-15T13:58:00Z">
                <w:pPr>
                  <w:jc w:val="right"/>
                </w:pPr>
              </w:pPrChange>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C74C951" w14:textId="77777777" w:rsidR="000A6843" w:rsidRPr="00E86628" w:rsidRDefault="000A6843">
            <w:pPr>
              <w:spacing w:line="276" w:lineRule="auto"/>
              <w:jc w:val="right"/>
              <w:rPr>
                <w:b/>
                <w:bCs/>
                <w:sz w:val="18"/>
                <w:szCs w:val="18"/>
              </w:rPr>
              <w:pPrChange w:id="514" w:author="Alotaibi, Raed" w:date="2019-07-15T13:58:00Z">
                <w:pPr>
                  <w:jc w:val="right"/>
                </w:pPr>
              </w:pPrChange>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C03E9" w14:textId="77777777" w:rsidR="000A6843" w:rsidRPr="00E86628" w:rsidRDefault="000A6843">
            <w:pPr>
              <w:spacing w:line="276" w:lineRule="auto"/>
              <w:jc w:val="right"/>
              <w:rPr>
                <w:b/>
                <w:bCs/>
                <w:sz w:val="18"/>
                <w:szCs w:val="18"/>
              </w:rPr>
              <w:pPrChange w:id="515" w:author="Alotaibi, Raed" w:date="2019-07-15T13:58:00Z">
                <w:pPr>
                  <w:jc w:val="right"/>
                </w:pPr>
              </w:pPrChange>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500EF987" w14:textId="77777777" w:rsidR="000A6843" w:rsidRPr="00E86628" w:rsidRDefault="000A6843">
            <w:pPr>
              <w:spacing w:line="276" w:lineRule="auto"/>
              <w:jc w:val="right"/>
              <w:rPr>
                <w:b/>
                <w:bCs/>
                <w:sz w:val="18"/>
                <w:szCs w:val="18"/>
              </w:rPr>
              <w:pPrChange w:id="516" w:author="Alotaibi, Raed" w:date="2019-07-15T13:58:00Z">
                <w:pPr>
                  <w:jc w:val="right"/>
                </w:pPr>
              </w:pPrChange>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6987A1DB" w14:textId="77777777" w:rsidR="000A6843" w:rsidRPr="00E86628" w:rsidRDefault="000A6843">
            <w:pPr>
              <w:spacing w:line="276" w:lineRule="auto"/>
              <w:jc w:val="right"/>
              <w:rPr>
                <w:b/>
                <w:bCs/>
                <w:sz w:val="18"/>
                <w:szCs w:val="18"/>
              </w:rPr>
              <w:pPrChange w:id="517" w:author="Alotaibi, Raed" w:date="2019-07-15T13:58:00Z">
                <w:pPr>
                  <w:jc w:val="right"/>
                </w:pPr>
              </w:pPrChange>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13594B64" w14:textId="77777777" w:rsidR="000A6843" w:rsidRPr="00E86628" w:rsidRDefault="000A6843">
            <w:pPr>
              <w:spacing w:line="276" w:lineRule="auto"/>
              <w:jc w:val="right"/>
              <w:rPr>
                <w:rFonts w:ascii="Calibri" w:hAnsi="Calibri" w:cs="Calibri"/>
                <w:color w:val="000000"/>
                <w:sz w:val="18"/>
                <w:szCs w:val="18"/>
              </w:rPr>
              <w:pPrChange w:id="518" w:author="Alotaibi, Raed" w:date="2019-07-15T13:58:00Z">
                <w:pPr>
                  <w:jc w:val="right"/>
                </w:pPr>
              </w:pPrChange>
            </w:pPr>
            <w:r w:rsidRPr="00E86628">
              <w:rPr>
                <w:rFonts w:ascii="Calibri" w:hAnsi="Calibri" w:cs="Calibri"/>
                <w:color w:val="000000"/>
                <w:sz w:val="18"/>
                <w:szCs w:val="18"/>
              </w:rPr>
              <w:t>255,270</w:t>
            </w:r>
          </w:p>
        </w:tc>
      </w:tr>
      <w:tr w:rsidR="000A6843" w:rsidRPr="00E86628" w14:paraId="46BD4F3C"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2635BDE7" w14:textId="77777777" w:rsidR="000A6843" w:rsidRPr="00E86628" w:rsidRDefault="000A6843">
            <w:pPr>
              <w:spacing w:line="276" w:lineRule="auto"/>
              <w:rPr>
                <w:b/>
                <w:bCs/>
                <w:sz w:val="18"/>
                <w:szCs w:val="18"/>
              </w:rPr>
              <w:pPrChange w:id="519" w:author="Alotaibi, Raed" w:date="2019-07-15T13:58:00Z">
                <w:pPr/>
              </w:pPrChange>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76C30448" w14:textId="77777777" w:rsidR="000A6843" w:rsidRPr="00E86628" w:rsidRDefault="000A6843">
            <w:pPr>
              <w:spacing w:line="276" w:lineRule="auto"/>
              <w:jc w:val="right"/>
              <w:rPr>
                <w:b/>
                <w:bCs/>
                <w:sz w:val="18"/>
                <w:szCs w:val="18"/>
              </w:rPr>
              <w:pPrChange w:id="520" w:author="Alotaibi, Raed" w:date="2019-07-15T13:58:00Z">
                <w:pPr>
                  <w:jc w:val="right"/>
                </w:pPr>
              </w:pPrChange>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3288354B" w14:textId="77777777" w:rsidR="000A6843" w:rsidRPr="00E86628" w:rsidRDefault="000A6843">
            <w:pPr>
              <w:spacing w:line="276" w:lineRule="auto"/>
              <w:jc w:val="right"/>
              <w:rPr>
                <w:b/>
                <w:bCs/>
                <w:sz w:val="18"/>
                <w:szCs w:val="18"/>
              </w:rPr>
              <w:pPrChange w:id="521" w:author="Alotaibi, Raed" w:date="2019-07-15T13:58:00Z">
                <w:pPr>
                  <w:jc w:val="right"/>
                </w:pPr>
              </w:pPrChange>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2E7150E5" w14:textId="77777777" w:rsidR="000A6843" w:rsidRPr="00E86628" w:rsidRDefault="000A6843">
            <w:pPr>
              <w:spacing w:line="276" w:lineRule="auto"/>
              <w:jc w:val="right"/>
              <w:rPr>
                <w:b/>
                <w:bCs/>
                <w:sz w:val="18"/>
                <w:szCs w:val="18"/>
              </w:rPr>
              <w:pPrChange w:id="522" w:author="Alotaibi, Raed" w:date="2019-07-15T13:58:00Z">
                <w:pPr>
                  <w:jc w:val="right"/>
                </w:pPr>
              </w:pPrChange>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4C392214" w14:textId="77777777" w:rsidR="000A6843" w:rsidRPr="00E86628" w:rsidRDefault="000A6843">
            <w:pPr>
              <w:spacing w:line="276" w:lineRule="auto"/>
              <w:jc w:val="right"/>
              <w:rPr>
                <w:b/>
                <w:bCs/>
                <w:sz w:val="18"/>
                <w:szCs w:val="18"/>
              </w:rPr>
              <w:pPrChange w:id="523" w:author="Alotaibi, Raed" w:date="2019-07-15T13:58:00Z">
                <w:pPr>
                  <w:jc w:val="right"/>
                </w:pPr>
              </w:pPrChange>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46DD3EA5" w14:textId="77777777" w:rsidR="000A6843" w:rsidRPr="00E86628" w:rsidRDefault="000A6843">
            <w:pPr>
              <w:spacing w:line="276" w:lineRule="auto"/>
              <w:jc w:val="right"/>
              <w:rPr>
                <w:b/>
                <w:bCs/>
                <w:sz w:val="18"/>
                <w:szCs w:val="18"/>
              </w:rPr>
              <w:pPrChange w:id="524" w:author="Alotaibi, Raed" w:date="2019-07-15T13:58:00Z">
                <w:pPr>
                  <w:jc w:val="right"/>
                </w:pPr>
              </w:pPrChange>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30B91091" w14:textId="77777777" w:rsidR="000A6843" w:rsidRPr="00E86628" w:rsidRDefault="000A6843">
            <w:pPr>
              <w:spacing w:line="276" w:lineRule="auto"/>
              <w:jc w:val="right"/>
              <w:rPr>
                <w:rFonts w:ascii="Calibri" w:hAnsi="Calibri" w:cs="Calibri"/>
                <w:color w:val="000000"/>
                <w:sz w:val="18"/>
                <w:szCs w:val="18"/>
              </w:rPr>
              <w:pPrChange w:id="525" w:author="Alotaibi, Raed" w:date="2019-07-15T13:58:00Z">
                <w:pPr>
                  <w:jc w:val="right"/>
                </w:pPr>
              </w:pPrChange>
            </w:pPr>
            <w:r w:rsidRPr="00E86628">
              <w:rPr>
                <w:rFonts w:ascii="Calibri" w:hAnsi="Calibri" w:cs="Calibri"/>
                <w:color w:val="000000"/>
                <w:sz w:val="18"/>
                <w:szCs w:val="18"/>
              </w:rPr>
              <w:t>1</w:t>
            </w:r>
            <w:ins w:id="526" w:author="Alotaibi, Raed" w:date="2019-07-12T11:58:00Z">
              <w:r>
                <w:rPr>
                  <w:rFonts w:ascii="Calibri" w:hAnsi="Calibri" w:cs="Calibri"/>
                  <w:color w:val="000000"/>
                  <w:sz w:val="18"/>
                  <w:szCs w:val="18"/>
                </w:rPr>
                <w:t>1</w:t>
              </w:r>
            </w:ins>
            <w:del w:id="527" w:author="Alotaibi, Raed" w:date="2019-07-12T11:58:00Z">
              <w:r w:rsidRPr="00E86628" w:rsidDel="00960C54">
                <w:rPr>
                  <w:rFonts w:ascii="Calibri" w:hAnsi="Calibri" w:cs="Calibri"/>
                  <w:color w:val="000000"/>
                  <w:sz w:val="18"/>
                  <w:szCs w:val="18"/>
                </w:rPr>
                <w:delText>2</w:delText>
              </w:r>
            </w:del>
            <w:r w:rsidRPr="00E86628">
              <w:rPr>
                <w:rFonts w:ascii="Calibri" w:hAnsi="Calibri" w:cs="Calibri"/>
                <w:color w:val="000000"/>
                <w:sz w:val="18"/>
                <w:szCs w:val="18"/>
              </w:rPr>
              <w:t>.</w:t>
            </w:r>
            <w:ins w:id="528" w:author="Alotaibi, Raed" w:date="2019-07-12T11:58:00Z">
              <w:r>
                <w:rPr>
                  <w:rFonts w:ascii="Calibri" w:hAnsi="Calibri" w:cs="Calibri"/>
                  <w:color w:val="000000"/>
                  <w:sz w:val="18"/>
                  <w:szCs w:val="18"/>
                </w:rPr>
                <w:t>6</w:t>
              </w:r>
            </w:ins>
            <w:del w:id="529" w:author="Alotaibi, Raed" w:date="2019-07-12T11:58:00Z">
              <w:r w:rsidRPr="00E86628" w:rsidDel="00960C54">
                <w:rPr>
                  <w:rFonts w:ascii="Calibri" w:hAnsi="Calibri" w:cs="Calibri"/>
                  <w:color w:val="000000"/>
                  <w:sz w:val="18"/>
                  <w:szCs w:val="18"/>
                </w:rPr>
                <w:delText>1</w:delText>
              </w:r>
            </w:del>
            <w:r>
              <w:rPr>
                <w:rFonts w:ascii="Calibri" w:hAnsi="Calibri" w:cs="Calibri"/>
                <w:color w:val="000000"/>
                <w:sz w:val="18"/>
                <w:szCs w:val="18"/>
              </w:rPr>
              <w:t>*</w:t>
            </w:r>
          </w:p>
        </w:tc>
      </w:tr>
      <w:tr w:rsidR="000A6843" w:rsidRPr="00E86628" w14:paraId="7B5B2081"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6795925A" w14:textId="77777777" w:rsidR="000A6843" w:rsidRPr="00E86628" w:rsidRDefault="000A6843">
            <w:pPr>
              <w:spacing w:line="276" w:lineRule="auto"/>
              <w:rPr>
                <w:b/>
                <w:bCs/>
                <w:sz w:val="18"/>
                <w:szCs w:val="18"/>
              </w:rPr>
              <w:pPrChange w:id="530" w:author="Alotaibi, Raed" w:date="2019-07-15T13:58:00Z">
                <w:pPr/>
              </w:pPrChange>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701C7390" w14:textId="77777777" w:rsidR="000A6843" w:rsidRPr="00E86628" w:rsidRDefault="000A6843">
            <w:pPr>
              <w:spacing w:line="276" w:lineRule="auto"/>
              <w:jc w:val="right"/>
              <w:rPr>
                <w:b/>
                <w:bCs/>
                <w:sz w:val="18"/>
                <w:szCs w:val="18"/>
              </w:rPr>
              <w:pPrChange w:id="531" w:author="Alotaibi, Raed" w:date="2019-07-15T13:58:00Z">
                <w:pPr>
                  <w:jc w:val="right"/>
                </w:pPr>
              </w:pPrChange>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0E8A5899" w14:textId="77777777" w:rsidR="000A6843" w:rsidRPr="00E86628" w:rsidRDefault="000A6843">
            <w:pPr>
              <w:spacing w:line="276" w:lineRule="auto"/>
              <w:jc w:val="right"/>
              <w:rPr>
                <w:b/>
                <w:bCs/>
                <w:sz w:val="18"/>
                <w:szCs w:val="18"/>
              </w:rPr>
              <w:pPrChange w:id="532"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6C758DAB" w14:textId="77777777" w:rsidR="000A6843" w:rsidRPr="00E86628" w:rsidRDefault="000A6843">
            <w:pPr>
              <w:spacing w:line="276" w:lineRule="auto"/>
              <w:jc w:val="right"/>
              <w:rPr>
                <w:b/>
                <w:bCs/>
                <w:sz w:val="18"/>
                <w:szCs w:val="18"/>
              </w:rPr>
              <w:pPrChange w:id="533" w:author="Alotaibi, Raed" w:date="2019-07-15T13:58:00Z">
                <w:pPr>
                  <w:jc w:val="right"/>
                </w:pPr>
              </w:pPrChange>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74C8B9C7" w14:textId="77777777" w:rsidR="000A6843" w:rsidRPr="00E86628" w:rsidRDefault="000A6843">
            <w:pPr>
              <w:spacing w:line="276" w:lineRule="auto"/>
              <w:jc w:val="right"/>
              <w:rPr>
                <w:b/>
                <w:bCs/>
                <w:sz w:val="18"/>
                <w:szCs w:val="18"/>
              </w:rPr>
              <w:pPrChange w:id="534"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538BED6B" w14:textId="77777777" w:rsidR="000A6843" w:rsidRPr="00E86628" w:rsidRDefault="000A6843">
            <w:pPr>
              <w:spacing w:line="276" w:lineRule="auto"/>
              <w:jc w:val="right"/>
              <w:rPr>
                <w:b/>
                <w:bCs/>
                <w:sz w:val="18"/>
                <w:szCs w:val="18"/>
              </w:rPr>
              <w:pPrChange w:id="535" w:author="Alotaibi, Raed" w:date="2019-07-15T13:58:00Z">
                <w:pPr>
                  <w:jc w:val="right"/>
                </w:pPr>
              </w:pPrChange>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3A2011E4" w14:textId="77777777" w:rsidR="000A6843" w:rsidRPr="00E86628" w:rsidRDefault="000A6843">
            <w:pPr>
              <w:spacing w:line="276" w:lineRule="auto"/>
              <w:jc w:val="right"/>
              <w:rPr>
                <w:rFonts w:ascii="Calibri" w:hAnsi="Calibri" w:cs="Calibri"/>
                <w:color w:val="000000"/>
                <w:sz w:val="18"/>
                <w:szCs w:val="18"/>
              </w:rPr>
              <w:pPrChange w:id="536" w:author="Alotaibi, Raed" w:date="2019-07-15T13:58:00Z">
                <w:pPr>
                  <w:jc w:val="right"/>
                </w:pPr>
              </w:pPrChange>
            </w:pPr>
            <w:r>
              <w:rPr>
                <w:rFonts w:ascii="Calibri" w:hAnsi="Calibri" w:cs="Calibri"/>
                <w:color w:val="000000"/>
                <w:sz w:val="18"/>
                <w:szCs w:val="18"/>
              </w:rPr>
              <w:t>13.1**</w:t>
            </w:r>
          </w:p>
        </w:tc>
      </w:tr>
      <w:tr w:rsidR="000A6843" w:rsidRPr="00E86628" w14:paraId="6621BC53"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71FAFC68" w14:textId="77777777" w:rsidR="000A6843" w:rsidRPr="00E86628" w:rsidRDefault="000A6843">
            <w:pPr>
              <w:tabs>
                <w:tab w:val="left" w:pos="840"/>
              </w:tabs>
              <w:spacing w:line="276" w:lineRule="auto"/>
              <w:rPr>
                <w:b/>
                <w:bCs/>
                <w:sz w:val="18"/>
                <w:szCs w:val="18"/>
              </w:rPr>
              <w:pPrChange w:id="537" w:author="Alotaibi, Raed" w:date="2019-07-15T13:58:00Z">
                <w:pPr>
                  <w:tabs>
                    <w:tab w:val="left" w:pos="840"/>
                  </w:tabs>
                </w:pPr>
              </w:pPrChange>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44B21240" w14:textId="77777777" w:rsidR="000A6843" w:rsidRPr="00F85A46" w:rsidRDefault="000A6843">
            <w:pPr>
              <w:spacing w:line="276" w:lineRule="auto"/>
              <w:jc w:val="right"/>
              <w:rPr>
                <w:rFonts w:ascii="Calibri" w:hAnsi="Calibri" w:cs="Calibri"/>
                <w:color w:val="000000"/>
                <w:sz w:val="18"/>
                <w:szCs w:val="18"/>
              </w:rPr>
              <w:pPrChange w:id="538" w:author="Alotaibi, Raed" w:date="2019-07-15T13:58:00Z">
                <w:pPr>
                  <w:jc w:val="right"/>
                </w:pPr>
              </w:pPrChange>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7E72ED73" w14:textId="77777777" w:rsidR="000A6843" w:rsidRPr="00F85A46" w:rsidRDefault="000A6843">
            <w:pPr>
              <w:spacing w:line="276" w:lineRule="auto"/>
              <w:jc w:val="right"/>
              <w:rPr>
                <w:rFonts w:ascii="Calibri" w:hAnsi="Calibri" w:cs="Calibri"/>
                <w:color w:val="000000"/>
                <w:sz w:val="18"/>
                <w:szCs w:val="18"/>
              </w:rPr>
              <w:pPrChange w:id="539" w:author="Alotaibi, Raed" w:date="2019-07-15T13:58:00Z">
                <w:pPr>
                  <w:jc w:val="right"/>
                </w:pPr>
              </w:pPrChange>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1A0C4A91" w14:textId="77777777" w:rsidR="000A6843" w:rsidRPr="00F85A46" w:rsidRDefault="000A6843">
            <w:pPr>
              <w:spacing w:line="276" w:lineRule="auto"/>
              <w:jc w:val="right"/>
              <w:rPr>
                <w:rFonts w:ascii="Calibri" w:hAnsi="Calibri" w:cs="Calibri"/>
                <w:color w:val="000000"/>
                <w:sz w:val="18"/>
                <w:szCs w:val="18"/>
              </w:rPr>
              <w:pPrChange w:id="540" w:author="Alotaibi, Raed" w:date="2019-07-15T13:58:00Z">
                <w:pPr>
                  <w:jc w:val="right"/>
                </w:pPr>
              </w:pPrChange>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649564D4" w14:textId="77777777" w:rsidR="000A6843" w:rsidRPr="00F85A46" w:rsidRDefault="000A6843">
            <w:pPr>
              <w:spacing w:line="276" w:lineRule="auto"/>
              <w:jc w:val="right"/>
              <w:rPr>
                <w:rFonts w:ascii="Calibri" w:hAnsi="Calibri" w:cs="Calibri"/>
                <w:color w:val="000000"/>
                <w:sz w:val="18"/>
                <w:szCs w:val="18"/>
              </w:rPr>
              <w:pPrChange w:id="541"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24A1625" w14:textId="77777777" w:rsidR="000A6843" w:rsidRPr="00F85A46" w:rsidRDefault="000A6843">
            <w:pPr>
              <w:spacing w:line="276" w:lineRule="auto"/>
              <w:jc w:val="right"/>
              <w:rPr>
                <w:rFonts w:ascii="Calibri" w:hAnsi="Calibri" w:cs="Calibri"/>
                <w:color w:val="000000"/>
                <w:sz w:val="18"/>
                <w:szCs w:val="18"/>
              </w:rPr>
              <w:pPrChange w:id="542"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7F407050" w14:textId="77777777" w:rsidR="000A6843" w:rsidRPr="00E86628" w:rsidRDefault="000A6843">
            <w:pPr>
              <w:spacing w:line="276" w:lineRule="auto"/>
              <w:jc w:val="right"/>
              <w:rPr>
                <w:rFonts w:ascii="Calibri" w:hAnsi="Calibri" w:cs="Calibri"/>
                <w:color w:val="000000"/>
                <w:sz w:val="18"/>
                <w:szCs w:val="18"/>
              </w:rPr>
              <w:pPrChange w:id="543" w:author="Alotaibi, Raed" w:date="2019-07-15T13:58:00Z">
                <w:pPr>
                  <w:jc w:val="right"/>
                </w:pPr>
              </w:pPrChange>
            </w:pPr>
            <w:r>
              <w:rPr>
                <w:rFonts w:ascii="Calibri" w:hAnsi="Calibri" w:cs="Calibri"/>
                <w:color w:val="000000"/>
                <w:sz w:val="18"/>
                <w:szCs w:val="18"/>
              </w:rPr>
              <w:t>32***</w:t>
            </w:r>
          </w:p>
        </w:tc>
      </w:tr>
    </w:tbl>
    <w:p w14:paraId="3742A162" w14:textId="77777777" w:rsidR="000A6843" w:rsidRDefault="000A6843" w:rsidP="00DB602F">
      <w:pPr>
        <w:pStyle w:val="NoSpacing"/>
        <w:spacing w:line="276" w:lineRule="auto"/>
        <w:rPr>
          <w:i/>
          <w:iCs/>
          <w:sz w:val="20"/>
          <w:szCs w:val="20"/>
        </w:rPr>
      </w:pPr>
      <w:r w:rsidRPr="005E5AEB">
        <w:rPr>
          <w:i/>
          <w:iCs/>
          <w:sz w:val="20"/>
          <w:szCs w:val="20"/>
        </w:rPr>
        <w:t xml:space="preserve">*Aggregate </w:t>
      </w:r>
      <w:r>
        <w:rPr>
          <w:i/>
          <w:iCs/>
          <w:sz w:val="20"/>
          <w:szCs w:val="20"/>
        </w:rPr>
        <w:t>asthma incidence rate per 1,000 at-risk children</w:t>
      </w:r>
    </w:p>
    <w:p w14:paraId="1235EF4A" w14:textId="77777777" w:rsidR="000A6843" w:rsidRPr="005E5AEB" w:rsidRDefault="000A6843" w:rsidP="00DB602F">
      <w:pPr>
        <w:pStyle w:val="NoSpacing"/>
        <w:spacing w:line="276" w:lineRule="auto"/>
        <w:rPr>
          <w:i/>
          <w:iCs/>
          <w:sz w:val="20"/>
          <w:szCs w:val="20"/>
        </w:rPr>
      </w:pPr>
      <w:r>
        <w:rPr>
          <w:i/>
          <w:iCs/>
          <w:sz w:val="20"/>
          <w:szCs w:val="20"/>
        </w:rPr>
        <w:t xml:space="preserve">**Aggregate asthma prevalence rate </w:t>
      </w:r>
      <w:commentRangeStart w:id="544"/>
      <w:commentRangeStart w:id="545"/>
      <w:r>
        <w:rPr>
          <w:i/>
          <w:iCs/>
          <w:sz w:val="20"/>
          <w:szCs w:val="20"/>
        </w:rPr>
        <w:t>per 100 children</w:t>
      </w:r>
      <w:commentRangeEnd w:id="544"/>
      <w:r>
        <w:rPr>
          <w:rStyle w:val="CommentReference"/>
        </w:rPr>
        <w:commentReference w:id="544"/>
      </w:r>
      <w:commentRangeEnd w:id="545"/>
      <w:r>
        <w:rPr>
          <w:rStyle w:val="CommentReference"/>
        </w:rPr>
        <w:commentReference w:id="545"/>
      </w:r>
    </w:p>
    <w:p w14:paraId="3A29B6AF" w14:textId="77777777" w:rsidR="000A6843" w:rsidRDefault="000A6843" w:rsidP="00DB602F">
      <w:pPr>
        <w:pStyle w:val="NoSpacing"/>
        <w:spacing w:line="276" w:lineRule="auto"/>
        <w:rPr>
          <w:i/>
          <w:iCs/>
          <w:sz w:val="20"/>
          <w:szCs w:val="20"/>
        </w:rPr>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Pr>
          <w:i/>
          <w:iCs/>
          <w:sz w:val="20"/>
          <w:szCs w:val="20"/>
        </w:rPr>
        <w:t xml:space="preserve"> estimation </w:t>
      </w:r>
    </w:p>
    <w:p w14:paraId="645D738E" w14:textId="093B4B02" w:rsidR="007455C2" w:rsidRPr="000A6843" w:rsidRDefault="007455C2" w:rsidP="00DB602F">
      <w:pPr>
        <w:spacing w:line="276" w:lineRule="auto"/>
      </w:pPr>
    </w:p>
    <w:p w14:paraId="77D8F891" w14:textId="12BC7EE9" w:rsidR="00C928CB" w:rsidRPr="00EC1FA9" w:rsidRDefault="00D16991" w:rsidP="00DB602F">
      <w:pPr>
        <w:spacing w:line="276" w:lineRule="auto"/>
        <w:rPr>
          <w:i/>
          <w:iCs/>
        </w:rPr>
      </w:pPr>
      <w:r w:rsidRPr="00EC1FA9">
        <w:rPr>
          <w:i/>
          <w:iCs/>
        </w:rPr>
        <w:t>Asthma incident cases</w:t>
      </w:r>
    </w:p>
    <w:p w14:paraId="21F62E6C" w14:textId="45132C3E" w:rsidR="00777C9B" w:rsidRPr="00EC1FA9" w:rsidRDefault="00777C9B" w:rsidP="00DB602F">
      <w:pPr>
        <w:spacing w:line="276" w:lineRule="auto"/>
      </w:pPr>
      <w:r w:rsidRPr="00EC1FA9">
        <w:t>Using state-specific asthma incidence rates</w:t>
      </w:r>
      <w:r w:rsidR="008400ED">
        <w:t>,</w:t>
      </w:r>
      <w:r w:rsidRPr="00EC1FA9">
        <w:t xml:space="preserve"> the estimated number of childhood asthma incident cases were </w:t>
      </w:r>
      <w:r w:rsidR="00DB602F">
        <w:t>747,437</w:t>
      </w:r>
      <w:r w:rsidRPr="00EC1FA9">
        <w:t xml:space="preserve"> in 2010 (</w:t>
      </w:r>
      <w:r w:rsidR="00811938" w:rsidRPr="00EC1FA9">
        <w:fldChar w:fldCharType="begin"/>
      </w:r>
      <w:r w:rsidR="00811938" w:rsidRPr="00EC1FA9">
        <w:instrText xml:space="preserve"> REF _Ref9331808 \h  \* MERGEFORMAT </w:instrText>
      </w:r>
      <w:r w:rsidR="00811938" w:rsidRPr="00EC1FA9">
        <w:fldChar w:fldCharType="separate"/>
      </w:r>
      <w:r w:rsidR="00DB602F" w:rsidRPr="00E86628">
        <w:t xml:space="preserve">Table </w:t>
      </w:r>
      <w:r w:rsidR="00DB602F">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r w:rsidR="00DB602F">
        <w:t>30</w:t>
      </w:r>
      <w:commentRangeStart w:id="546"/>
      <w:r w:rsidR="00F152B7" w:rsidRPr="00EC1FA9">
        <w:t>%</w:t>
      </w:r>
      <w:commentRangeEnd w:id="546"/>
      <w:r w:rsidR="002042F8">
        <w:rPr>
          <w:rStyle w:val="CommentReference"/>
        </w:rPr>
        <w:commentReference w:id="546"/>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DB602F" w:rsidRPr="00DB602F">
        <w:t>Table S5</w:t>
      </w:r>
      <w:r w:rsidR="00811938" w:rsidRPr="00EC1FA9">
        <w:fldChar w:fldCharType="end"/>
      </w:r>
      <w:r w:rsidR="0080038E" w:rsidRPr="00EC1FA9">
        <w:t>).</w:t>
      </w:r>
    </w:p>
    <w:p w14:paraId="6B0F3F32" w14:textId="4482EE23" w:rsidR="00C928CB" w:rsidRPr="00EC1FA9" w:rsidRDefault="00D16991" w:rsidP="00DB602F">
      <w:pPr>
        <w:spacing w:line="276" w:lineRule="auto"/>
        <w:rPr>
          <w:i/>
          <w:iCs/>
        </w:rPr>
      </w:pPr>
      <w:r w:rsidRPr="00EC1FA9">
        <w:rPr>
          <w:i/>
          <w:iCs/>
        </w:rPr>
        <w:t>Attributable number of cases</w:t>
      </w:r>
      <w:r w:rsidR="00EC7CC3" w:rsidRPr="00EC1FA9">
        <w:rPr>
          <w:i/>
          <w:iCs/>
        </w:rPr>
        <w:t xml:space="preserve"> and fraction</w:t>
      </w:r>
    </w:p>
    <w:p w14:paraId="02A3400A" w14:textId="5AAB6BF9" w:rsidR="006C4AEB" w:rsidRPr="00EC1FA9" w:rsidRDefault="002278EB" w:rsidP="002278EB">
      <w:pPr>
        <w:spacing w:line="276" w:lineRule="auto"/>
      </w:pPr>
      <w:r>
        <w:t>W</w:t>
      </w:r>
      <w:r w:rsidR="00C303CF" w:rsidRPr="00EC1FA9">
        <w:t xml:space="preserve">e estimated a total of </w:t>
      </w:r>
      <w:r w:rsidR="00DB602F">
        <w:t>131,739</w:t>
      </w:r>
      <w:r w:rsidR="00C303CF" w:rsidRPr="00EC1FA9">
        <w:t xml:space="preserve"> childhood asthma</w:t>
      </w:r>
      <w:r w:rsidR="00DB602F">
        <w:t xml:space="preserve"> incident</w:t>
      </w:r>
      <w:r w:rsidR="00C303CF" w:rsidRPr="00EC1FA9">
        <w:t xml:space="preserve"> cases attributable to NO</w:t>
      </w:r>
      <w:r w:rsidR="00C303CF" w:rsidRPr="00EC1FA9">
        <w:rPr>
          <w:vertAlign w:val="subscript"/>
        </w:rPr>
        <w:t xml:space="preserve">2 </w:t>
      </w:r>
      <w:r w:rsidR="00C303CF" w:rsidRPr="00EC1FA9">
        <w:t xml:space="preserve">exposure which accounted for 17.6% of all childhood asthma </w:t>
      </w:r>
      <w:r w:rsidR="00DB602F">
        <w:t xml:space="preserve">incident </w:t>
      </w:r>
      <w:r w:rsidR="00C303CF" w:rsidRPr="00EC1FA9">
        <w:t xml:space="preserve">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00C303CF" w:rsidRPr="00EC1FA9">
        <w:t xml:space="preserve">). By living location, urbanized areas had the largest number of attributable cases totaling </w:t>
      </w:r>
      <w:r w:rsidR="00DB602F">
        <w:t xml:space="preserve">108,745 </w:t>
      </w:r>
      <w:r w:rsidR="00C303CF" w:rsidRPr="00EC1FA9">
        <w:t xml:space="preserve">cases </w:t>
      </w:r>
      <w:r w:rsidR="00EC7CC3" w:rsidRPr="00EC1FA9">
        <w:t>and</w:t>
      </w:r>
      <w:r w:rsidR="00CA7F95">
        <w:t xml:space="preserve"> the</w:t>
      </w:r>
      <w:r w:rsidR="00EC7CC3" w:rsidRPr="00EC1FA9">
        <w:t xml:space="preserve"> highest </w:t>
      </w:r>
      <w:r w:rsidR="00EC7CC3" w:rsidRPr="00EC1FA9">
        <w:lastRenderedPageBreak/>
        <w:t xml:space="preserve">percentage of all asthma </w:t>
      </w:r>
      <w:r w:rsidR="00DB602F">
        <w:t xml:space="preserve">incident </w:t>
      </w:r>
      <w:r w:rsidR="00EC7CC3" w:rsidRPr="00EC1FA9">
        <w:t xml:space="preserve">cases </w:t>
      </w:r>
      <w:r w:rsidR="00CA7F95">
        <w:t>at</w:t>
      </w:r>
      <w:r w:rsidR="00CA7F95" w:rsidRPr="00EC1FA9">
        <w:t xml:space="preserve"> </w:t>
      </w:r>
      <w:r w:rsidR="00EC7CC3" w:rsidRPr="00EC1FA9">
        <w:t>20.3%. R</w:t>
      </w:r>
      <w:r w:rsidR="00C303CF" w:rsidRPr="00EC1FA9">
        <w:t xml:space="preserve">ural areas </w:t>
      </w:r>
      <w:r w:rsidR="00EC7CC3" w:rsidRPr="00EC1FA9">
        <w:t xml:space="preserve">had </w:t>
      </w:r>
      <w:r w:rsidR="00C303CF" w:rsidRPr="00EC1FA9">
        <w:t xml:space="preserve">total of </w:t>
      </w:r>
      <w:r w:rsidR="00DB602F">
        <w:t xml:space="preserve">13,788 </w:t>
      </w:r>
      <w:r w:rsidR="00C303CF" w:rsidRPr="00EC1FA9">
        <w:t xml:space="preserve">cases </w:t>
      </w:r>
      <w:r w:rsidR="00D316B6" w:rsidRPr="00EC1FA9">
        <w:t xml:space="preserve">and </w:t>
      </w:r>
      <w:r w:rsidR="00CA7F95">
        <w:t>accounted</w:t>
      </w:r>
      <w:r w:rsidR="00CA7F95" w:rsidRPr="00EC1FA9">
        <w:t xml:space="preserve"> </w:t>
      </w:r>
      <w:r w:rsidR="00EC7CC3" w:rsidRPr="00EC1FA9">
        <w:t>for</w:t>
      </w:r>
      <w:r w:rsidR="00C303CF"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w:t>
      </w:r>
      <w:r w:rsidR="00DB602F">
        <w:t>206</w:t>
      </w:r>
      <w:r w:rsidR="00EC7CC3" w:rsidRPr="00EC1FA9">
        <w:t xml:space="preserve"> cases representing 13</w:t>
      </w:r>
      <w:r w:rsidR="00DB602F">
        <w:t>.1</w:t>
      </w:r>
      <w:r w:rsidR="00EC7CC3" w:rsidRPr="00EC1FA9">
        <w:t xml:space="preserve">% of all asthma </w:t>
      </w:r>
      <w:r w:rsidR="00DB602F">
        <w:t xml:space="preserve">incident </w:t>
      </w:r>
      <w:r w:rsidR="00EC7CC3" w:rsidRPr="00EC1FA9">
        <w:t>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FD6E71" w:rsidRPr="00E86628">
        <w:t xml:space="preserve">Table </w:t>
      </w:r>
      <w:r w:rsidR="00FD6E71">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220191" w:rsidRPr="00EC1FA9">
        <w:t>Figure S</w:t>
      </w:r>
      <w:r w:rsidR="00220191">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DB602F">
        <w:t>;</w:t>
      </w:r>
      <w:r w:rsidR="001351CC" w:rsidRPr="00EC1FA9">
        <w:t xml:space="preserve"> 37,</w:t>
      </w:r>
      <w:r w:rsidR="00DB602F">
        <w:t>253</w:t>
      </w:r>
      <w:r w:rsidR="001351CC" w:rsidRPr="00EC1FA9">
        <w:t xml:space="preserve"> cases accounting for 16.8% of all asthma</w:t>
      </w:r>
      <w:r w:rsidR="00DB602F">
        <w:t xml:space="preserve"> incident</w:t>
      </w:r>
      <w:r w:rsidR="001351CC" w:rsidRPr="00EC1FA9">
        <w:t xml:space="preserve">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w:t>
      </w:r>
      <w:r w:rsidR="001D0F15">
        <w:t xml:space="preserve"> incident</w:t>
      </w:r>
      <w:r w:rsidR="001351CC" w:rsidRPr="00EC1FA9">
        <w:t xml:space="preserve">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220191" w:rsidRPr="00EC1FA9">
        <w:t>Figure S</w:t>
      </w:r>
      <w:r w:rsidR="00220191">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220191" w:rsidRPr="00EC1FA9">
        <w:t xml:space="preserve">Figure </w:t>
      </w:r>
      <w:r w:rsidR="00220191">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220191" w:rsidRPr="00EC1FA9">
        <w:t>Figure S</w:t>
      </w:r>
      <w:r w:rsidR="00220191">
        <w:t>10</w:t>
      </w:r>
      <w:r w:rsidR="00425892" w:rsidRPr="00EC1FA9">
        <w:fldChar w:fldCharType="end"/>
      </w:r>
      <w:r w:rsidR="006C4AEB" w:rsidRPr="00EC1FA9">
        <w:t>).</w:t>
      </w:r>
      <w:r>
        <w:t xml:space="preserve"> [Note: The attributable fraction presented in the table is estimated by dividing the AC by Incident cases, while the red dot in the figures represent the average AF value across the census blocks for the strata.]</w:t>
      </w:r>
    </w:p>
    <w:p w14:paraId="33E27C25" w14:textId="404EA623" w:rsidR="0031032C" w:rsidRPr="00182380" w:rsidRDefault="0080038E" w:rsidP="002278EB">
      <w:pPr>
        <w:spacing w:line="276" w:lineRule="auto"/>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
      <w:r w:rsidRPr="00EC1FA9">
        <w:t>The state with the lowest number of estimated</w:t>
      </w:r>
      <w:r w:rsidR="00726708" w:rsidRPr="00EC1FA9">
        <w:t xml:space="preserve"> attributable cases </w:t>
      </w:r>
      <w:r w:rsidRPr="00EC1FA9">
        <w:t xml:space="preserve">was Montana with 70 cases, while the state with the </w:t>
      </w:r>
      <w:commentRangeStart w:id="547"/>
      <w:commentRangeStart w:id="548"/>
      <w:r w:rsidRPr="00EC1FA9">
        <w:t>largest</w:t>
      </w:r>
      <w:r w:rsidR="00726708" w:rsidRPr="00EC1FA9">
        <w:t xml:space="preserve"> </w:t>
      </w:r>
      <w:r w:rsidR="00744E87">
        <w:t xml:space="preserve">number of estimated </w:t>
      </w:r>
      <w:commentRangeEnd w:id="547"/>
      <w:r w:rsidR="00744E87">
        <w:rPr>
          <w:rStyle w:val="CommentReference"/>
        </w:rPr>
        <w:commentReference w:id="547"/>
      </w:r>
      <w:commentRangeEnd w:id="548"/>
      <w:r w:rsidR="002278EB">
        <w:rPr>
          <w:rStyle w:val="CommentReference"/>
        </w:rPr>
        <w:commentReference w:id="548"/>
      </w:r>
      <w:r w:rsidR="00726708" w:rsidRPr="00EC1FA9">
        <w:t xml:space="preserve">attributable cases </w:t>
      </w:r>
      <w:r w:rsidRPr="00EC1FA9">
        <w:t xml:space="preserve">was California with 19,200 </w:t>
      </w:r>
      <w:commentRangeStart w:id="549"/>
      <w:r w:rsidRPr="00EC1FA9">
        <w:t>cases</w:t>
      </w:r>
      <w:commentRangeEnd w:id="549"/>
      <w:r w:rsidR="00225AAD">
        <w:rPr>
          <w:rStyle w:val="CommentReference"/>
        </w:rPr>
        <w:commentReference w:id="549"/>
      </w:r>
      <w:r w:rsidR="002278EB">
        <w:t xml:space="preserve"> </w:t>
      </w:r>
      <w:r w:rsidR="002278EB" w:rsidRPr="00EC1FA9">
        <w:t>(</w:t>
      </w:r>
      <w:r w:rsidR="002278EB" w:rsidRPr="00EC1FA9">
        <w:fldChar w:fldCharType="begin"/>
      </w:r>
      <w:r w:rsidR="002278EB" w:rsidRPr="00EC1FA9">
        <w:instrText xml:space="preserve"> REF _Ref9949011 \h  \* MERGEFORMAT </w:instrText>
      </w:r>
      <w:r w:rsidR="002278EB" w:rsidRPr="00EC1FA9">
        <w:fldChar w:fldCharType="separate"/>
      </w:r>
      <w:r w:rsidR="002278EB" w:rsidRPr="00EC1FA9">
        <w:t xml:space="preserve">Figure </w:t>
      </w:r>
      <w:r w:rsidR="002278EB">
        <w:rPr>
          <w:noProof/>
        </w:rPr>
        <w:t>3</w:t>
      </w:r>
      <w:r w:rsidR="002278EB" w:rsidRPr="00EC1FA9">
        <w:fldChar w:fldCharType="end"/>
      </w:r>
      <w:r w:rsidR="002278EB" w:rsidRPr="00EC1FA9">
        <w:t xml:space="preserve"> and </w:t>
      </w:r>
      <w:r w:rsidR="002278EB" w:rsidRPr="00EC1FA9">
        <w:fldChar w:fldCharType="begin"/>
      </w:r>
      <w:r w:rsidR="002278EB" w:rsidRPr="00EC1FA9">
        <w:instrText xml:space="preserve"> REF _Ref9948042 \h  \* MERGEFORMAT </w:instrText>
      </w:r>
      <w:r w:rsidR="002278EB" w:rsidRPr="00EC1FA9">
        <w:fldChar w:fldCharType="separate"/>
      </w:r>
      <w:r w:rsidR="002278EB" w:rsidRPr="00EC1FA9">
        <w:t>Table S</w:t>
      </w:r>
      <w:r w:rsidR="002278EB">
        <w:t>4</w:t>
      </w:r>
      <w:r w:rsidR="002278EB" w:rsidRPr="00EC1FA9">
        <w:fldChar w:fldCharType="end"/>
      </w:r>
      <w:r w:rsidR="002278EB" w:rsidRPr="00EC1FA9">
        <w:t xml:space="preserve"> </w:t>
      </w:r>
      <w:r w:rsidR="002278EB">
        <w:t>)</w:t>
      </w:r>
      <w:r w:rsidRPr="00EC1FA9">
        <w:t>.</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xml:space="preserve">) </w:t>
      </w:r>
    </w:p>
    <w:p w14:paraId="372FC2A7" w14:textId="77777777" w:rsidR="009C6EF2" w:rsidRPr="00E86628" w:rsidRDefault="00220191" w:rsidP="00DB602F">
      <w:pPr>
        <w:pStyle w:val="Caption"/>
        <w:keepNext/>
        <w:spacing w:line="276" w:lineRule="auto"/>
        <w:rPr>
          <w:ins w:id="550" w:author="Alotaibi, Raed" w:date="2019-07-12T12:42:00Z"/>
        </w:rPr>
      </w:pPr>
      <w:bookmarkStart w:id="551" w:name="_Ref9331808"/>
      <w:bookmarkStart w:id="552" w:name="_Toc9943336"/>
      <w:bookmarkStart w:id="553"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551"/>
      <w:r w:rsidRPr="00E86628">
        <w:t>: Comparing results of the burden of disease using state-specific estimates vs original estimates</w:t>
      </w:r>
      <w:bookmarkEnd w:id="552"/>
      <w:bookmarkEnd w:id="553"/>
    </w:p>
    <w:tbl>
      <w:tblPr>
        <w:tblW w:w="5000" w:type="pct"/>
        <w:tblLook w:val="04A0" w:firstRow="1" w:lastRow="0" w:firstColumn="1" w:lastColumn="0" w:noHBand="0" w:noVBand="1"/>
      </w:tblPr>
      <w:tblGrid>
        <w:gridCol w:w="1155"/>
        <w:gridCol w:w="1617"/>
        <w:gridCol w:w="1154"/>
        <w:gridCol w:w="1162"/>
        <w:gridCol w:w="730"/>
        <w:gridCol w:w="1162"/>
        <w:gridCol w:w="1162"/>
        <w:gridCol w:w="697"/>
        <w:gridCol w:w="6"/>
        <w:gridCol w:w="1193"/>
        <w:gridCol w:w="666"/>
        <w:gridCol w:w="86"/>
        <w:gridCol w:w="613"/>
        <w:gridCol w:w="1160"/>
        <w:gridCol w:w="700"/>
        <w:gridCol w:w="675"/>
      </w:tblGrid>
      <w:tr w:rsidR="009C6EF2" w:rsidRPr="004D3910" w14:paraId="2EE9428E" w14:textId="77777777" w:rsidTr="009C6EF2">
        <w:trPr>
          <w:trHeight w:val="169"/>
          <w:ins w:id="554" w:author="Alotaibi, Raed" w:date="2019-07-12T12:42: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DB602F">
            <w:pPr>
              <w:spacing w:line="276" w:lineRule="auto"/>
              <w:rPr>
                <w:ins w:id="555" w:author="Alotaibi, Raed" w:date="2019-07-12T12:42:00Z"/>
                <w:rFonts w:eastAsia="Times New Roman" w:cstheme="minorHAnsi"/>
                <w:color w:val="000000"/>
                <w:sz w:val="16"/>
                <w:szCs w:val="16"/>
              </w:rPr>
            </w:pPr>
            <w:ins w:id="556" w:author="Alotaibi, Raed" w:date="2019-07-12T12:42:00Z">
              <w:r w:rsidRPr="004D3910">
                <w:rPr>
                  <w:rFonts w:eastAsia="Times New Roman" w:cstheme="minorHAnsi"/>
                  <w:color w:val="000000"/>
                  <w:sz w:val="16"/>
                  <w:szCs w:val="16"/>
                </w:rPr>
                <w:t> </w:t>
              </w:r>
            </w:ins>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DB602F">
            <w:pPr>
              <w:spacing w:line="276" w:lineRule="auto"/>
              <w:rPr>
                <w:ins w:id="557" w:author="Alotaibi, Raed" w:date="2019-07-12T12:42:00Z"/>
                <w:rFonts w:eastAsia="Times New Roman" w:cstheme="minorHAnsi"/>
                <w:color w:val="000000"/>
                <w:sz w:val="16"/>
                <w:szCs w:val="16"/>
              </w:rPr>
            </w:pPr>
            <w:ins w:id="558" w:author="Alotaibi, Raed" w:date="2019-07-12T12:42:00Z">
              <w:r w:rsidRPr="004D3910">
                <w:rPr>
                  <w:rFonts w:eastAsia="Times New Roman" w:cstheme="minorHAnsi"/>
                  <w:color w:val="000000"/>
                  <w:sz w:val="16"/>
                  <w:szCs w:val="16"/>
                </w:rPr>
                <w:t> </w:t>
              </w:r>
            </w:ins>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DB602F">
            <w:pPr>
              <w:spacing w:line="276" w:lineRule="auto"/>
              <w:rPr>
                <w:ins w:id="559" w:author="Alotaibi, Raed" w:date="2019-07-12T12:42:00Z"/>
                <w:rFonts w:eastAsia="Times New Roman" w:cstheme="minorHAnsi"/>
                <w:b/>
                <w:bCs/>
                <w:color w:val="000000"/>
                <w:sz w:val="16"/>
                <w:szCs w:val="16"/>
              </w:rPr>
            </w:pPr>
            <w:ins w:id="560" w:author="Alotaibi, Raed" w:date="2019-07-12T12:42:00Z">
              <w:r w:rsidRPr="004D3910">
                <w:rPr>
                  <w:rFonts w:eastAsia="Times New Roman" w:cstheme="minorHAnsi"/>
                  <w:b/>
                  <w:bCs/>
                  <w:color w:val="000000"/>
                  <w:sz w:val="16"/>
                  <w:szCs w:val="16"/>
                </w:rPr>
                <w:t>Results using flat national-level IR </w:t>
              </w:r>
            </w:ins>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DB602F">
            <w:pPr>
              <w:spacing w:line="276" w:lineRule="auto"/>
              <w:rPr>
                <w:ins w:id="561" w:author="Alotaibi, Raed" w:date="2019-07-12T12:42:00Z"/>
                <w:rFonts w:eastAsia="Times New Roman" w:cstheme="minorHAnsi"/>
                <w:b/>
                <w:bCs/>
                <w:color w:val="000000"/>
                <w:sz w:val="16"/>
                <w:szCs w:val="16"/>
              </w:rPr>
            </w:pPr>
            <w:ins w:id="562" w:author="Alotaibi, Raed" w:date="2019-07-12T12:42:00Z">
              <w:r w:rsidRPr="004D3910">
                <w:rPr>
                  <w:rFonts w:eastAsia="Times New Roman" w:cstheme="minorHAnsi"/>
                  <w:b/>
                  <w:bCs/>
                  <w:color w:val="000000"/>
                  <w:sz w:val="16"/>
                  <w:szCs w:val="16"/>
                </w:rPr>
                <w:t>Results using state-specific IR</w:t>
              </w:r>
            </w:ins>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DB602F">
            <w:pPr>
              <w:spacing w:line="276" w:lineRule="auto"/>
              <w:rPr>
                <w:ins w:id="563" w:author="Alotaibi, Raed" w:date="2019-07-12T12:42:00Z"/>
                <w:rFonts w:eastAsia="Times New Roman" w:cstheme="minorHAnsi"/>
                <w:b/>
                <w:bCs/>
                <w:color w:val="000000"/>
                <w:sz w:val="16"/>
                <w:szCs w:val="16"/>
              </w:rPr>
            </w:pPr>
            <w:ins w:id="564" w:author="Alotaibi, Raed" w:date="2019-07-12T12:42:00Z">
              <w:r w:rsidRPr="004D3910">
                <w:rPr>
                  <w:rFonts w:eastAsia="Times New Roman" w:cstheme="minorHAnsi"/>
                  <w:b/>
                  <w:bCs/>
                  <w:color w:val="000000"/>
                  <w:sz w:val="16"/>
                  <w:szCs w:val="16"/>
                </w:rPr>
                <w:t>Difference</w:t>
              </w:r>
            </w:ins>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DB602F">
            <w:pPr>
              <w:spacing w:line="276" w:lineRule="auto"/>
              <w:rPr>
                <w:ins w:id="565" w:author="Alotaibi, Raed" w:date="2019-07-12T12:42:00Z"/>
                <w:rFonts w:eastAsia="Times New Roman" w:cstheme="minorHAnsi"/>
                <w:b/>
                <w:bCs/>
                <w:color w:val="000000"/>
                <w:sz w:val="16"/>
                <w:szCs w:val="16"/>
              </w:rPr>
            </w:pPr>
            <w:ins w:id="566" w:author="Alotaibi, Raed" w:date="2019-07-12T12:42:00Z">
              <w:r w:rsidRPr="004D3910">
                <w:rPr>
                  <w:rFonts w:eastAsia="Times New Roman" w:cstheme="minorHAnsi"/>
                  <w:b/>
                  <w:bCs/>
                  <w:color w:val="000000"/>
                  <w:sz w:val="16"/>
                  <w:szCs w:val="16"/>
                </w:rPr>
                <w:t>Difference (%)</w:t>
              </w:r>
            </w:ins>
          </w:p>
        </w:tc>
      </w:tr>
      <w:tr w:rsidR="009C6EF2" w:rsidRPr="004D3910" w14:paraId="1D0D4001" w14:textId="77777777" w:rsidTr="009C6EF2">
        <w:trPr>
          <w:trHeight w:val="249"/>
          <w:ins w:id="567"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pPr>
              <w:spacing w:after="0" w:line="276" w:lineRule="auto"/>
              <w:rPr>
                <w:ins w:id="568" w:author="Alotaibi, Raed" w:date="2019-07-12T12:42:00Z"/>
                <w:rFonts w:eastAsia="Times New Roman" w:cstheme="minorHAnsi"/>
                <w:b/>
                <w:bCs/>
                <w:color w:val="000000"/>
                <w:sz w:val="16"/>
                <w:szCs w:val="16"/>
              </w:rPr>
              <w:pPrChange w:id="569" w:author="Alotaibi, Raed" w:date="2019-07-15T13:58:00Z">
                <w:pPr>
                  <w:spacing w:after="0" w:line="240" w:lineRule="auto"/>
                </w:pPr>
              </w:pPrChange>
            </w:pPr>
            <w:ins w:id="570"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pPr>
              <w:spacing w:after="0" w:line="276" w:lineRule="auto"/>
              <w:rPr>
                <w:ins w:id="571" w:author="Alotaibi, Raed" w:date="2019-07-12T12:42:00Z"/>
                <w:rFonts w:eastAsia="Times New Roman" w:cstheme="minorHAnsi"/>
                <w:b/>
                <w:bCs/>
                <w:color w:val="000000"/>
                <w:sz w:val="16"/>
                <w:szCs w:val="16"/>
              </w:rPr>
              <w:pPrChange w:id="572" w:author="Alotaibi, Raed" w:date="2019-07-15T13:58:00Z">
                <w:pPr>
                  <w:spacing w:after="0" w:line="240" w:lineRule="auto"/>
                </w:pPr>
              </w:pPrChange>
            </w:pPr>
            <w:ins w:id="573" w:author="Alotaibi, Raed" w:date="2019-07-12T12:42:00Z">
              <w:r w:rsidRPr="004D3910">
                <w:rPr>
                  <w:rFonts w:eastAsia="Times New Roman" w:cstheme="minorHAnsi"/>
                  <w:b/>
                  <w:bCs/>
                  <w:color w:val="000000"/>
                  <w:sz w:val="16"/>
                  <w:szCs w:val="16"/>
                </w:rPr>
                <w:t> </w:t>
              </w:r>
            </w:ins>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pPr>
              <w:spacing w:after="0" w:line="276" w:lineRule="auto"/>
              <w:jc w:val="center"/>
              <w:rPr>
                <w:ins w:id="574" w:author="Alotaibi, Raed" w:date="2019-07-12T12:42:00Z"/>
                <w:rFonts w:eastAsia="Times New Roman" w:cstheme="minorHAnsi"/>
                <w:b/>
                <w:bCs/>
                <w:color w:val="000000"/>
                <w:sz w:val="16"/>
                <w:szCs w:val="16"/>
              </w:rPr>
              <w:pPrChange w:id="575" w:author="Alotaibi, Raed" w:date="2019-07-15T13:58:00Z">
                <w:pPr>
                  <w:spacing w:after="0" w:line="240" w:lineRule="auto"/>
                  <w:jc w:val="center"/>
                </w:pPr>
              </w:pPrChange>
            </w:pPr>
            <w:ins w:id="576"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pPr>
              <w:spacing w:after="0" w:line="276" w:lineRule="auto"/>
              <w:jc w:val="center"/>
              <w:rPr>
                <w:ins w:id="577" w:author="Alotaibi, Raed" w:date="2019-07-12T12:42:00Z"/>
                <w:rFonts w:eastAsia="Times New Roman" w:cstheme="minorHAnsi"/>
                <w:b/>
                <w:bCs/>
                <w:color w:val="000000"/>
                <w:sz w:val="16"/>
                <w:szCs w:val="16"/>
              </w:rPr>
              <w:pPrChange w:id="578" w:author="Alotaibi, Raed" w:date="2019-07-15T13:58:00Z">
                <w:pPr>
                  <w:spacing w:after="0" w:line="240" w:lineRule="auto"/>
                  <w:jc w:val="center"/>
                </w:pPr>
              </w:pPrChange>
            </w:pPr>
            <w:ins w:id="579" w:author="Alotaibi, Raed" w:date="2019-07-12T12:42:00Z">
              <w:r w:rsidRPr="004D3910">
                <w:rPr>
                  <w:rFonts w:eastAsia="Times New Roman" w:cstheme="minorHAnsi"/>
                  <w:b/>
                  <w:bCs/>
                  <w:color w:val="000000"/>
                  <w:sz w:val="16"/>
                  <w:szCs w:val="16"/>
                </w:rPr>
                <w:t>AC</w:t>
              </w:r>
            </w:ins>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pPr>
              <w:spacing w:after="0" w:line="276" w:lineRule="auto"/>
              <w:jc w:val="center"/>
              <w:rPr>
                <w:ins w:id="580" w:author="Alotaibi, Raed" w:date="2019-07-12T12:42:00Z"/>
                <w:rFonts w:eastAsia="Times New Roman" w:cstheme="minorHAnsi"/>
                <w:b/>
                <w:bCs/>
                <w:color w:val="000000"/>
                <w:sz w:val="16"/>
                <w:szCs w:val="16"/>
              </w:rPr>
              <w:pPrChange w:id="581" w:author="Alotaibi, Raed" w:date="2019-07-15T13:58:00Z">
                <w:pPr>
                  <w:spacing w:after="0" w:line="240" w:lineRule="auto"/>
                  <w:jc w:val="center"/>
                </w:pPr>
              </w:pPrChange>
            </w:pPr>
            <w:ins w:id="582" w:author="Alotaibi, Raed" w:date="2019-07-12T12:42:00Z">
              <w:r w:rsidRPr="004D3910">
                <w:rPr>
                  <w:rFonts w:eastAsia="Times New Roman" w:cstheme="minorHAnsi"/>
                  <w:b/>
                  <w:bCs/>
                  <w:color w:val="000000"/>
                  <w:sz w:val="16"/>
                  <w:szCs w:val="16"/>
                </w:rPr>
                <w:t>AF</w:t>
              </w:r>
            </w:ins>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pPr>
              <w:spacing w:after="0" w:line="276" w:lineRule="auto"/>
              <w:jc w:val="center"/>
              <w:rPr>
                <w:ins w:id="583" w:author="Alotaibi, Raed" w:date="2019-07-12T12:42:00Z"/>
                <w:rFonts w:eastAsia="Times New Roman" w:cstheme="minorHAnsi"/>
                <w:b/>
                <w:bCs/>
                <w:color w:val="000000"/>
                <w:sz w:val="16"/>
                <w:szCs w:val="16"/>
              </w:rPr>
              <w:pPrChange w:id="584" w:author="Alotaibi, Raed" w:date="2019-07-15T13:58:00Z">
                <w:pPr>
                  <w:spacing w:after="0" w:line="240" w:lineRule="auto"/>
                  <w:jc w:val="center"/>
                </w:pPr>
              </w:pPrChange>
            </w:pPr>
            <w:ins w:id="585"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pPr>
              <w:spacing w:after="0" w:line="276" w:lineRule="auto"/>
              <w:jc w:val="center"/>
              <w:rPr>
                <w:ins w:id="586" w:author="Alotaibi, Raed" w:date="2019-07-12T12:42:00Z"/>
                <w:rFonts w:eastAsia="Times New Roman" w:cstheme="minorHAnsi"/>
                <w:b/>
                <w:bCs/>
                <w:color w:val="000000"/>
                <w:sz w:val="16"/>
                <w:szCs w:val="16"/>
              </w:rPr>
              <w:pPrChange w:id="587" w:author="Alotaibi, Raed" w:date="2019-07-15T13:58:00Z">
                <w:pPr>
                  <w:spacing w:after="0" w:line="240" w:lineRule="auto"/>
                  <w:jc w:val="center"/>
                </w:pPr>
              </w:pPrChange>
            </w:pPr>
            <w:ins w:id="588" w:author="Alotaibi, Raed" w:date="2019-07-12T12:42:00Z">
              <w:r w:rsidRPr="004D3910">
                <w:rPr>
                  <w:rFonts w:eastAsia="Times New Roman" w:cstheme="minorHAnsi"/>
                  <w:b/>
                  <w:bCs/>
                  <w:color w:val="000000"/>
                  <w:sz w:val="16"/>
                  <w:szCs w:val="16"/>
                </w:rPr>
                <w:t>AC</w:t>
              </w:r>
            </w:ins>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pPr>
              <w:spacing w:after="0" w:line="276" w:lineRule="auto"/>
              <w:jc w:val="center"/>
              <w:rPr>
                <w:ins w:id="589" w:author="Alotaibi, Raed" w:date="2019-07-12T12:42:00Z"/>
                <w:rFonts w:eastAsia="Times New Roman" w:cstheme="minorHAnsi"/>
                <w:b/>
                <w:bCs/>
                <w:color w:val="000000"/>
                <w:sz w:val="16"/>
                <w:szCs w:val="16"/>
              </w:rPr>
              <w:pPrChange w:id="590" w:author="Alotaibi, Raed" w:date="2019-07-15T13:58:00Z">
                <w:pPr>
                  <w:spacing w:after="0" w:line="240" w:lineRule="auto"/>
                  <w:jc w:val="center"/>
                </w:pPr>
              </w:pPrChange>
            </w:pPr>
            <w:ins w:id="591" w:author="Alotaibi, Raed" w:date="2019-07-12T12:42:00Z">
              <w:r w:rsidRPr="004D3910">
                <w:rPr>
                  <w:rFonts w:eastAsia="Times New Roman" w:cstheme="minorHAnsi"/>
                  <w:b/>
                  <w:bCs/>
                  <w:color w:val="000000"/>
                  <w:sz w:val="16"/>
                  <w:szCs w:val="16"/>
                </w:rPr>
                <w:t>AF</w:t>
              </w:r>
            </w:ins>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pPr>
              <w:spacing w:after="0" w:line="276" w:lineRule="auto"/>
              <w:jc w:val="center"/>
              <w:rPr>
                <w:ins w:id="592" w:author="Alotaibi, Raed" w:date="2019-07-12T12:42:00Z"/>
                <w:rFonts w:eastAsia="Times New Roman" w:cstheme="minorHAnsi"/>
                <w:b/>
                <w:bCs/>
                <w:color w:val="000000"/>
                <w:sz w:val="16"/>
                <w:szCs w:val="16"/>
              </w:rPr>
              <w:pPrChange w:id="593" w:author="Alotaibi, Raed" w:date="2019-07-15T13:58:00Z">
                <w:pPr>
                  <w:spacing w:after="0" w:line="240" w:lineRule="auto"/>
                  <w:jc w:val="center"/>
                </w:pPr>
              </w:pPrChange>
            </w:pPr>
            <w:ins w:id="594" w:author="Alotaibi, Raed" w:date="2019-07-12T12:42:00Z">
              <w:r w:rsidRPr="004D3910">
                <w:rPr>
                  <w:rFonts w:eastAsia="Times New Roman" w:cstheme="minorHAnsi"/>
                  <w:b/>
                  <w:bCs/>
                  <w:color w:val="000000"/>
                  <w:sz w:val="16"/>
                  <w:szCs w:val="16"/>
                </w:rPr>
                <w:t>Incident cases</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pPr>
              <w:spacing w:after="0" w:line="276" w:lineRule="auto"/>
              <w:jc w:val="center"/>
              <w:rPr>
                <w:ins w:id="595" w:author="Alotaibi, Raed" w:date="2019-07-12T12:42:00Z"/>
                <w:rFonts w:eastAsia="Times New Roman" w:cstheme="minorHAnsi"/>
                <w:b/>
                <w:bCs/>
                <w:color w:val="000000"/>
                <w:sz w:val="16"/>
                <w:szCs w:val="16"/>
              </w:rPr>
              <w:pPrChange w:id="596" w:author="Alotaibi, Raed" w:date="2019-07-15T13:58:00Z">
                <w:pPr>
                  <w:spacing w:after="0" w:line="240" w:lineRule="auto"/>
                  <w:jc w:val="center"/>
                </w:pPr>
              </w:pPrChange>
            </w:pPr>
            <w:ins w:id="597" w:author="Alotaibi, Raed" w:date="2019-07-12T12:42:00Z">
              <w:r w:rsidRPr="004D3910">
                <w:rPr>
                  <w:rFonts w:eastAsia="Times New Roman" w:cstheme="minorHAnsi"/>
                  <w:b/>
                  <w:bCs/>
                  <w:color w:val="000000"/>
                  <w:sz w:val="16"/>
                  <w:szCs w:val="16"/>
                </w:rPr>
                <w:t>AC</w:t>
              </w:r>
            </w:ins>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pPr>
              <w:spacing w:after="0" w:line="276" w:lineRule="auto"/>
              <w:jc w:val="center"/>
              <w:rPr>
                <w:ins w:id="598" w:author="Alotaibi, Raed" w:date="2019-07-12T12:42:00Z"/>
                <w:rFonts w:eastAsia="Times New Roman" w:cstheme="minorHAnsi"/>
                <w:b/>
                <w:bCs/>
                <w:color w:val="000000"/>
                <w:sz w:val="16"/>
                <w:szCs w:val="16"/>
              </w:rPr>
              <w:pPrChange w:id="599" w:author="Alotaibi, Raed" w:date="2019-07-15T13:58:00Z">
                <w:pPr>
                  <w:spacing w:after="0" w:line="240" w:lineRule="auto"/>
                  <w:jc w:val="center"/>
                </w:pPr>
              </w:pPrChange>
            </w:pPr>
            <w:ins w:id="600" w:author="Alotaibi, Raed" w:date="2019-07-12T12:42:00Z">
              <w:r w:rsidRPr="004D3910">
                <w:rPr>
                  <w:rFonts w:eastAsia="Times New Roman" w:cstheme="minorHAnsi"/>
                  <w:b/>
                  <w:bCs/>
                  <w:color w:val="000000"/>
                  <w:sz w:val="16"/>
                  <w:szCs w:val="16"/>
                </w:rPr>
                <w:t>AF</w:t>
              </w:r>
            </w:ins>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pPr>
              <w:spacing w:after="0" w:line="276" w:lineRule="auto"/>
              <w:jc w:val="center"/>
              <w:rPr>
                <w:ins w:id="601" w:author="Alotaibi, Raed" w:date="2019-07-12T12:42:00Z"/>
                <w:rFonts w:eastAsia="Times New Roman" w:cstheme="minorHAnsi"/>
                <w:b/>
                <w:bCs/>
                <w:color w:val="000000"/>
                <w:sz w:val="16"/>
                <w:szCs w:val="16"/>
              </w:rPr>
              <w:pPrChange w:id="602" w:author="Alotaibi, Raed" w:date="2019-07-15T13:58:00Z">
                <w:pPr>
                  <w:spacing w:after="0" w:line="240" w:lineRule="auto"/>
                  <w:jc w:val="center"/>
                </w:pPr>
              </w:pPrChange>
            </w:pPr>
            <w:ins w:id="603" w:author="Alotaibi, Raed" w:date="2019-07-12T12:42:00Z">
              <w:r w:rsidRPr="004D3910">
                <w:rPr>
                  <w:rFonts w:eastAsia="Times New Roman" w:cstheme="minorHAnsi"/>
                  <w:b/>
                  <w:bCs/>
                  <w:color w:val="000000"/>
                  <w:sz w:val="16"/>
                  <w:szCs w:val="16"/>
                </w:rPr>
                <w:t>Incident cases</w:t>
              </w:r>
            </w:ins>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pPr>
              <w:spacing w:after="0" w:line="276" w:lineRule="auto"/>
              <w:jc w:val="center"/>
              <w:rPr>
                <w:ins w:id="604" w:author="Alotaibi, Raed" w:date="2019-07-12T12:42:00Z"/>
                <w:rFonts w:eastAsia="Times New Roman" w:cstheme="minorHAnsi"/>
                <w:b/>
                <w:bCs/>
                <w:color w:val="000000"/>
                <w:sz w:val="16"/>
                <w:szCs w:val="16"/>
              </w:rPr>
              <w:pPrChange w:id="605" w:author="Alotaibi, Raed" w:date="2019-07-15T13:58:00Z">
                <w:pPr>
                  <w:spacing w:after="0" w:line="240" w:lineRule="auto"/>
                  <w:jc w:val="center"/>
                </w:pPr>
              </w:pPrChange>
            </w:pPr>
            <w:ins w:id="606" w:author="Alotaibi, Raed" w:date="2019-07-12T12:42:00Z">
              <w:r w:rsidRPr="004D3910">
                <w:rPr>
                  <w:rFonts w:eastAsia="Times New Roman" w:cstheme="minorHAnsi"/>
                  <w:b/>
                  <w:bCs/>
                  <w:color w:val="000000"/>
                  <w:sz w:val="16"/>
                  <w:szCs w:val="16"/>
                </w:rPr>
                <w:t>AC</w:t>
              </w:r>
            </w:ins>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pPr>
              <w:spacing w:after="0" w:line="276" w:lineRule="auto"/>
              <w:jc w:val="center"/>
              <w:rPr>
                <w:ins w:id="607" w:author="Alotaibi, Raed" w:date="2019-07-12T12:42:00Z"/>
                <w:rFonts w:eastAsia="Times New Roman" w:cstheme="minorHAnsi"/>
                <w:b/>
                <w:bCs/>
                <w:color w:val="000000"/>
                <w:sz w:val="16"/>
                <w:szCs w:val="16"/>
              </w:rPr>
              <w:pPrChange w:id="608" w:author="Alotaibi, Raed" w:date="2019-07-15T13:58:00Z">
                <w:pPr>
                  <w:spacing w:after="0" w:line="240" w:lineRule="auto"/>
                  <w:jc w:val="center"/>
                </w:pPr>
              </w:pPrChange>
            </w:pPr>
            <w:ins w:id="609" w:author="Alotaibi, Raed" w:date="2019-07-12T12:42:00Z">
              <w:r w:rsidRPr="004D3910">
                <w:rPr>
                  <w:rFonts w:eastAsia="Times New Roman" w:cstheme="minorHAnsi"/>
                  <w:b/>
                  <w:bCs/>
                  <w:color w:val="000000"/>
                  <w:sz w:val="16"/>
                  <w:szCs w:val="16"/>
                </w:rPr>
                <w:t>AF</w:t>
              </w:r>
            </w:ins>
          </w:p>
        </w:tc>
      </w:tr>
      <w:tr w:rsidR="009C6EF2" w:rsidRPr="004D3910" w14:paraId="0645DD79" w14:textId="77777777" w:rsidTr="009C6EF2">
        <w:trPr>
          <w:trHeight w:val="169"/>
          <w:ins w:id="610"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pPr>
              <w:spacing w:after="0" w:line="276" w:lineRule="auto"/>
              <w:rPr>
                <w:ins w:id="611" w:author="Alotaibi, Raed" w:date="2019-07-12T12:42:00Z"/>
                <w:rFonts w:eastAsia="Times New Roman" w:cstheme="minorHAnsi"/>
                <w:b/>
                <w:bCs/>
                <w:color w:val="000000"/>
                <w:sz w:val="16"/>
                <w:szCs w:val="16"/>
              </w:rPr>
              <w:pPrChange w:id="612" w:author="Alotaibi, Raed" w:date="2019-07-15T13:58:00Z">
                <w:pPr>
                  <w:spacing w:after="0" w:line="240" w:lineRule="auto"/>
                </w:pPr>
              </w:pPrChange>
            </w:pPr>
            <w:ins w:id="613"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pPr>
              <w:spacing w:after="0" w:line="276" w:lineRule="auto"/>
              <w:rPr>
                <w:ins w:id="614" w:author="Alotaibi, Raed" w:date="2019-07-12T12:42:00Z"/>
                <w:rFonts w:eastAsia="Times New Roman" w:cstheme="minorHAnsi"/>
                <w:b/>
                <w:bCs/>
                <w:color w:val="000000"/>
                <w:sz w:val="16"/>
                <w:szCs w:val="16"/>
              </w:rPr>
              <w:pPrChange w:id="615" w:author="Alotaibi, Raed" w:date="2019-07-15T13:58:00Z">
                <w:pPr>
                  <w:spacing w:after="0" w:line="240" w:lineRule="auto"/>
                </w:pPr>
              </w:pPrChange>
            </w:pPr>
            <w:ins w:id="616" w:author="Alotaibi, Raed" w:date="2019-07-12T12:42:00Z">
              <w:r w:rsidRPr="004D3910">
                <w:rPr>
                  <w:rFonts w:eastAsia="Times New Roman" w:cstheme="minorHAnsi"/>
                  <w:b/>
                  <w:bCs/>
                  <w:color w:val="000000"/>
                  <w:sz w:val="16"/>
                  <w:szCs w:val="16"/>
                </w:rPr>
                <w:t>Total</w:t>
              </w:r>
            </w:ins>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pPr>
              <w:spacing w:after="0" w:line="276" w:lineRule="auto"/>
              <w:jc w:val="center"/>
              <w:rPr>
                <w:ins w:id="617" w:author="Alotaibi, Raed" w:date="2019-07-12T12:42:00Z"/>
                <w:rFonts w:eastAsia="Times New Roman" w:cstheme="minorHAnsi"/>
                <w:color w:val="000000"/>
                <w:sz w:val="16"/>
                <w:szCs w:val="16"/>
              </w:rPr>
              <w:pPrChange w:id="618" w:author="Alotaibi, Raed" w:date="2019-07-15T13:58:00Z">
                <w:pPr>
                  <w:spacing w:after="0" w:line="240" w:lineRule="auto"/>
                  <w:jc w:val="center"/>
                </w:pPr>
              </w:pPrChange>
            </w:pPr>
            <w:ins w:id="619" w:author="Alotaibi, Raed" w:date="2019-07-12T12:42:00Z">
              <w:r w:rsidRPr="004D3910">
                <w:rPr>
                  <w:rFonts w:ascii="Calibri" w:hAnsi="Calibri" w:cs="Calibri"/>
                  <w:color w:val="000000"/>
                  <w:sz w:val="16"/>
                  <w:szCs w:val="16"/>
                </w:rPr>
                <w:t>794,934</w:t>
              </w:r>
            </w:ins>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pPr>
              <w:spacing w:after="0" w:line="276" w:lineRule="auto"/>
              <w:jc w:val="center"/>
              <w:rPr>
                <w:ins w:id="620" w:author="Alotaibi, Raed" w:date="2019-07-12T12:42:00Z"/>
                <w:rFonts w:eastAsia="Times New Roman" w:cstheme="minorHAnsi"/>
                <w:color w:val="000000"/>
                <w:sz w:val="16"/>
                <w:szCs w:val="16"/>
              </w:rPr>
              <w:pPrChange w:id="621" w:author="Alotaibi, Raed" w:date="2019-07-15T13:58:00Z">
                <w:pPr>
                  <w:spacing w:after="0" w:line="240" w:lineRule="auto"/>
                  <w:jc w:val="center"/>
                </w:pPr>
              </w:pPrChange>
            </w:pPr>
            <w:ins w:id="622" w:author="Alotaibi, Raed" w:date="2019-07-12T12:42:00Z">
              <w:r w:rsidRPr="004D3910">
                <w:rPr>
                  <w:rFonts w:ascii="Calibri" w:hAnsi="Calibri" w:cs="Calibri"/>
                  <w:color w:val="000000"/>
                  <w:sz w:val="16"/>
                  <w:szCs w:val="16"/>
                </w:rPr>
                <w:t>141,931</w:t>
              </w:r>
            </w:ins>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pPr>
              <w:spacing w:after="0" w:line="276" w:lineRule="auto"/>
              <w:jc w:val="center"/>
              <w:rPr>
                <w:ins w:id="623" w:author="Alotaibi, Raed" w:date="2019-07-12T12:42:00Z"/>
                <w:rFonts w:eastAsia="Times New Roman" w:cstheme="minorHAnsi"/>
                <w:color w:val="000000"/>
                <w:sz w:val="16"/>
                <w:szCs w:val="16"/>
              </w:rPr>
              <w:pPrChange w:id="624" w:author="Alotaibi, Raed" w:date="2019-07-15T13:58:00Z">
                <w:pPr>
                  <w:spacing w:after="0" w:line="240" w:lineRule="auto"/>
                  <w:jc w:val="center"/>
                </w:pPr>
              </w:pPrChange>
            </w:pPr>
            <w:ins w:id="625" w:author="Alotaibi, Raed" w:date="2019-07-12T12:42:00Z">
              <w:r w:rsidRPr="004D3910">
                <w:rPr>
                  <w:rFonts w:ascii="Calibri" w:hAnsi="Calibri" w:cs="Calibri"/>
                  <w:color w:val="000000"/>
                  <w:sz w:val="16"/>
                  <w:szCs w:val="16"/>
                </w:rPr>
                <w:t>17.9%</w:t>
              </w:r>
            </w:ins>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pPr>
              <w:spacing w:after="0" w:line="276" w:lineRule="auto"/>
              <w:jc w:val="center"/>
              <w:rPr>
                <w:ins w:id="626" w:author="Alotaibi, Raed" w:date="2019-07-12T12:42:00Z"/>
                <w:rFonts w:eastAsia="Times New Roman" w:cstheme="minorHAnsi"/>
                <w:color w:val="000000"/>
                <w:sz w:val="16"/>
                <w:szCs w:val="16"/>
              </w:rPr>
              <w:pPrChange w:id="627" w:author="Alotaibi, Raed" w:date="2019-07-15T13:58:00Z">
                <w:pPr>
                  <w:spacing w:after="0" w:line="240" w:lineRule="auto"/>
                  <w:jc w:val="center"/>
                </w:pPr>
              </w:pPrChange>
            </w:pPr>
            <w:ins w:id="628" w:author="Alotaibi, Raed" w:date="2019-07-12T12:42:00Z">
              <w:r w:rsidRPr="004D3910">
                <w:rPr>
                  <w:sz w:val="16"/>
                  <w:szCs w:val="16"/>
                </w:rPr>
                <w:t>747,437</w:t>
              </w:r>
            </w:ins>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pPr>
              <w:spacing w:after="0" w:line="276" w:lineRule="auto"/>
              <w:jc w:val="center"/>
              <w:rPr>
                <w:ins w:id="629" w:author="Alotaibi, Raed" w:date="2019-07-12T12:42:00Z"/>
                <w:rFonts w:eastAsia="Times New Roman" w:cstheme="minorHAnsi"/>
                <w:color w:val="000000"/>
                <w:sz w:val="16"/>
                <w:szCs w:val="16"/>
              </w:rPr>
              <w:pPrChange w:id="630" w:author="Alotaibi, Raed" w:date="2019-07-15T13:58:00Z">
                <w:pPr>
                  <w:spacing w:after="0" w:line="240" w:lineRule="auto"/>
                  <w:jc w:val="center"/>
                </w:pPr>
              </w:pPrChange>
            </w:pPr>
            <w:ins w:id="631" w:author="Alotaibi, Raed" w:date="2019-07-12T12:42:00Z">
              <w:r w:rsidRPr="004D3910">
                <w:rPr>
                  <w:sz w:val="16"/>
                  <w:szCs w:val="16"/>
                </w:rPr>
                <w:t>131,739</w:t>
              </w:r>
            </w:ins>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pPr>
              <w:spacing w:after="0" w:line="276" w:lineRule="auto"/>
              <w:jc w:val="center"/>
              <w:rPr>
                <w:ins w:id="632" w:author="Alotaibi, Raed" w:date="2019-07-12T12:42:00Z"/>
                <w:rFonts w:eastAsia="Times New Roman" w:cstheme="minorHAnsi"/>
                <w:color w:val="000000"/>
                <w:sz w:val="16"/>
                <w:szCs w:val="16"/>
              </w:rPr>
              <w:pPrChange w:id="633" w:author="Alotaibi, Raed" w:date="2019-07-15T13:58:00Z">
                <w:pPr>
                  <w:spacing w:after="0" w:line="240" w:lineRule="auto"/>
                  <w:jc w:val="center"/>
                </w:pPr>
              </w:pPrChange>
            </w:pPr>
            <w:ins w:id="634" w:author="Alotaibi, Raed" w:date="2019-07-12T12:42:00Z">
              <w:r w:rsidRPr="004D3910">
                <w:rPr>
                  <w:sz w:val="16"/>
                  <w:szCs w:val="16"/>
                </w:rPr>
                <w:t>17.6%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pPr>
              <w:spacing w:after="0" w:line="276" w:lineRule="auto"/>
              <w:jc w:val="center"/>
              <w:rPr>
                <w:ins w:id="635" w:author="Alotaibi, Raed" w:date="2019-07-12T12:42:00Z"/>
                <w:rFonts w:eastAsia="Times New Roman" w:cstheme="minorHAnsi"/>
                <w:color w:val="000000"/>
                <w:sz w:val="16"/>
                <w:szCs w:val="16"/>
              </w:rPr>
              <w:pPrChange w:id="636" w:author="Alotaibi, Raed" w:date="2019-07-15T13:58:00Z">
                <w:pPr>
                  <w:spacing w:after="0" w:line="240" w:lineRule="auto"/>
                  <w:jc w:val="center"/>
                </w:pPr>
              </w:pPrChange>
            </w:pPr>
            <w:ins w:id="637" w:author="Alotaibi, Raed" w:date="2019-07-12T12:42:00Z">
              <w:r w:rsidRPr="004D3910">
                <w:rPr>
                  <w:rFonts w:ascii="Calibri" w:hAnsi="Calibri" w:cs="Calibri"/>
                  <w:color w:val="000000"/>
                  <w:sz w:val="16"/>
                  <w:szCs w:val="16"/>
                </w:rPr>
                <w:t>-47,497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pPr>
              <w:spacing w:after="0" w:line="276" w:lineRule="auto"/>
              <w:jc w:val="center"/>
              <w:rPr>
                <w:ins w:id="638" w:author="Alotaibi, Raed" w:date="2019-07-12T12:42:00Z"/>
                <w:rFonts w:eastAsia="Times New Roman" w:cstheme="minorHAnsi"/>
                <w:color w:val="000000"/>
                <w:sz w:val="16"/>
                <w:szCs w:val="16"/>
              </w:rPr>
              <w:pPrChange w:id="639" w:author="Alotaibi, Raed" w:date="2019-07-15T13:58:00Z">
                <w:pPr>
                  <w:spacing w:after="0" w:line="240" w:lineRule="auto"/>
                  <w:jc w:val="center"/>
                </w:pPr>
              </w:pPrChange>
            </w:pPr>
            <w:ins w:id="640" w:author="Alotaibi, Raed" w:date="2019-07-12T12:42:00Z">
              <w:r w:rsidRPr="004D3910">
                <w:rPr>
                  <w:rFonts w:ascii="Calibri" w:hAnsi="Calibri" w:cs="Calibri"/>
                  <w:color w:val="000000"/>
                  <w:sz w:val="16"/>
                  <w:szCs w:val="16"/>
                </w:rPr>
                <w:t>-10,192</w:t>
              </w:r>
            </w:ins>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pPr>
              <w:spacing w:after="0" w:line="276" w:lineRule="auto"/>
              <w:jc w:val="center"/>
              <w:rPr>
                <w:ins w:id="641" w:author="Alotaibi, Raed" w:date="2019-07-12T12:42:00Z"/>
                <w:rFonts w:eastAsia="Times New Roman" w:cstheme="minorHAnsi"/>
                <w:color w:val="000000"/>
                <w:sz w:val="16"/>
                <w:szCs w:val="16"/>
              </w:rPr>
              <w:pPrChange w:id="642" w:author="Alotaibi, Raed" w:date="2019-07-15T13:58:00Z">
                <w:pPr>
                  <w:spacing w:after="0" w:line="240" w:lineRule="auto"/>
                  <w:jc w:val="center"/>
                </w:pPr>
              </w:pPrChange>
            </w:pPr>
            <w:ins w:id="643"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pPr>
              <w:spacing w:after="0" w:line="276" w:lineRule="auto"/>
              <w:jc w:val="center"/>
              <w:rPr>
                <w:ins w:id="644" w:author="Alotaibi, Raed" w:date="2019-07-12T12:42:00Z"/>
                <w:rFonts w:eastAsia="Times New Roman" w:cstheme="minorHAnsi"/>
                <w:color w:val="000000"/>
                <w:sz w:val="16"/>
                <w:szCs w:val="16"/>
              </w:rPr>
              <w:pPrChange w:id="645" w:author="Alotaibi, Raed" w:date="2019-07-15T13:58:00Z">
                <w:pPr>
                  <w:spacing w:after="0" w:line="240" w:lineRule="auto"/>
                  <w:jc w:val="center"/>
                </w:pPr>
              </w:pPrChange>
            </w:pPr>
            <w:ins w:id="646" w:author="Alotaibi, Raed" w:date="2019-07-12T12:42:00Z">
              <w:r w:rsidRPr="004D3910">
                <w:rPr>
                  <w:rFonts w:ascii="Calibri" w:hAnsi="Calibri" w:cs="Calibri"/>
                  <w:color w:val="000000"/>
                  <w:sz w:val="16"/>
                  <w:szCs w:val="16"/>
                </w:rPr>
                <w:t>-6.0%</w:t>
              </w:r>
            </w:ins>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pPr>
              <w:spacing w:after="0" w:line="276" w:lineRule="auto"/>
              <w:jc w:val="center"/>
              <w:rPr>
                <w:ins w:id="647" w:author="Alotaibi, Raed" w:date="2019-07-12T12:42:00Z"/>
                <w:rFonts w:eastAsia="Times New Roman" w:cstheme="minorHAnsi"/>
                <w:color w:val="000000"/>
                <w:sz w:val="16"/>
                <w:szCs w:val="16"/>
              </w:rPr>
              <w:pPrChange w:id="648" w:author="Alotaibi, Raed" w:date="2019-07-15T13:58:00Z">
                <w:pPr>
                  <w:spacing w:after="0" w:line="240" w:lineRule="auto"/>
                  <w:jc w:val="center"/>
                </w:pPr>
              </w:pPrChange>
            </w:pPr>
            <w:ins w:id="649" w:author="Alotaibi, Raed" w:date="2019-07-12T12:42:00Z">
              <w:r w:rsidRPr="004D3910">
                <w:rPr>
                  <w:rFonts w:ascii="Calibri" w:hAnsi="Calibri" w:cs="Calibri"/>
                  <w:color w:val="000000"/>
                  <w:sz w:val="16"/>
                  <w:szCs w:val="16"/>
                </w:rPr>
                <w:t>-7.2%</w:t>
              </w:r>
            </w:ins>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pPr>
              <w:spacing w:after="0" w:line="276" w:lineRule="auto"/>
              <w:jc w:val="center"/>
              <w:rPr>
                <w:ins w:id="650" w:author="Alotaibi, Raed" w:date="2019-07-12T12:42:00Z"/>
                <w:rFonts w:eastAsia="Times New Roman" w:cstheme="minorHAnsi"/>
                <w:color w:val="000000"/>
                <w:sz w:val="16"/>
                <w:szCs w:val="16"/>
              </w:rPr>
              <w:pPrChange w:id="651" w:author="Alotaibi, Raed" w:date="2019-07-15T13:58:00Z">
                <w:pPr>
                  <w:spacing w:after="0" w:line="240" w:lineRule="auto"/>
                  <w:jc w:val="center"/>
                </w:pPr>
              </w:pPrChange>
            </w:pPr>
            <w:ins w:id="652" w:author="Alotaibi, Raed" w:date="2019-07-12T12:42:00Z">
              <w:r w:rsidRPr="004D3910">
                <w:rPr>
                  <w:rFonts w:ascii="Calibri" w:hAnsi="Calibri" w:cs="Calibri"/>
                  <w:color w:val="000000"/>
                  <w:sz w:val="16"/>
                  <w:szCs w:val="16"/>
                </w:rPr>
                <w:t>-1.7%</w:t>
              </w:r>
            </w:ins>
          </w:p>
        </w:tc>
      </w:tr>
      <w:tr w:rsidR="009C6EF2" w:rsidRPr="004D3910" w14:paraId="0203270A" w14:textId="77777777" w:rsidTr="009C6EF2">
        <w:trPr>
          <w:trHeight w:val="249"/>
          <w:ins w:id="653"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pPr>
              <w:spacing w:after="0" w:line="276" w:lineRule="auto"/>
              <w:rPr>
                <w:ins w:id="654" w:author="Alotaibi, Raed" w:date="2019-07-12T12:42:00Z"/>
                <w:rFonts w:eastAsia="Times New Roman" w:cstheme="minorHAnsi"/>
                <w:b/>
                <w:bCs/>
                <w:color w:val="000000"/>
                <w:sz w:val="16"/>
                <w:szCs w:val="16"/>
              </w:rPr>
              <w:pPrChange w:id="655" w:author="Alotaibi, Raed" w:date="2019-07-15T13:58:00Z">
                <w:pPr>
                  <w:spacing w:after="0" w:line="240" w:lineRule="auto"/>
                </w:pPr>
              </w:pPrChange>
            </w:pPr>
            <w:ins w:id="656" w:author="Alotaibi, Raed" w:date="2019-07-12T12:42:00Z">
              <w:r w:rsidRPr="004D3910">
                <w:rPr>
                  <w:rFonts w:eastAsia="Times New Roman" w:cstheme="minorHAnsi"/>
                  <w:b/>
                  <w:bCs/>
                  <w:color w:val="000000"/>
                  <w:sz w:val="16"/>
                  <w:szCs w:val="16"/>
                </w:rPr>
                <w:t>By living location (% of Total)</w:t>
              </w:r>
            </w:ins>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pPr>
              <w:spacing w:after="0" w:line="276" w:lineRule="auto"/>
              <w:rPr>
                <w:ins w:id="657" w:author="Alotaibi, Raed" w:date="2019-07-12T12:42:00Z"/>
                <w:rFonts w:eastAsia="Times New Roman" w:cstheme="minorHAnsi"/>
                <w:b/>
                <w:bCs/>
                <w:color w:val="000000"/>
                <w:sz w:val="16"/>
                <w:szCs w:val="16"/>
              </w:rPr>
              <w:pPrChange w:id="658" w:author="Alotaibi, Raed" w:date="2019-07-15T13:58:00Z">
                <w:pPr>
                  <w:spacing w:after="0" w:line="240" w:lineRule="auto"/>
                </w:pPr>
              </w:pPrChange>
            </w:pPr>
            <w:ins w:id="659" w:author="Alotaibi, Raed" w:date="2019-07-12T12:42:00Z">
              <w:r w:rsidRPr="004D3910">
                <w:rPr>
                  <w:rFonts w:eastAsia="Times New Roman" w:cstheme="minorHAnsi"/>
                  <w:b/>
                  <w:bCs/>
                  <w:color w:val="000000"/>
                  <w:sz w:val="16"/>
                  <w:szCs w:val="16"/>
                </w:rPr>
                <w:t>Rural</w:t>
              </w:r>
            </w:ins>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pPr>
              <w:spacing w:after="0" w:line="276" w:lineRule="auto"/>
              <w:jc w:val="center"/>
              <w:rPr>
                <w:ins w:id="660" w:author="Alotaibi, Raed" w:date="2019-07-12T12:42:00Z"/>
                <w:rFonts w:eastAsia="Times New Roman" w:cstheme="minorHAnsi"/>
                <w:color w:val="000000"/>
                <w:sz w:val="16"/>
                <w:szCs w:val="16"/>
              </w:rPr>
              <w:pPrChange w:id="661" w:author="Alotaibi, Raed" w:date="2019-07-15T13:58:00Z">
                <w:pPr>
                  <w:spacing w:after="0" w:line="240" w:lineRule="auto"/>
                  <w:jc w:val="center"/>
                </w:pPr>
              </w:pPrChange>
            </w:pPr>
            <w:ins w:id="662" w:author="Alotaibi, Raed" w:date="2019-07-12T12:42:00Z">
              <w:r w:rsidRPr="004D3910">
                <w:rPr>
                  <w:rFonts w:ascii="Calibri" w:hAnsi="Calibri" w:cs="Calibri"/>
                  <w:color w:val="000000"/>
                  <w:sz w:val="16"/>
                  <w:szCs w:val="16"/>
                </w:rPr>
                <w:t>148,470 (19%)</w:t>
              </w:r>
            </w:ins>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pPr>
              <w:spacing w:after="0" w:line="276" w:lineRule="auto"/>
              <w:jc w:val="center"/>
              <w:rPr>
                <w:ins w:id="663" w:author="Alotaibi, Raed" w:date="2019-07-12T12:42:00Z"/>
                <w:rFonts w:eastAsia="Times New Roman" w:cstheme="minorHAnsi"/>
                <w:color w:val="000000"/>
                <w:sz w:val="16"/>
                <w:szCs w:val="16"/>
              </w:rPr>
              <w:pPrChange w:id="664" w:author="Alotaibi, Raed" w:date="2019-07-15T13:58:00Z">
                <w:pPr>
                  <w:spacing w:after="0" w:line="240" w:lineRule="auto"/>
                  <w:jc w:val="center"/>
                </w:pPr>
              </w:pPrChange>
            </w:pPr>
            <w:ins w:id="665" w:author="Alotaibi, Raed" w:date="2019-07-12T12:42:00Z">
              <w:r w:rsidRPr="004D3910">
                <w:rPr>
                  <w:rFonts w:ascii="Calibri" w:hAnsi="Calibri" w:cs="Calibri"/>
                  <w:color w:val="000000"/>
                  <w:sz w:val="16"/>
                  <w:szCs w:val="16"/>
                </w:rPr>
                <w:t>14,466 (10%)</w:t>
              </w:r>
            </w:ins>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pPr>
              <w:spacing w:after="0" w:line="276" w:lineRule="auto"/>
              <w:jc w:val="center"/>
              <w:rPr>
                <w:ins w:id="666" w:author="Alotaibi, Raed" w:date="2019-07-12T12:42:00Z"/>
                <w:rFonts w:eastAsia="Times New Roman" w:cstheme="minorHAnsi"/>
                <w:color w:val="000000"/>
                <w:sz w:val="16"/>
                <w:szCs w:val="16"/>
              </w:rPr>
              <w:pPrChange w:id="667" w:author="Alotaibi, Raed" w:date="2019-07-15T13:58:00Z">
                <w:pPr>
                  <w:spacing w:after="0" w:line="240" w:lineRule="auto"/>
                  <w:jc w:val="center"/>
                </w:pPr>
              </w:pPrChange>
            </w:pPr>
            <w:ins w:id="668" w:author="Alotaibi, Raed" w:date="2019-07-12T12:42:00Z">
              <w:r w:rsidRPr="004D3910">
                <w:rPr>
                  <w:rFonts w:ascii="Calibri" w:hAnsi="Calibri" w:cs="Calibri"/>
                  <w:color w:val="000000"/>
                  <w:sz w:val="16"/>
                  <w:szCs w:val="16"/>
                </w:rPr>
                <w:t>9.7%</w:t>
              </w:r>
            </w:ins>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pPr>
              <w:spacing w:after="0" w:line="276" w:lineRule="auto"/>
              <w:jc w:val="center"/>
              <w:rPr>
                <w:ins w:id="669" w:author="Alotaibi, Raed" w:date="2019-07-12T12:42:00Z"/>
                <w:rFonts w:eastAsia="Times New Roman" w:cstheme="minorHAnsi"/>
                <w:color w:val="000000"/>
                <w:sz w:val="16"/>
                <w:szCs w:val="16"/>
              </w:rPr>
              <w:pPrChange w:id="670" w:author="Alotaibi, Raed" w:date="2019-07-15T13:58:00Z">
                <w:pPr>
                  <w:spacing w:after="0" w:line="240" w:lineRule="auto"/>
                  <w:jc w:val="center"/>
                </w:pPr>
              </w:pPrChange>
            </w:pPr>
            <w:ins w:id="671" w:author="Alotaibi, Raed" w:date="2019-07-12T12:42:00Z">
              <w:r w:rsidRPr="004D3910">
                <w:rPr>
                  <w:sz w:val="16"/>
                  <w:szCs w:val="16"/>
                </w:rPr>
                <w:t>140,799</w:t>
              </w:r>
              <w:r>
                <w:rPr>
                  <w:sz w:val="16"/>
                  <w:szCs w:val="16"/>
                </w:rPr>
                <w:t xml:space="preserve"> (19%)</w:t>
              </w:r>
            </w:ins>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pPr>
              <w:spacing w:after="0" w:line="276" w:lineRule="auto"/>
              <w:jc w:val="center"/>
              <w:rPr>
                <w:ins w:id="672" w:author="Alotaibi, Raed" w:date="2019-07-12T12:42:00Z"/>
                <w:rFonts w:eastAsia="Times New Roman" w:cstheme="minorHAnsi"/>
                <w:color w:val="000000"/>
                <w:sz w:val="16"/>
                <w:szCs w:val="16"/>
              </w:rPr>
              <w:pPrChange w:id="673" w:author="Alotaibi, Raed" w:date="2019-07-15T13:58:00Z">
                <w:pPr>
                  <w:spacing w:after="0" w:line="240" w:lineRule="auto"/>
                  <w:jc w:val="center"/>
                </w:pPr>
              </w:pPrChange>
            </w:pPr>
            <w:ins w:id="674" w:author="Alotaibi, Raed" w:date="2019-07-12T12:42:00Z">
              <w:r w:rsidRPr="004D3910">
                <w:rPr>
                  <w:sz w:val="16"/>
                  <w:szCs w:val="16"/>
                </w:rPr>
                <w:t>13,788</w:t>
              </w:r>
              <w:r>
                <w:rPr>
                  <w:sz w:val="16"/>
                  <w:szCs w:val="16"/>
                </w:rPr>
                <w:t xml:space="preserve"> (10%)</w:t>
              </w:r>
            </w:ins>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pPr>
              <w:spacing w:after="0" w:line="276" w:lineRule="auto"/>
              <w:jc w:val="center"/>
              <w:rPr>
                <w:ins w:id="675" w:author="Alotaibi, Raed" w:date="2019-07-12T12:42:00Z"/>
                <w:rFonts w:eastAsia="Times New Roman" w:cstheme="minorHAnsi"/>
                <w:color w:val="000000"/>
                <w:sz w:val="16"/>
                <w:szCs w:val="16"/>
              </w:rPr>
              <w:pPrChange w:id="676" w:author="Alotaibi, Raed" w:date="2019-07-15T13:58:00Z">
                <w:pPr>
                  <w:spacing w:after="0" w:line="240" w:lineRule="auto"/>
                  <w:jc w:val="center"/>
                </w:pPr>
              </w:pPrChange>
            </w:pPr>
            <w:ins w:id="677" w:author="Alotaibi, Raed" w:date="2019-07-12T12:42:00Z">
              <w:r w:rsidRPr="004D3910">
                <w:rPr>
                  <w:sz w:val="16"/>
                  <w:szCs w:val="16"/>
                </w:rPr>
                <w:t>9.8%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pPr>
              <w:spacing w:after="0" w:line="276" w:lineRule="auto"/>
              <w:jc w:val="center"/>
              <w:rPr>
                <w:ins w:id="678" w:author="Alotaibi, Raed" w:date="2019-07-12T12:42:00Z"/>
                <w:rFonts w:eastAsia="Times New Roman" w:cstheme="minorHAnsi"/>
                <w:color w:val="000000"/>
                <w:sz w:val="16"/>
                <w:szCs w:val="16"/>
              </w:rPr>
              <w:pPrChange w:id="679" w:author="Alotaibi, Raed" w:date="2019-07-15T13:58:00Z">
                <w:pPr>
                  <w:spacing w:after="0" w:line="240" w:lineRule="auto"/>
                  <w:jc w:val="center"/>
                </w:pPr>
              </w:pPrChange>
            </w:pPr>
            <w:ins w:id="680" w:author="Alotaibi, Raed" w:date="2019-07-12T12:42:00Z">
              <w:r w:rsidRPr="004D3910">
                <w:rPr>
                  <w:rFonts w:ascii="Calibri" w:hAnsi="Calibri" w:cs="Calibri"/>
                  <w:color w:val="000000"/>
                  <w:sz w:val="16"/>
                  <w:szCs w:val="16"/>
                </w:rPr>
                <w:t>-7,671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pPr>
              <w:spacing w:after="0" w:line="276" w:lineRule="auto"/>
              <w:jc w:val="center"/>
              <w:rPr>
                <w:ins w:id="681" w:author="Alotaibi, Raed" w:date="2019-07-12T12:42:00Z"/>
                <w:rFonts w:eastAsia="Times New Roman" w:cstheme="minorHAnsi"/>
                <w:color w:val="000000"/>
                <w:sz w:val="16"/>
                <w:szCs w:val="16"/>
              </w:rPr>
              <w:pPrChange w:id="682" w:author="Alotaibi, Raed" w:date="2019-07-15T13:58:00Z">
                <w:pPr>
                  <w:spacing w:after="0" w:line="240" w:lineRule="auto"/>
                  <w:jc w:val="center"/>
                </w:pPr>
              </w:pPrChange>
            </w:pPr>
            <w:ins w:id="683" w:author="Alotaibi, Raed" w:date="2019-07-12T12:42:00Z">
              <w:r w:rsidRPr="004D3910">
                <w:rPr>
                  <w:rFonts w:ascii="Calibri" w:hAnsi="Calibri" w:cs="Calibri"/>
                  <w:color w:val="000000"/>
                  <w:sz w:val="16"/>
                  <w:szCs w:val="16"/>
                </w:rPr>
                <w:t>-678</w:t>
              </w:r>
            </w:ins>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pPr>
              <w:spacing w:after="0" w:line="276" w:lineRule="auto"/>
              <w:jc w:val="center"/>
              <w:rPr>
                <w:ins w:id="684" w:author="Alotaibi, Raed" w:date="2019-07-12T12:42:00Z"/>
                <w:rFonts w:eastAsia="Times New Roman" w:cstheme="minorHAnsi"/>
                <w:color w:val="000000"/>
                <w:sz w:val="16"/>
                <w:szCs w:val="16"/>
              </w:rPr>
              <w:pPrChange w:id="685" w:author="Alotaibi, Raed" w:date="2019-07-15T13:58:00Z">
                <w:pPr>
                  <w:spacing w:after="0" w:line="240" w:lineRule="auto"/>
                  <w:jc w:val="center"/>
                </w:pPr>
              </w:pPrChange>
            </w:pPr>
            <w:ins w:id="686"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pPr>
              <w:spacing w:after="0" w:line="276" w:lineRule="auto"/>
              <w:jc w:val="center"/>
              <w:rPr>
                <w:ins w:id="687" w:author="Alotaibi, Raed" w:date="2019-07-12T12:42:00Z"/>
                <w:rFonts w:eastAsia="Times New Roman" w:cstheme="minorHAnsi"/>
                <w:color w:val="000000"/>
                <w:sz w:val="16"/>
                <w:szCs w:val="16"/>
              </w:rPr>
              <w:pPrChange w:id="688" w:author="Alotaibi, Raed" w:date="2019-07-15T13:58:00Z">
                <w:pPr>
                  <w:spacing w:after="0" w:line="240" w:lineRule="auto"/>
                  <w:jc w:val="center"/>
                </w:pPr>
              </w:pPrChange>
            </w:pPr>
            <w:ins w:id="689" w:author="Alotaibi, Raed" w:date="2019-07-12T12:42:00Z">
              <w:r w:rsidRPr="004D3910">
                <w:rPr>
                  <w:rFonts w:ascii="Calibri" w:hAnsi="Calibri" w:cs="Calibri"/>
                  <w:color w:val="000000"/>
                  <w:sz w:val="16"/>
                  <w:szCs w:val="16"/>
                </w:rPr>
                <w:t>-5.2%</w:t>
              </w:r>
            </w:ins>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pPr>
              <w:spacing w:after="0" w:line="276" w:lineRule="auto"/>
              <w:jc w:val="center"/>
              <w:rPr>
                <w:ins w:id="690" w:author="Alotaibi, Raed" w:date="2019-07-12T12:42:00Z"/>
                <w:rFonts w:eastAsia="Times New Roman" w:cstheme="minorHAnsi"/>
                <w:color w:val="000000"/>
                <w:sz w:val="16"/>
                <w:szCs w:val="16"/>
              </w:rPr>
              <w:pPrChange w:id="691" w:author="Alotaibi, Raed" w:date="2019-07-15T13:58:00Z">
                <w:pPr>
                  <w:spacing w:after="0" w:line="240" w:lineRule="auto"/>
                  <w:jc w:val="center"/>
                </w:pPr>
              </w:pPrChange>
            </w:pPr>
            <w:ins w:id="692" w:author="Alotaibi, Raed" w:date="2019-07-12T12:42:00Z">
              <w:r w:rsidRPr="004D3910">
                <w:rPr>
                  <w:rFonts w:ascii="Calibri" w:hAnsi="Calibri" w:cs="Calibri"/>
                  <w:color w:val="000000"/>
                  <w:sz w:val="16"/>
                  <w:szCs w:val="16"/>
                </w:rPr>
                <w:t>-4.7%</w:t>
              </w:r>
            </w:ins>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pPr>
              <w:spacing w:after="0" w:line="276" w:lineRule="auto"/>
              <w:jc w:val="center"/>
              <w:rPr>
                <w:ins w:id="693" w:author="Alotaibi, Raed" w:date="2019-07-12T12:42:00Z"/>
                <w:rFonts w:eastAsia="Times New Roman" w:cstheme="minorHAnsi"/>
                <w:color w:val="000000"/>
                <w:sz w:val="16"/>
                <w:szCs w:val="16"/>
              </w:rPr>
              <w:pPrChange w:id="694" w:author="Alotaibi, Raed" w:date="2019-07-15T13:58:00Z">
                <w:pPr>
                  <w:spacing w:after="0" w:line="240" w:lineRule="auto"/>
                  <w:jc w:val="center"/>
                </w:pPr>
              </w:pPrChange>
            </w:pPr>
            <w:ins w:id="695" w:author="Alotaibi, Raed" w:date="2019-07-12T12:42:00Z">
              <w:r w:rsidRPr="004D3910">
                <w:rPr>
                  <w:rFonts w:ascii="Calibri" w:hAnsi="Calibri" w:cs="Calibri"/>
                  <w:color w:val="000000"/>
                  <w:sz w:val="16"/>
                  <w:szCs w:val="16"/>
                </w:rPr>
                <w:t>1.0%</w:t>
              </w:r>
            </w:ins>
          </w:p>
        </w:tc>
      </w:tr>
      <w:tr w:rsidR="009C6EF2" w:rsidRPr="004D3910" w14:paraId="01B265D8" w14:textId="77777777" w:rsidTr="009C6EF2">
        <w:trPr>
          <w:trHeight w:val="249"/>
          <w:ins w:id="696"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pPr>
              <w:spacing w:after="0" w:line="276" w:lineRule="auto"/>
              <w:rPr>
                <w:ins w:id="697" w:author="Alotaibi, Raed" w:date="2019-07-12T12:42:00Z"/>
                <w:rFonts w:eastAsia="Times New Roman" w:cstheme="minorHAnsi"/>
                <w:b/>
                <w:bCs/>
                <w:color w:val="000000"/>
                <w:sz w:val="16"/>
                <w:szCs w:val="16"/>
              </w:rPr>
              <w:pPrChange w:id="698"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pPr>
              <w:spacing w:after="0" w:line="276" w:lineRule="auto"/>
              <w:rPr>
                <w:ins w:id="699" w:author="Alotaibi, Raed" w:date="2019-07-12T12:42:00Z"/>
                <w:rFonts w:eastAsia="Times New Roman" w:cstheme="minorHAnsi"/>
                <w:b/>
                <w:bCs/>
                <w:color w:val="000000"/>
                <w:sz w:val="16"/>
                <w:szCs w:val="16"/>
              </w:rPr>
              <w:pPrChange w:id="700" w:author="Alotaibi, Raed" w:date="2019-07-15T13:58:00Z">
                <w:pPr>
                  <w:spacing w:after="0" w:line="240" w:lineRule="auto"/>
                </w:pPr>
              </w:pPrChange>
            </w:pPr>
            <w:ins w:id="701" w:author="Alotaibi, Raed" w:date="2019-07-12T12:42:00Z">
              <w:r w:rsidRPr="004D3910">
                <w:rPr>
                  <w:rFonts w:eastAsia="Times New Roman" w:cstheme="minorHAnsi"/>
                  <w:b/>
                  <w:bCs/>
                  <w:color w:val="000000"/>
                  <w:sz w:val="16"/>
                  <w:szCs w:val="16"/>
                </w:rPr>
                <w:t>Urban cluster</w:t>
              </w:r>
            </w:ins>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pPr>
              <w:spacing w:after="0" w:line="276" w:lineRule="auto"/>
              <w:jc w:val="center"/>
              <w:rPr>
                <w:ins w:id="702" w:author="Alotaibi, Raed" w:date="2019-07-12T12:42:00Z"/>
                <w:rFonts w:eastAsia="Times New Roman" w:cstheme="minorHAnsi"/>
                <w:color w:val="000000"/>
                <w:sz w:val="16"/>
                <w:szCs w:val="16"/>
              </w:rPr>
              <w:pPrChange w:id="703" w:author="Alotaibi, Raed" w:date="2019-07-15T13:58:00Z">
                <w:pPr>
                  <w:spacing w:after="0" w:line="240" w:lineRule="auto"/>
                  <w:jc w:val="center"/>
                </w:pPr>
              </w:pPrChange>
            </w:pPr>
            <w:ins w:id="704" w:author="Alotaibi, Raed" w:date="2019-07-12T12:42:00Z">
              <w:r w:rsidRPr="004D3910">
                <w:rPr>
                  <w:rFonts w:ascii="Calibri" w:hAnsi="Calibri" w:cs="Calibri"/>
                  <w:color w:val="000000"/>
                  <w:sz w:val="16"/>
                  <w:szCs w:val="16"/>
                </w:rPr>
                <w:t>75,453 (9%)</w:t>
              </w:r>
            </w:ins>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pPr>
              <w:spacing w:after="0" w:line="276" w:lineRule="auto"/>
              <w:jc w:val="center"/>
              <w:rPr>
                <w:ins w:id="705" w:author="Alotaibi, Raed" w:date="2019-07-12T12:42:00Z"/>
                <w:rFonts w:eastAsia="Times New Roman" w:cstheme="minorHAnsi"/>
                <w:color w:val="000000"/>
                <w:sz w:val="16"/>
                <w:szCs w:val="16"/>
              </w:rPr>
              <w:pPrChange w:id="706" w:author="Alotaibi, Raed" w:date="2019-07-15T13:58:00Z">
                <w:pPr>
                  <w:spacing w:after="0" w:line="240" w:lineRule="auto"/>
                  <w:jc w:val="center"/>
                </w:pPr>
              </w:pPrChange>
            </w:pPr>
            <w:ins w:id="707" w:author="Alotaibi, Raed" w:date="2019-07-12T12:42:00Z">
              <w:r w:rsidRPr="004D3910">
                <w:rPr>
                  <w:rFonts w:ascii="Calibri" w:hAnsi="Calibri" w:cs="Calibri"/>
                  <w:color w:val="000000"/>
                  <w:sz w:val="16"/>
                  <w:szCs w:val="16"/>
                </w:rPr>
                <w:t>9,844 (7%)</w:t>
              </w:r>
            </w:ins>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pPr>
              <w:spacing w:after="0" w:line="276" w:lineRule="auto"/>
              <w:jc w:val="center"/>
              <w:rPr>
                <w:ins w:id="708" w:author="Alotaibi, Raed" w:date="2019-07-12T12:42:00Z"/>
                <w:rFonts w:eastAsia="Times New Roman" w:cstheme="minorHAnsi"/>
                <w:color w:val="000000"/>
                <w:sz w:val="16"/>
                <w:szCs w:val="16"/>
              </w:rPr>
              <w:pPrChange w:id="709" w:author="Alotaibi, Raed" w:date="2019-07-15T13:58:00Z">
                <w:pPr>
                  <w:spacing w:after="0" w:line="240" w:lineRule="auto"/>
                  <w:jc w:val="center"/>
                </w:pPr>
              </w:pPrChange>
            </w:pPr>
            <w:ins w:id="710" w:author="Alotaibi, Raed" w:date="2019-07-12T12:42:00Z">
              <w:r w:rsidRPr="004D3910">
                <w:rPr>
                  <w:rFonts w:ascii="Calibri" w:hAnsi="Calibri" w:cs="Calibri"/>
                  <w:color w:val="000000"/>
                  <w:sz w:val="16"/>
                  <w:szCs w:val="16"/>
                </w:rPr>
                <w:t>13.0%</w:t>
              </w:r>
            </w:ins>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pPr>
              <w:spacing w:after="0" w:line="276" w:lineRule="auto"/>
              <w:jc w:val="center"/>
              <w:rPr>
                <w:ins w:id="711" w:author="Alotaibi, Raed" w:date="2019-07-12T12:42:00Z"/>
                <w:rFonts w:eastAsia="Times New Roman" w:cstheme="minorHAnsi"/>
                <w:color w:val="000000"/>
                <w:sz w:val="16"/>
                <w:szCs w:val="16"/>
              </w:rPr>
              <w:pPrChange w:id="712" w:author="Alotaibi, Raed" w:date="2019-07-15T13:58:00Z">
                <w:pPr>
                  <w:spacing w:after="0" w:line="240" w:lineRule="auto"/>
                  <w:jc w:val="center"/>
                </w:pPr>
              </w:pPrChange>
            </w:pPr>
            <w:ins w:id="713" w:author="Alotaibi, Raed" w:date="2019-07-12T12:42:00Z">
              <w:r w:rsidRPr="004D3910">
                <w:rPr>
                  <w:sz w:val="16"/>
                  <w:szCs w:val="16"/>
                </w:rPr>
                <w:t>70,524</w:t>
              </w:r>
              <w:r>
                <w:rPr>
                  <w:sz w:val="16"/>
                  <w:szCs w:val="16"/>
                </w:rPr>
                <w:t xml:space="preserve"> (9%)</w:t>
              </w:r>
            </w:ins>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pPr>
              <w:spacing w:after="0" w:line="276" w:lineRule="auto"/>
              <w:jc w:val="center"/>
              <w:rPr>
                <w:ins w:id="714" w:author="Alotaibi, Raed" w:date="2019-07-12T12:42:00Z"/>
                <w:rFonts w:eastAsia="Times New Roman" w:cstheme="minorHAnsi"/>
                <w:color w:val="000000"/>
                <w:sz w:val="16"/>
                <w:szCs w:val="16"/>
              </w:rPr>
              <w:pPrChange w:id="715" w:author="Alotaibi, Raed" w:date="2019-07-15T13:58:00Z">
                <w:pPr>
                  <w:spacing w:after="0" w:line="240" w:lineRule="auto"/>
                  <w:jc w:val="center"/>
                </w:pPr>
              </w:pPrChange>
            </w:pPr>
            <w:ins w:id="716" w:author="Alotaibi, Raed" w:date="2019-07-12T12:42:00Z">
              <w:r w:rsidRPr="004D3910">
                <w:rPr>
                  <w:sz w:val="16"/>
                  <w:szCs w:val="16"/>
                </w:rPr>
                <w:t>9,206</w:t>
              </w:r>
              <w:r>
                <w:rPr>
                  <w:sz w:val="16"/>
                  <w:szCs w:val="16"/>
                </w:rPr>
                <w:t xml:space="preserve"> (7%)</w:t>
              </w:r>
            </w:ins>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pPr>
              <w:spacing w:after="0" w:line="276" w:lineRule="auto"/>
              <w:jc w:val="center"/>
              <w:rPr>
                <w:ins w:id="717" w:author="Alotaibi, Raed" w:date="2019-07-12T12:42:00Z"/>
                <w:rFonts w:eastAsia="Times New Roman" w:cstheme="minorHAnsi"/>
                <w:color w:val="000000"/>
                <w:sz w:val="16"/>
                <w:szCs w:val="16"/>
              </w:rPr>
              <w:pPrChange w:id="718" w:author="Alotaibi, Raed" w:date="2019-07-15T13:58:00Z">
                <w:pPr>
                  <w:spacing w:after="0" w:line="240" w:lineRule="auto"/>
                  <w:jc w:val="center"/>
                </w:pPr>
              </w:pPrChange>
            </w:pPr>
            <w:ins w:id="719" w:author="Alotaibi, Raed" w:date="2019-07-12T12:42:00Z">
              <w:r w:rsidRPr="004D3910">
                <w:rPr>
                  <w:sz w:val="16"/>
                  <w:szCs w:val="16"/>
                </w:rPr>
                <w:t>13.1%</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pPr>
              <w:spacing w:after="0" w:line="276" w:lineRule="auto"/>
              <w:jc w:val="center"/>
              <w:rPr>
                <w:ins w:id="720" w:author="Alotaibi, Raed" w:date="2019-07-12T12:42:00Z"/>
                <w:rFonts w:eastAsia="Times New Roman" w:cstheme="minorHAnsi"/>
                <w:color w:val="000000"/>
                <w:sz w:val="16"/>
                <w:szCs w:val="16"/>
              </w:rPr>
              <w:pPrChange w:id="721" w:author="Alotaibi, Raed" w:date="2019-07-15T13:58:00Z">
                <w:pPr>
                  <w:spacing w:after="0" w:line="240" w:lineRule="auto"/>
                  <w:jc w:val="center"/>
                </w:pPr>
              </w:pPrChange>
            </w:pPr>
            <w:ins w:id="722" w:author="Alotaibi, Raed" w:date="2019-07-12T12:42:00Z">
              <w:r w:rsidRPr="004D3910">
                <w:rPr>
                  <w:rFonts w:ascii="Calibri" w:hAnsi="Calibri" w:cs="Calibri"/>
                  <w:color w:val="000000"/>
                  <w:sz w:val="16"/>
                  <w:szCs w:val="16"/>
                </w:rPr>
                <w:t>-4,929</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pPr>
              <w:spacing w:after="0" w:line="276" w:lineRule="auto"/>
              <w:jc w:val="center"/>
              <w:rPr>
                <w:ins w:id="723" w:author="Alotaibi, Raed" w:date="2019-07-12T12:42:00Z"/>
                <w:rFonts w:eastAsia="Times New Roman" w:cstheme="minorHAnsi"/>
                <w:color w:val="000000"/>
                <w:sz w:val="16"/>
                <w:szCs w:val="16"/>
              </w:rPr>
              <w:pPrChange w:id="724" w:author="Alotaibi, Raed" w:date="2019-07-15T13:58:00Z">
                <w:pPr>
                  <w:spacing w:after="0" w:line="240" w:lineRule="auto"/>
                  <w:jc w:val="center"/>
                </w:pPr>
              </w:pPrChange>
            </w:pPr>
            <w:ins w:id="725" w:author="Alotaibi, Raed" w:date="2019-07-12T12:42:00Z">
              <w:r w:rsidRPr="004D3910">
                <w:rPr>
                  <w:rFonts w:ascii="Calibri" w:hAnsi="Calibri" w:cs="Calibri"/>
                  <w:color w:val="000000"/>
                  <w:sz w:val="16"/>
                  <w:szCs w:val="16"/>
                </w:rPr>
                <w:t>-638</w:t>
              </w:r>
            </w:ins>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pPr>
              <w:spacing w:after="0" w:line="276" w:lineRule="auto"/>
              <w:jc w:val="center"/>
              <w:rPr>
                <w:ins w:id="726" w:author="Alotaibi, Raed" w:date="2019-07-12T12:42:00Z"/>
                <w:rFonts w:eastAsia="Times New Roman" w:cstheme="minorHAnsi"/>
                <w:color w:val="000000"/>
                <w:sz w:val="16"/>
                <w:szCs w:val="16"/>
              </w:rPr>
              <w:pPrChange w:id="727" w:author="Alotaibi, Raed" w:date="2019-07-15T13:58:00Z">
                <w:pPr>
                  <w:spacing w:after="0" w:line="240" w:lineRule="auto"/>
                  <w:jc w:val="center"/>
                </w:pPr>
              </w:pPrChange>
            </w:pPr>
            <w:ins w:id="728"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pPr>
              <w:spacing w:after="0" w:line="276" w:lineRule="auto"/>
              <w:jc w:val="center"/>
              <w:rPr>
                <w:ins w:id="729" w:author="Alotaibi, Raed" w:date="2019-07-12T12:42:00Z"/>
                <w:rFonts w:eastAsia="Times New Roman" w:cstheme="minorHAnsi"/>
                <w:color w:val="000000"/>
                <w:sz w:val="16"/>
                <w:szCs w:val="16"/>
              </w:rPr>
              <w:pPrChange w:id="730" w:author="Alotaibi, Raed" w:date="2019-07-15T13:58:00Z">
                <w:pPr>
                  <w:spacing w:after="0" w:line="240" w:lineRule="auto"/>
                  <w:jc w:val="center"/>
                </w:pPr>
              </w:pPrChange>
            </w:pPr>
            <w:ins w:id="731"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pPr>
              <w:spacing w:after="0" w:line="276" w:lineRule="auto"/>
              <w:jc w:val="center"/>
              <w:rPr>
                <w:ins w:id="732" w:author="Alotaibi, Raed" w:date="2019-07-12T12:42:00Z"/>
                <w:rFonts w:eastAsia="Times New Roman" w:cstheme="minorHAnsi"/>
                <w:color w:val="000000"/>
                <w:sz w:val="16"/>
                <w:szCs w:val="16"/>
              </w:rPr>
              <w:pPrChange w:id="733" w:author="Alotaibi, Raed" w:date="2019-07-15T13:58:00Z">
                <w:pPr>
                  <w:spacing w:after="0" w:line="240" w:lineRule="auto"/>
                  <w:jc w:val="center"/>
                </w:pPr>
              </w:pPrChange>
            </w:pPr>
            <w:ins w:id="734" w:author="Alotaibi, Raed" w:date="2019-07-12T12:42:00Z">
              <w:r w:rsidRPr="004D3910">
                <w:rPr>
                  <w:rFonts w:ascii="Calibri" w:hAnsi="Calibri" w:cs="Calibri"/>
                  <w:color w:val="000000"/>
                  <w:sz w:val="16"/>
                  <w:szCs w:val="16"/>
                </w:rPr>
                <w:t>-6.5%</w:t>
              </w:r>
            </w:ins>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pPr>
              <w:spacing w:after="0" w:line="276" w:lineRule="auto"/>
              <w:jc w:val="center"/>
              <w:rPr>
                <w:ins w:id="735" w:author="Alotaibi, Raed" w:date="2019-07-12T12:42:00Z"/>
                <w:rFonts w:eastAsia="Times New Roman" w:cstheme="minorHAnsi"/>
                <w:color w:val="000000"/>
                <w:sz w:val="16"/>
                <w:szCs w:val="16"/>
              </w:rPr>
              <w:pPrChange w:id="736" w:author="Alotaibi, Raed" w:date="2019-07-15T13:58:00Z">
                <w:pPr>
                  <w:spacing w:after="0" w:line="240" w:lineRule="auto"/>
                  <w:jc w:val="center"/>
                </w:pPr>
              </w:pPrChange>
            </w:pPr>
            <w:ins w:id="737" w:author="Alotaibi, Raed" w:date="2019-07-12T12:42:00Z">
              <w:r w:rsidRPr="004D3910">
                <w:rPr>
                  <w:rFonts w:ascii="Calibri" w:hAnsi="Calibri" w:cs="Calibri"/>
                  <w:color w:val="000000"/>
                  <w:sz w:val="16"/>
                  <w:szCs w:val="16"/>
                </w:rPr>
                <w:t>0.8%</w:t>
              </w:r>
            </w:ins>
          </w:p>
        </w:tc>
      </w:tr>
      <w:tr w:rsidR="009C6EF2" w:rsidRPr="004D3910" w14:paraId="633F50F9" w14:textId="77777777" w:rsidTr="009C6EF2">
        <w:trPr>
          <w:trHeight w:val="249"/>
          <w:ins w:id="738"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pPr>
              <w:spacing w:after="0" w:line="276" w:lineRule="auto"/>
              <w:rPr>
                <w:ins w:id="739" w:author="Alotaibi, Raed" w:date="2019-07-12T12:42:00Z"/>
                <w:rFonts w:eastAsia="Times New Roman" w:cstheme="minorHAnsi"/>
                <w:b/>
                <w:bCs/>
                <w:color w:val="000000"/>
                <w:sz w:val="16"/>
                <w:szCs w:val="16"/>
              </w:rPr>
              <w:pPrChange w:id="740"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pPr>
              <w:spacing w:after="0" w:line="276" w:lineRule="auto"/>
              <w:rPr>
                <w:ins w:id="741" w:author="Alotaibi, Raed" w:date="2019-07-12T12:42:00Z"/>
                <w:rFonts w:eastAsia="Times New Roman" w:cstheme="minorHAnsi"/>
                <w:b/>
                <w:bCs/>
                <w:color w:val="000000"/>
                <w:sz w:val="16"/>
                <w:szCs w:val="16"/>
              </w:rPr>
              <w:pPrChange w:id="742" w:author="Alotaibi, Raed" w:date="2019-07-15T13:58:00Z">
                <w:pPr>
                  <w:spacing w:after="0" w:line="240" w:lineRule="auto"/>
                </w:pPr>
              </w:pPrChange>
            </w:pPr>
            <w:ins w:id="743" w:author="Alotaibi, Raed" w:date="2019-07-12T12:42:00Z">
              <w:r w:rsidRPr="004D3910">
                <w:rPr>
                  <w:rFonts w:eastAsia="Times New Roman" w:cstheme="minorHAnsi"/>
                  <w:b/>
                  <w:bCs/>
                  <w:color w:val="000000"/>
                  <w:sz w:val="16"/>
                  <w:szCs w:val="16"/>
                </w:rPr>
                <w:t>Urbanized area</w:t>
              </w:r>
            </w:ins>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pPr>
              <w:spacing w:after="0" w:line="276" w:lineRule="auto"/>
              <w:jc w:val="center"/>
              <w:rPr>
                <w:ins w:id="744" w:author="Alotaibi, Raed" w:date="2019-07-12T12:42:00Z"/>
                <w:rFonts w:eastAsia="Times New Roman" w:cstheme="minorHAnsi"/>
                <w:color w:val="000000"/>
                <w:sz w:val="16"/>
                <w:szCs w:val="16"/>
              </w:rPr>
              <w:pPrChange w:id="745" w:author="Alotaibi, Raed" w:date="2019-07-15T13:58:00Z">
                <w:pPr>
                  <w:spacing w:after="0" w:line="240" w:lineRule="auto"/>
                  <w:jc w:val="center"/>
                </w:pPr>
              </w:pPrChange>
            </w:pPr>
            <w:ins w:id="746" w:author="Alotaibi, Raed" w:date="2019-07-12T12:42:00Z">
              <w:r w:rsidRPr="004D3910">
                <w:rPr>
                  <w:rFonts w:ascii="Calibri" w:hAnsi="Calibri" w:cs="Calibri"/>
                  <w:color w:val="000000"/>
                  <w:sz w:val="16"/>
                  <w:szCs w:val="16"/>
                </w:rPr>
                <w:t>571,011 (72%)</w:t>
              </w:r>
            </w:ins>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pPr>
              <w:spacing w:after="0" w:line="276" w:lineRule="auto"/>
              <w:jc w:val="center"/>
              <w:rPr>
                <w:ins w:id="747" w:author="Alotaibi, Raed" w:date="2019-07-12T12:42:00Z"/>
                <w:rFonts w:eastAsia="Times New Roman" w:cstheme="minorHAnsi"/>
                <w:color w:val="000000"/>
                <w:sz w:val="16"/>
                <w:szCs w:val="16"/>
              </w:rPr>
              <w:pPrChange w:id="748" w:author="Alotaibi, Raed" w:date="2019-07-15T13:58:00Z">
                <w:pPr>
                  <w:spacing w:after="0" w:line="240" w:lineRule="auto"/>
                  <w:jc w:val="center"/>
                </w:pPr>
              </w:pPrChange>
            </w:pPr>
            <w:ins w:id="749" w:author="Alotaibi, Raed" w:date="2019-07-12T12:42:00Z">
              <w:r w:rsidRPr="004D3910">
                <w:rPr>
                  <w:rFonts w:ascii="Calibri" w:hAnsi="Calibri" w:cs="Calibri"/>
                  <w:color w:val="000000"/>
                  <w:sz w:val="16"/>
                  <w:szCs w:val="16"/>
                </w:rPr>
                <w:t>117,621 (83%)</w:t>
              </w:r>
            </w:ins>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pPr>
              <w:spacing w:after="0" w:line="276" w:lineRule="auto"/>
              <w:jc w:val="center"/>
              <w:rPr>
                <w:ins w:id="750" w:author="Alotaibi, Raed" w:date="2019-07-12T12:42:00Z"/>
                <w:rFonts w:eastAsia="Times New Roman" w:cstheme="minorHAnsi"/>
                <w:color w:val="000000"/>
                <w:sz w:val="16"/>
                <w:szCs w:val="16"/>
              </w:rPr>
              <w:pPrChange w:id="751" w:author="Alotaibi, Raed" w:date="2019-07-15T13:58:00Z">
                <w:pPr>
                  <w:spacing w:after="0" w:line="240" w:lineRule="auto"/>
                  <w:jc w:val="center"/>
                </w:pPr>
              </w:pPrChange>
            </w:pPr>
            <w:ins w:id="752" w:author="Alotaibi, Raed" w:date="2019-07-12T12:42:00Z">
              <w:r w:rsidRPr="004D3910">
                <w:rPr>
                  <w:rFonts w:ascii="Calibri" w:hAnsi="Calibri" w:cs="Calibri"/>
                  <w:color w:val="000000"/>
                  <w:sz w:val="16"/>
                  <w:szCs w:val="16"/>
                </w:rPr>
                <w:t>20.6%</w:t>
              </w:r>
            </w:ins>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pPr>
              <w:spacing w:after="0" w:line="276" w:lineRule="auto"/>
              <w:jc w:val="center"/>
              <w:rPr>
                <w:ins w:id="753" w:author="Alotaibi, Raed" w:date="2019-07-12T12:42:00Z"/>
                <w:rFonts w:eastAsia="Times New Roman" w:cstheme="minorHAnsi"/>
                <w:color w:val="000000"/>
                <w:sz w:val="16"/>
                <w:szCs w:val="16"/>
              </w:rPr>
              <w:pPrChange w:id="754" w:author="Alotaibi, Raed" w:date="2019-07-15T13:58:00Z">
                <w:pPr>
                  <w:spacing w:after="0" w:line="240" w:lineRule="auto"/>
                  <w:jc w:val="center"/>
                </w:pPr>
              </w:pPrChange>
            </w:pPr>
            <w:ins w:id="755" w:author="Alotaibi, Raed" w:date="2019-07-12T12:42:00Z">
              <w:r w:rsidRPr="004D3910">
                <w:rPr>
                  <w:sz w:val="16"/>
                  <w:szCs w:val="16"/>
                </w:rPr>
                <w:t>536,113</w:t>
              </w:r>
              <w:r>
                <w:rPr>
                  <w:sz w:val="16"/>
                  <w:szCs w:val="16"/>
                </w:rPr>
                <w:t xml:space="preserve"> (72%)</w:t>
              </w:r>
            </w:ins>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pPr>
              <w:spacing w:after="0" w:line="276" w:lineRule="auto"/>
              <w:jc w:val="center"/>
              <w:rPr>
                <w:ins w:id="756" w:author="Alotaibi, Raed" w:date="2019-07-12T12:42:00Z"/>
                <w:rFonts w:eastAsia="Times New Roman" w:cstheme="minorHAnsi"/>
                <w:color w:val="000000"/>
                <w:sz w:val="16"/>
                <w:szCs w:val="16"/>
              </w:rPr>
              <w:pPrChange w:id="757" w:author="Alotaibi, Raed" w:date="2019-07-15T13:58:00Z">
                <w:pPr>
                  <w:spacing w:after="0" w:line="240" w:lineRule="auto"/>
                  <w:jc w:val="center"/>
                </w:pPr>
              </w:pPrChange>
            </w:pPr>
            <w:ins w:id="758" w:author="Alotaibi, Raed" w:date="2019-07-12T12:42:00Z">
              <w:r w:rsidRPr="004D3910">
                <w:rPr>
                  <w:sz w:val="16"/>
                  <w:szCs w:val="16"/>
                </w:rPr>
                <w:t>108,745</w:t>
              </w:r>
              <w:r>
                <w:rPr>
                  <w:sz w:val="16"/>
                  <w:szCs w:val="16"/>
                </w:rPr>
                <w:t xml:space="preserve"> (83%)</w:t>
              </w:r>
            </w:ins>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pPr>
              <w:spacing w:after="0" w:line="276" w:lineRule="auto"/>
              <w:jc w:val="center"/>
              <w:rPr>
                <w:ins w:id="759" w:author="Alotaibi, Raed" w:date="2019-07-12T12:42:00Z"/>
                <w:rFonts w:eastAsia="Times New Roman" w:cstheme="minorHAnsi"/>
                <w:color w:val="000000"/>
                <w:sz w:val="16"/>
                <w:szCs w:val="16"/>
              </w:rPr>
              <w:pPrChange w:id="760" w:author="Alotaibi, Raed" w:date="2019-07-15T13:58:00Z">
                <w:pPr>
                  <w:spacing w:after="0" w:line="240" w:lineRule="auto"/>
                  <w:jc w:val="center"/>
                </w:pPr>
              </w:pPrChange>
            </w:pPr>
            <w:ins w:id="761" w:author="Alotaibi, Raed" w:date="2019-07-12T12:42:00Z">
              <w:r w:rsidRPr="004D3910">
                <w:rPr>
                  <w:sz w:val="16"/>
                  <w:szCs w:val="16"/>
                </w:rPr>
                <w:t>20.3%</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pPr>
              <w:spacing w:after="0" w:line="276" w:lineRule="auto"/>
              <w:jc w:val="center"/>
              <w:rPr>
                <w:ins w:id="762" w:author="Alotaibi, Raed" w:date="2019-07-12T12:42:00Z"/>
                <w:rFonts w:eastAsia="Times New Roman" w:cstheme="minorHAnsi"/>
                <w:color w:val="000000"/>
                <w:sz w:val="16"/>
                <w:szCs w:val="16"/>
              </w:rPr>
              <w:pPrChange w:id="763" w:author="Alotaibi, Raed" w:date="2019-07-15T13:58:00Z">
                <w:pPr>
                  <w:spacing w:after="0" w:line="240" w:lineRule="auto"/>
                  <w:jc w:val="center"/>
                </w:pPr>
              </w:pPrChange>
            </w:pPr>
            <w:ins w:id="764" w:author="Alotaibi, Raed" w:date="2019-07-12T12:42:00Z">
              <w:r w:rsidRPr="004D3910">
                <w:rPr>
                  <w:rFonts w:ascii="Calibri" w:hAnsi="Calibri" w:cs="Calibri"/>
                  <w:color w:val="000000"/>
                  <w:sz w:val="16"/>
                  <w:szCs w:val="16"/>
                </w:rPr>
                <w:t>-34,898</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pPr>
              <w:spacing w:after="0" w:line="276" w:lineRule="auto"/>
              <w:jc w:val="center"/>
              <w:rPr>
                <w:ins w:id="765" w:author="Alotaibi, Raed" w:date="2019-07-12T12:42:00Z"/>
                <w:rFonts w:eastAsia="Times New Roman" w:cstheme="minorHAnsi"/>
                <w:color w:val="000000"/>
                <w:sz w:val="16"/>
                <w:szCs w:val="16"/>
              </w:rPr>
              <w:pPrChange w:id="766" w:author="Alotaibi, Raed" w:date="2019-07-15T13:58:00Z">
                <w:pPr>
                  <w:spacing w:after="0" w:line="240" w:lineRule="auto"/>
                  <w:jc w:val="center"/>
                </w:pPr>
              </w:pPrChange>
            </w:pPr>
            <w:ins w:id="767" w:author="Alotaibi, Raed" w:date="2019-07-12T12:42:00Z">
              <w:r w:rsidRPr="004D3910">
                <w:rPr>
                  <w:rFonts w:ascii="Calibri" w:hAnsi="Calibri" w:cs="Calibri"/>
                  <w:color w:val="000000"/>
                  <w:sz w:val="16"/>
                  <w:szCs w:val="16"/>
                </w:rPr>
                <w:t>-8,876</w:t>
              </w:r>
            </w:ins>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pPr>
              <w:spacing w:after="0" w:line="276" w:lineRule="auto"/>
              <w:jc w:val="center"/>
              <w:rPr>
                <w:ins w:id="768" w:author="Alotaibi, Raed" w:date="2019-07-12T12:42:00Z"/>
                <w:rFonts w:eastAsia="Times New Roman" w:cstheme="minorHAnsi"/>
                <w:color w:val="000000"/>
                <w:sz w:val="16"/>
                <w:szCs w:val="16"/>
              </w:rPr>
              <w:pPrChange w:id="769" w:author="Alotaibi, Raed" w:date="2019-07-15T13:58:00Z">
                <w:pPr>
                  <w:spacing w:after="0" w:line="240" w:lineRule="auto"/>
                  <w:jc w:val="center"/>
                </w:pPr>
              </w:pPrChange>
            </w:pPr>
            <w:ins w:id="770"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pPr>
              <w:spacing w:after="0" w:line="276" w:lineRule="auto"/>
              <w:jc w:val="center"/>
              <w:rPr>
                <w:ins w:id="771" w:author="Alotaibi, Raed" w:date="2019-07-12T12:42:00Z"/>
                <w:rFonts w:eastAsia="Times New Roman" w:cstheme="minorHAnsi"/>
                <w:color w:val="000000"/>
                <w:sz w:val="16"/>
                <w:szCs w:val="16"/>
              </w:rPr>
              <w:pPrChange w:id="772" w:author="Alotaibi, Raed" w:date="2019-07-15T13:58:00Z">
                <w:pPr>
                  <w:spacing w:after="0" w:line="240" w:lineRule="auto"/>
                  <w:jc w:val="center"/>
                </w:pPr>
              </w:pPrChange>
            </w:pPr>
            <w:ins w:id="773" w:author="Alotaibi, Raed" w:date="2019-07-12T12:42:00Z">
              <w:r w:rsidRPr="004D3910">
                <w:rPr>
                  <w:rFonts w:ascii="Calibri" w:hAnsi="Calibri" w:cs="Calibri"/>
                  <w:color w:val="000000"/>
                  <w:sz w:val="16"/>
                  <w:szCs w:val="16"/>
                </w:rPr>
                <w:t>-6.1%</w:t>
              </w:r>
            </w:ins>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pPr>
              <w:spacing w:after="0" w:line="276" w:lineRule="auto"/>
              <w:jc w:val="center"/>
              <w:rPr>
                <w:ins w:id="774" w:author="Alotaibi, Raed" w:date="2019-07-12T12:42:00Z"/>
                <w:rFonts w:eastAsia="Times New Roman" w:cstheme="minorHAnsi"/>
                <w:color w:val="000000"/>
                <w:sz w:val="16"/>
                <w:szCs w:val="16"/>
              </w:rPr>
              <w:pPrChange w:id="775" w:author="Alotaibi, Raed" w:date="2019-07-15T13:58:00Z">
                <w:pPr>
                  <w:spacing w:after="0" w:line="240" w:lineRule="auto"/>
                  <w:jc w:val="center"/>
                </w:pPr>
              </w:pPrChange>
            </w:pPr>
            <w:ins w:id="776" w:author="Alotaibi, Raed" w:date="2019-07-12T12:42:00Z">
              <w:r w:rsidRPr="004D3910">
                <w:rPr>
                  <w:rFonts w:ascii="Calibri" w:hAnsi="Calibri" w:cs="Calibri"/>
                  <w:color w:val="000000"/>
                  <w:sz w:val="16"/>
                  <w:szCs w:val="16"/>
                </w:rPr>
                <w:t>-7.5%</w:t>
              </w:r>
            </w:ins>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pPr>
              <w:spacing w:after="0" w:line="276" w:lineRule="auto"/>
              <w:jc w:val="center"/>
              <w:rPr>
                <w:ins w:id="777" w:author="Alotaibi, Raed" w:date="2019-07-12T12:42:00Z"/>
                <w:rFonts w:eastAsia="Times New Roman" w:cstheme="minorHAnsi"/>
                <w:color w:val="000000"/>
                <w:sz w:val="16"/>
                <w:szCs w:val="16"/>
              </w:rPr>
              <w:pPrChange w:id="778" w:author="Alotaibi, Raed" w:date="2019-07-15T13:58:00Z">
                <w:pPr>
                  <w:spacing w:after="0" w:line="240" w:lineRule="auto"/>
                  <w:jc w:val="center"/>
                </w:pPr>
              </w:pPrChange>
            </w:pPr>
            <w:ins w:id="779" w:author="Alotaibi, Raed" w:date="2019-07-12T12:42:00Z">
              <w:r w:rsidRPr="004D3910">
                <w:rPr>
                  <w:rFonts w:ascii="Calibri" w:hAnsi="Calibri" w:cs="Calibri"/>
                  <w:color w:val="000000"/>
                  <w:sz w:val="16"/>
                  <w:szCs w:val="16"/>
                </w:rPr>
                <w:t>-1.5%</w:t>
              </w:r>
            </w:ins>
          </w:p>
        </w:tc>
      </w:tr>
      <w:tr w:rsidR="009C6EF2" w:rsidRPr="004D3910" w14:paraId="568EDE1E" w14:textId="77777777" w:rsidTr="009C6EF2">
        <w:trPr>
          <w:trHeight w:val="169"/>
          <w:ins w:id="780"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pPr>
              <w:spacing w:after="0" w:line="276" w:lineRule="auto"/>
              <w:rPr>
                <w:ins w:id="781" w:author="Alotaibi, Raed" w:date="2019-07-12T12:42:00Z"/>
                <w:rFonts w:eastAsia="Times New Roman" w:cstheme="minorHAnsi"/>
                <w:b/>
                <w:bCs/>
                <w:color w:val="000000"/>
                <w:sz w:val="16"/>
                <w:szCs w:val="16"/>
              </w:rPr>
              <w:pPrChange w:id="782" w:author="Alotaibi, Raed" w:date="2019-07-15T13:58:00Z">
                <w:pPr>
                  <w:spacing w:after="0" w:line="240" w:lineRule="auto"/>
                </w:pPr>
              </w:pPrChange>
            </w:pPr>
            <w:ins w:id="783" w:author="Alotaibi, Raed" w:date="2019-07-12T12:42:00Z">
              <w:r w:rsidRPr="004D3910">
                <w:rPr>
                  <w:rFonts w:eastAsia="Times New Roman" w:cstheme="minorHAnsi"/>
                  <w:b/>
                  <w:bCs/>
                  <w:color w:val="000000"/>
                  <w:sz w:val="16"/>
                  <w:szCs w:val="16"/>
                </w:rPr>
                <w:t>By median household income (% of Total)</w:t>
              </w:r>
            </w:ins>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pPr>
              <w:spacing w:after="0" w:line="276" w:lineRule="auto"/>
              <w:rPr>
                <w:ins w:id="784" w:author="Alotaibi, Raed" w:date="2019-07-12T12:42:00Z"/>
                <w:rFonts w:eastAsia="Times New Roman" w:cstheme="minorHAnsi"/>
                <w:b/>
                <w:bCs/>
                <w:color w:val="000000"/>
                <w:sz w:val="16"/>
                <w:szCs w:val="16"/>
              </w:rPr>
              <w:pPrChange w:id="785" w:author="Alotaibi, Raed" w:date="2019-07-15T13:58:00Z">
                <w:pPr>
                  <w:spacing w:after="0" w:line="240" w:lineRule="auto"/>
                </w:pPr>
              </w:pPrChange>
            </w:pPr>
            <w:ins w:id="786" w:author="Alotaibi, Raed" w:date="2019-07-12T12:42:00Z">
              <w:r w:rsidRPr="004D3910">
                <w:rPr>
                  <w:rFonts w:eastAsia="Times New Roman" w:cstheme="minorHAnsi"/>
                  <w:b/>
                  <w:bCs/>
                  <w:color w:val="000000"/>
                  <w:sz w:val="16"/>
                  <w:szCs w:val="16"/>
                </w:rPr>
                <w:t>&lt;$20,000</w:t>
              </w:r>
            </w:ins>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pPr>
              <w:spacing w:after="0" w:line="276" w:lineRule="auto"/>
              <w:jc w:val="center"/>
              <w:rPr>
                <w:ins w:id="787" w:author="Alotaibi, Raed" w:date="2019-07-12T12:42:00Z"/>
                <w:rFonts w:eastAsia="Times New Roman" w:cstheme="minorHAnsi"/>
                <w:color w:val="000000"/>
                <w:sz w:val="16"/>
                <w:szCs w:val="16"/>
              </w:rPr>
              <w:pPrChange w:id="788" w:author="Alotaibi, Raed" w:date="2019-07-15T13:58:00Z">
                <w:pPr>
                  <w:spacing w:after="0" w:line="240" w:lineRule="auto"/>
                  <w:jc w:val="center"/>
                </w:pPr>
              </w:pPrChange>
            </w:pPr>
            <w:ins w:id="789" w:author="Alotaibi, Raed" w:date="2019-07-12T12:42:00Z">
              <w:r w:rsidRPr="004D3910">
                <w:rPr>
                  <w:rFonts w:ascii="Calibri" w:hAnsi="Calibri" w:cs="Calibri"/>
                  <w:color w:val="000000"/>
                  <w:sz w:val="16"/>
                  <w:szCs w:val="16"/>
                </w:rPr>
                <w:t>28,207 (4%)</w:t>
              </w:r>
            </w:ins>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pPr>
              <w:spacing w:after="0" w:line="276" w:lineRule="auto"/>
              <w:jc w:val="center"/>
              <w:rPr>
                <w:ins w:id="790" w:author="Alotaibi, Raed" w:date="2019-07-12T12:42:00Z"/>
                <w:rFonts w:eastAsia="Times New Roman" w:cstheme="minorHAnsi"/>
                <w:color w:val="000000"/>
                <w:sz w:val="16"/>
                <w:szCs w:val="16"/>
              </w:rPr>
              <w:pPrChange w:id="791" w:author="Alotaibi, Raed" w:date="2019-07-15T13:58:00Z">
                <w:pPr>
                  <w:spacing w:after="0" w:line="240" w:lineRule="auto"/>
                  <w:jc w:val="center"/>
                </w:pPr>
              </w:pPrChange>
            </w:pPr>
            <w:ins w:id="792" w:author="Alotaibi, Raed" w:date="2019-07-12T12:42:00Z">
              <w:r w:rsidRPr="004D3910">
                <w:rPr>
                  <w:rFonts w:ascii="Calibri" w:hAnsi="Calibri" w:cs="Calibri"/>
                  <w:color w:val="000000"/>
                  <w:sz w:val="16"/>
                  <w:szCs w:val="16"/>
                </w:rPr>
                <w:t>5,892 (4%)</w:t>
              </w:r>
            </w:ins>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pPr>
              <w:spacing w:after="0" w:line="276" w:lineRule="auto"/>
              <w:jc w:val="center"/>
              <w:rPr>
                <w:ins w:id="793" w:author="Alotaibi, Raed" w:date="2019-07-12T12:42:00Z"/>
                <w:rFonts w:eastAsia="Times New Roman" w:cstheme="minorHAnsi"/>
                <w:color w:val="000000"/>
                <w:sz w:val="16"/>
                <w:szCs w:val="16"/>
              </w:rPr>
              <w:pPrChange w:id="794" w:author="Alotaibi, Raed" w:date="2019-07-15T13:58:00Z">
                <w:pPr>
                  <w:spacing w:after="0" w:line="240" w:lineRule="auto"/>
                  <w:jc w:val="center"/>
                </w:pPr>
              </w:pPrChange>
            </w:pPr>
            <w:ins w:id="795" w:author="Alotaibi, Raed" w:date="2019-07-12T12:42:00Z">
              <w:r w:rsidRPr="004D3910">
                <w:rPr>
                  <w:rFonts w:ascii="Calibri" w:hAnsi="Calibri" w:cs="Calibri"/>
                  <w:color w:val="000000"/>
                  <w:sz w:val="16"/>
                  <w:szCs w:val="16"/>
                </w:rPr>
                <w:t>20.9%</w:t>
              </w:r>
            </w:ins>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pPr>
              <w:spacing w:after="0" w:line="276" w:lineRule="auto"/>
              <w:jc w:val="center"/>
              <w:rPr>
                <w:ins w:id="796" w:author="Alotaibi, Raed" w:date="2019-07-12T12:42:00Z"/>
                <w:rFonts w:eastAsia="Times New Roman" w:cstheme="minorHAnsi"/>
                <w:color w:val="000000"/>
                <w:sz w:val="16"/>
                <w:szCs w:val="16"/>
              </w:rPr>
              <w:pPrChange w:id="797" w:author="Alotaibi, Raed" w:date="2019-07-15T13:58:00Z">
                <w:pPr>
                  <w:spacing w:after="0" w:line="240" w:lineRule="auto"/>
                  <w:jc w:val="center"/>
                </w:pPr>
              </w:pPrChange>
            </w:pPr>
            <w:ins w:id="798" w:author="Alotaibi, Raed" w:date="2019-07-12T12:42:00Z">
              <w:r w:rsidRPr="004D3910">
                <w:rPr>
                  <w:sz w:val="16"/>
                  <w:szCs w:val="16"/>
                </w:rPr>
                <w:t>27,770</w:t>
              </w:r>
              <w:r>
                <w:rPr>
                  <w:sz w:val="16"/>
                  <w:szCs w:val="16"/>
                </w:rPr>
                <w:t xml:space="preserve"> (4%)</w:t>
              </w:r>
            </w:ins>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pPr>
              <w:spacing w:after="0" w:line="276" w:lineRule="auto"/>
              <w:jc w:val="center"/>
              <w:rPr>
                <w:ins w:id="799" w:author="Alotaibi, Raed" w:date="2019-07-12T12:42:00Z"/>
                <w:rFonts w:eastAsia="Times New Roman" w:cstheme="minorHAnsi"/>
                <w:color w:val="000000"/>
                <w:sz w:val="16"/>
                <w:szCs w:val="16"/>
              </w:rPr>
              <w:pPrChange w:id="800" w:author="Alotaibi, Raed" w:date="2019-07-15T13:58:00Z">
                <w:pPr>
                  <w:spacing w:after="0" w:line="240" w:lineRule="auto"/>
                  <w:jc w:val="center"/>
                </w:pPr>
              </w:pPrChange>
            </w:pPr>
            <w:ins w:id="801" w:author="Alotaibi, Raed" w:date="2019-07-12T12:42:00Z">
              <w:r w:rsidRPr="004D3910">
                <w:rPr>
                  <w:sz w:val="16"/>
                  <w:szCs w:val="16"/>
                </w:rPr>
                <w:t>5,786</w:t>
              </w:r>
              <w:r>
                <w:rPr>
                  <w:sz w:val="16"/>
                  <w:szCs w:val="16"/>
                </w:rPr>
                <w:t xml:space="preserve"> (4%)</w:t>
              </w:r>
            </w:ins>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pPr>
              <w:spacing w:after="0" w:line="276" w:lineRule="auto"/>
              <w:jc w:val="center"/>
              <w:rPr>
                <w:ins w:id="802" w:author="Alotaibi, Raed" w:date="2019-07-12T12:42:00Z"/>
                <w:rFonts w:eastAsia="Times New Roman" w:cstheme="minorHAnsi"/>
                <w:color w:val="000000"/>
                <w:sz w:val="16"/>
                <w:szCs w:val="16"/>
              </w:rPr>
              <w:pPrChange w:id="803" w:author="Alotaibi, Raed" w:date="2019-07-15T13:58:00Z">
                <w:pPr>
                  <w:spacing w:after="0" w:line="240" w:lineRule="auto"/>
                  <w:jc w:val="center"/>
                </w:pPr>
              </w:pPrChange>
            </w:pPr>
            <w:ins w:id="804" w:author="Alotaibi, Raed" w:date="2019-07-12T12:42:00Z">
              <w:r w:rsidRPr="004D3910">
                <w:rPr>
                  <w:sz w:val="16"/>
                  <w:szCs w:val="16"/>
                </w:rPr>
                <w:t>20.8%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pPr>
              <w:spacing w:after="0" w:line="276" w:lineRule="auto"/>
              <w:jc w:val="center"/>
              <w:rPr>
                <w:ins w:id="805" w:author="Alotaibi, Raed" w:date="2019-07-12T12:42:00Z"/>
                <w:rFonts w:eastAsia="Times New Roman" w:cstheme="minorHAnsi"/>
                <w:color w:val="000000"/>
                <w:sz w:val="16"/>
                <w:szCs w:val="16"/>
              </w:rPr>
              <w:pPrChange w:id="806" w:author="Alotaibi, Raed" w:date="2019-07-15T13:58:00Z">
                <w:pPr>
                  <w:spacing w:after="0" w:line="240" w:lineRule="auto"/>
                  <w:jc w:val="center"/>
                </w:pPr>
              </w:pPrChange>
            </w:pPr>
            <w:ins w:id="807" w:author="Alotaibi, Raed" w:date="2019-07-12T12:42:00Z">
              <w:r w:rsidRPr="004D3910">
                <w:rPr>
                  <w:rFonts w:ascii="Calibri" w:hAnsi="Calibri" w:cs="Calibri"/>
                  <w:color w:val="000000"/>
                  <w:sz w:val="16"/>
                  <w:szCs w:val="16"/>
                </w:rPr>
                <w:t>-437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pPr>
              <w:spacing w:after="0" w:line="276" w:lineRule="auto"/>
              <w:jc w:val="center"/>
              <w:rPr>
                <w:ins w:id="808" w:author="Alotaibi, Raed" w:date="2019-07-12T12:42:00Z"/>
                <w:rFonts w:eastAsia="Times New Roman" w:cstheme="minorHAnsi"/>
                <w:color w:val="000000"/>
                <w:sz w:val="16"/>
                <w:szCs w:val="16"/>
              </w:rPr>
              <w:pPrChange w:id="809" w:author="Alotaibi, Raed" w:date="2019-07-15T13:58:00Z">
                <w:pPr>
                  <w:spacing w:after="0" w:line="240" w:lineRule="auto"/>
                  <w:jc w:val="center"/>
                </w:pPr>
              </w:pPrChange>
            </w:pPr>
            <w:ins w:id="810" w:author="Alotaibi, Raed" w:date="2019-07-12T12:42:00Z">
              <w:r w:rsidRPr="004D3910">
                <w:rPr>
                  <w:rFonts w:ascii="Calibri" w:hAnsi="Calibri" w:cs="Calibri"/>
                  <w:color w:val="000000"/>
                  <w:sz w:val="16"/>
                  <w:szCs w:val="16"/>
                </w:rPr>
                <w:t>-106</w:t>
              </w:r>
            </w:ins>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pPr>
              <w:spacing w:after="0" w:line="276" w:lineRule="auto"/>
              <w:jc w:val="center"/>
              <w:rPr>
                <w:ins w:id="811" w:author="Alotaibi, Raed" w:date="2019-07-12T12:42:00Z"/>
                <w:rFonts w:eastAsia="Times New Roman" w:cstheme="minorHAnsi"/>
                <w:color w:val="000000"/>
                <w:sz w:val="16"/>
                <w:szCs w:val="16"/>
              </w:rPr>
              <w:pPrChange w:id="812" w:author="Alotaibi, Raed" w:date="2019-07-15T13:58:00Z">
                <w:pPr>
                  <w:spacing w:after="0" w:line="240" w:lineRule="auto"/>
                  <w:jc w:val="center"/>
                </w:pPr>
              </w:pPrChange>
            </w:pPr>
            <w:ins w:id="813"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pPr>
              <w:spacing w:after="0" w:line="276" w:lineRule="auto"/>
              <w:jc w:val="center"/>
              <w:rPr>
                <w:ins w:id="814" w:author="Alotaibi, Raed" w:date="2019-07-12T12:42:00Z"/>
                <w:rFonts w:eastAsia="Times New Roman" w:cstheme="minorHAnsi"/>
                <w:color w:val="000000"/>
                <w:sz w:val="16"/>
                <w:szCs w:val="16"/>
              </w:rPr>
              <w:pPrChange w:id="815" w:author="Alotaibi, Raed" w:date="2019-07-15T13:58:00Z">
                <w:pPr>
                  <w:spacing w:after="0" w:line="240" w:lineRule="auto"/>
                  <w:jc w:val="center"/>
                </w:pPr>
              </w:pPrChange>
            </w:pPr>
            <w:ins w:id="816" w:author="Alotaibi, Raed" w:date="2019-07-12T12:42:00Z">
              <w:r w:rsidRPr="004D3910">
                <w:rPr>
                  <w:rFonts w:ascii="Calibri" w:hAnsi="Calibri" w:cs="Calibri"/>
                  <w:color w:val="000000"/>
                  <w:sz w:val="16"/>
                  <w:szCs w:val="16"/>
                </w:rPr>
                <w:t>-1.5%</w:t>
              </w:r>
            </w:ins>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pPr>
              <w:spacing w:after="0" w:line="276" w:lineRule="auto"/>
              <w:jc w:val="center"/>
              <w:rPr>
                <w:ins w:id="817" w:author="Alotaibi, Raed" w:date="2019-07-12T12:42:00Z"/>
                <w:rFonts w:eastAsia="Times New Roman" w:cstheme="minorHAnsi"/>
                <w:color w:val="000000"/>
                <w:sz w:val="16"/>
                <w:szCs w:val="16"/>
              </w:rPr>
              <w:pPrChange w:id="818" w:author="Alotaibi, Raed" w:date="2019-07-15T13:58:00Z">
                <w:pPr>
                  <w:spacing w:after="0" w:line="240" w:lineRule="auto"/>
                  <w:jc w:val="center"/>
                </w:pPr>
              </w:pPrChange>
            </w:pPr>
            <w:ins w:id="819" w:author="Alotaibi, Raed" w:date="2019-07-12T12:42:00Z">
              <w:r w:rsidRPr="004D3910">
                <w:rPr>
                  <w:rFonts w:ascii="Calibri" w:hAnsi="Calibri" w:cs="Calibri"/>
                  <w:color w:val="000000"/>
                  <w:sz w:val="16"/>
                  <w:szCs w:val="16"/>
                </w:rPr>
                <w:t>-1.8%</w:t>
              </w:r>
            </w:ins>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pPr>
              <w:spacing w:after="0" w:line="276" w:lineRule="auto"/>
              <w:jc w:val="center"/>
              <w:rPr>
                <w:ins w:id="820" w:author="Alotaibi, Raed" w:date="2019-07-12T12:42:00Z"/>
                <w:rFonts w:eastAsia="Times New Roman" w:cstheme="minorHAnsi"/>
                <w:color w:val="000000"/>
                <w:sz w:val="16"/>
                <w:szCs w:val="16"/>
              </w:rPr>
              <w:pPrChange w:id="821" w:author="Alotaibi, Raed" w:date="2019-07-15T13:58:00Z">
                <w:pPr>
                  <w:spacing w:after="0" w:line="240" w:lineRule="auto"/>
                  <w:jc w:val="center"/>
                </w:pPr>
              </w:pPrChange>
            </w:pPr>
            <w:ins w:id="822" w:author="Alotaibi, Raed" w:date="2019-07-12T12:42:00Z">
              <w:r w:rsidRPr="004D3910">
                <w:rPr>
                  <w:rFonts w:ascii="Calibri" w:hAnsi="Calibri" w:cs="Calibri"/>
                  <w:color w:val="000000"/>
                  <w:sz w:val="16"/>
                  <w:szCs w:val="16"/>
                </w:rPr>
                <w:t>-0.5%</w:t>
              </w:r>
            </w:ins>
          </w:p>
        </w:tc>
      </w:tr>
      <w:tr w:rsidR="009C6EF2" w:rsidRPr="004D3910" w14:paraId="4747A77C" w14:textId="77777777" w:rsidTr="009C6EF2">
        <w:trPr>
          <w:trHeight w:val="249"/>
          <w:ins w:id="823"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pPr>
              <w:spacing w:after="0" w:line="276" w:lineRule="auto"/>
              <w:rPr>
                <w:ins w:id="824" w:author="Alotaibi, Raed" w:date="2019-07-12T12:42:00Z"/>
                <w:rFonts w:eastAsia="Times New Roman" w:cstheme="minorHAnsi"/>
                <w:b/>
                <w:bCs/>
                <w:color w:val="000000"/>
                <w:sz w:val="16"/>
                <w:szCs w:val="16"/>
              </w:rPr>
              <w:pPrChange w:id="825"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pPr>
              <w:spacing w:after="0" w:line="276" w:lineRule="auto"/>
              <w:rPr>
                <w:ins w:id="826" w:author="Alotaibi, Raed" w:date="2019-07-12T12:42:00Z"/>
                <w:rFonts w:eastAsia="Times New Roman" w:cstheme="minorHAnsi"/>
                <w:b/>
                <w:bCs/>
                <w:color w:val="000000"/>
                <w:sz w:val="16"/>
                <w:szCs w:val="16"/>
              </w:rPr>
              <w:pPrChange w:id="827" w:author="Alotaibi, Raed" w:date="2019-07-15T13:58:00Z">
                <w:pPr>
                  <w:spacing w:after="0" w:line="240" w:lineRule="auto"/>
                </w:pPr>
              </w:pPrChange>
            </w:pPr>
            <w:ins w:id="828" w:author="Alotaibi, Raed" w:date="2019-07-12T12:42:00Z">
              <w:r w:rsidRPr="004D3910">
                <w:rPr>
                  <w:rFonts w:eastAsia="Times New Roman" w:cstheme="minorHAnsi"/>
                  <w:b/>
                  <w:bCs/>
                  <w:color w:val="000000"/>
                  <w:sz w:val="16"/>
                  <w:szCs w:val="16"/>
                </w:rPr>
                <w:t>$20,000 to &lt;$35,000</w:t>
              </w:r>
            </w:ins>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pPr>
              <w:spacing w:after="0" w:line="276" w:lineRule="auto"/>
              <w:jc w:val="center"/>
              <w:rPr>
                <w:ins w:id="829" w:author="Alotaibi, Raed" w:date="2019-07-12T12:42:00Z"/>
                <w:rFonts w:eastAsia="Times New Roman" w:cstheme="minorHAnsi"/>
                <w:color w:val="000000"/>
                <w:sz w:val="16"/>
                <w:szCs w:val="16"/>
              </w:rPr>
              <w:pPrChange w:id="830" w:author="Alotaibi, Raed" w:date="2019-07-15T13:58:00Z">
                <w:pPr>
                  <w:spacing w:after="0" w:line="240" w:lineRule="auto"/>
                  <w:jc w:val="center"/>
                </w:pPr>
              </w:pPrChange>
            </w:pPr>
            <w:ins w:id="831" w:author="Alotaibi, Raed" w:date="2019-07-12T12:42:00Z">
              <w:r w:rsidRPr="004D3910">
                <w:rPr>
                  <w:rFonts w:ascii="Calibri" w:hAnsi="Calibri" w:cs="Calibri"/>
                  <w:color w:val="000000"/>
                  <w:sz w:val="16"/>
                  <w:szCs w:val="16"/>
                </w:rPr>
                <w:t>137,765 (17%)</w:t>
              </w:r>
            </w:ins>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pPr>
              <w:spacing w:after="0" w:line="276" w:lineRule="auto"/>
              <w:jc w:val="center"/>
              <w:rPr>
                <w:ins w:id="832" w:author="Alotaibi, Raed" w:date="2019-07-12T12:42:00Z"/>
                <w:rFonts w:eastAsia="Times New Roman" w:cstheme="minorHAnsi"/>
                <w:color w:val="000000"/>
                <w:sz w:val="16"/>
                <w:szCs w:val="16"/>
              </w:rPr>
              <w:pPrChange w:id="833" w:author="Alotaibi, Raed" w:date="2019-07-15T13:58:00Z">
                <w:pPr>
                  <w:spacing w:after="0" w:line="240" w:lineRule="auto"/>
                  <w:jc w:val="center"/>
                </w:pPr>
              </w:pPrChange>
            </w:pPr>
            <w:ins w:id="834" w:author="Alotaibi, Raed" w:date="2019-07-12T12:42:00Z">
              <w:r w:rsidRPr="004D3910">
                <w:rPr>
                  <w:rFonts w:ascii="Calibri" w:hAnsi="Calibri" w:cs="Calibri"/>
                  <w:color w:val="000000"/>
                  <w:sz w:val="16"/>
                  <w:szCs w:val="16"/>
                </w:rPr>
                <w:t>25,794 (18%)</w:t>
              </w:r>
            </w:ins>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pPr>
              <w:spacing w:after="0" w:line="276" w:lineRule="auto"/>
              <w:jc w:val="center"/>
              <w:rPr>
                <w:ins w:id="835" w:author="Alotaibi, Raed" w:date="2019-07-12T12:42:00Z"/>
                <w:rFonts w:eastAsia="Times New Roman" w:cstheme="minorHAnsi"/>
                <w:color w:val="000000"/>
                <w:sz w:val="16"/>
                <w:szCs w:val="16"/>
              </w:rPr>
              <w:pPrChange w:id="836" w:author="Alotaibi, Raed" w:date="2019-07-15T13:58:00Z">
                <w:pPr>
                  <w:spacing w:after="0" w:line="240" w:lineRule="auto"/>
                  <w:jc w:val="center"/>
                </w:pPr>
              </w:pPrChange>
            </w:pPr>
            <w:ins w:id="837" w:author="Alotaibi, Raed" w:date="2019-07-12T12:42:00Z">
              <w:r w:rsidRPr="004D3910">
                <w:rPr>
                  <w:rFonts w:ascii="Calibri" w:hAnsi="Calibri" w:cs="Calibri"/>
                  <w:color w:val="000000"/>
                  <w:sz w:val="16"/>
                  <w:szCs w:val="16"/>
                </w:rPr>
                <w:t>18.7%</w:t>
              </w:r>
            </w:ins>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pPr>
              <w:spacing w:after="0" w:line="276" w:lineRule="auto"/>
              <w:jc w:val="center"/>
              <w:rPr>
                <w:ins w:id="838" w:author="Alotaibi, Raed" w:date="2019-07-12T12:42:00Z"/>
                <w:rFonts w:eastAsia="Times New Roman" w:cstheme="minorHAnsi"/>
                <w:color w:val="000000"/>
                <w:sz w:val="16"/>
                <w:szCs w:val="16"/>
              </w:rPr>
              <w:pPrChange w:id="839" w:author="Alotaibi, Raed" w:date="2019-07-15T13:58:00Z">
                <w:pPr>
                  <w:spacing w:after="0" w:line="240" w:lineRule="auto"/>
                  <w:jc w:val="center"/>
                </w:pPr>
              </w:pPrChange>
            </w:pPr>
            <w:ins w:id="840" w:author="Alotaibi, Raed" w:date="2019-07-12T12:42:00Z">
              <w:r w:rsidRPr="004D3910">
                <w:rPr>
                  <w:sz w:val="16"/>
                  <w:szCs w:val="16"/>
                </w:rPr>
                <w:t>132,843</w:t>
              </w:r>
              <w:r>
                <w:rPr>
                  <w:sz w:val="16"/>
                  <w:szCs w:val="16"/>
                </w:rPr>
                <w:t xml:space="preserve"> (18%)</w:t>
              </w:r>
            </w:ins>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pPr>
              <w:spacing w:after="0" w:line="276" w:lineRule="auto"/>
              <w:jc w:val="center"/>
              <w:rPr>
                <w:ins w:id="841" w:author="Alotaibi, Raed" w:date="2019-07-12T12:42:00Z"/>
                <w:rFonts w:eastAsia="Times New Roman" w:cstheme="minorHAnsi"/>
                <w:color w:val="000000"/>
                <w:sz w:val="16"/>
                <w:szCs w:val="16"/>
              </w:rPr>
              <w:pPrChange w:id="842" w:author="Alotaibi, Raed" w:date="2019-07-15T13:58:00Z">
                <w:pPr>
                  <w:spacing w:after="0" w:line="240" w:lineRule="auto"/>
                  <w:jc w:val="center"/>
                </w:pPr>
              </w:pPrChange>
            </w:pPr>
            <w:ins w:id="843" w:author="Alotaibi, Raed" w:date="2019-07-12T12:42:00Z">
              <w:r w:rsidRPr="004D3910">
                <w:rPr>
                  <w:sz w:val="16"/>
                  <w:szCs w:val="16"/>
                </w:rPr>
                <w:t>24,699</w:t>
              </w:r>
              <w:r>
                <w:rPr>
                  <w:sz w:val="16"/>
                  <w:szCs w:val="16"/>
                </w:rPr>
                <w:t xml:space="preserve"> (19%)</w:t>
              </w:r>
            </w:ins>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pPr>
              <w:spacing w:after="0" w:line="276" w:lineRule="auto"/>
              <w:jc w:val="center"/>
              <w:rPr>
                <w:ins w:id="844" w:author="Alotaibi, Raed" w:date="2019-07-12T12:42:00Z"/>
                <w:rFonts w:eastAsia="Times New Roman" w:cstheme="minorHAnsi"/>
                <w:color w:val="000000"/>
                <w:sz w:val="16"/>
                <w:szCs w:val="16"/>
              </w:rPr>
              <w:pPrChange w:id="845" w:author="Alotaibi, Raed" w:date="2019-07-15T13:58:00Z">
                <w:pPr>
                  <w:spacing w:after="0" w:line="240" w:lineRule="auto"/>
                  <w:jc w:val="center"/>
                </w:pPr>
              </w:pPrChange>
            </w:pPr>
            <w:ins w:id="846" w:author="Alotaibi, Raed" w:date="2019-07-12T12:42:00Z">
              <w:r w:rsidRPr="004D3910">
                <w:rPr>
                  <w:sz w:val="16"/>
                  <w:szCs w:val="16"/>
                </w:rPr>
                <w:t>18.6%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pPr>
              <w:spacing w:after="0" w:line="276" w:lineRule="auto"/>
              <w:jc w:val="center"/>
              <w:rPr>
                <w:ins w:id="847" w:author="Alotaibi, Raed" w:date="2019-07-12T12:42:00Z"/>
                <w:rFonts w:eastAsia="Times New Roman" w:cstheme="minorHAnsi"/>
                <w:color w:val="000000"/>
                <w:sz w:val="16"/>
                <w:szCs w:val="16"/>
              </w:rPr>
              <w:pPrChange w:id="848" w:author="Alotaibi, Raed" w:date="2019-07-15T13:58:00Z">
                <w:pPr>
                  <w:spacing w:after="0" w:line="240" w:lineRule="auto"/>
                  <w:jc w:val="center"/>
                </w:pPr>
              </w:pPrChange>
            </w:pPr>
            <w:ins w:id="849" w:author="Alotaibi, Raed" w:date="2019-07-12T12:42:00Z">
              <w:r w:rsidRPr="004D3910">
                <w:rPr>
                  <w:rFonts w:ascii="Calibri" w:hAnsi="Calibri" w:cs="Calibri"/>
                  <w:color w:val="000000"/>
                  <w:sz w:val="16"/>
                  <w:szCs w:val="16"/>
                </w:rPr>
                <w:t>-4,922</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pPr>
              <w:spacing w:after="0" w:line="276" w:lineRule="auto"/>
              <w:jc w:val="center"/>
              <w:rPr>
                <w:ins w:id="850" w:author="Alotaibi, Raed" w:date="2019-07-12T12:42:00Z"/>
                <w:rFonts w:eastAsia="Times New Roman" w:cstheme="minorHAnsi"/>
                <w:color w:val="000000"/>
                <w:sz w:val="16"/>
                <w:szCs w:val="16"/>
              </w:rPr>
              <w:pPrChange w:id="851" w:author="Alotaibi, Raed" w:date="2019-07-15T13:58:00Z">
                <w:pPr>
                  <w:spacing w:after="0" w:line="240" w:lineRule="auto"/>
                  <w:jc w:val="center"/>
                </w:pPr>
              </w:pPrChange>
            </w:pPr>
            <w:ins w:id="852" w:author="Alotaibi, Raed" w:date="2019-07-12T12:42:00Z">
              <w:r w:rsidRPr="004D3910">
                <w:rPr>
                  <w:rFonts w:ascii="Calibri" w:hAnsi="Calibri" w:cs="Calibri"/>
                  <w:color w:val="000000"/>
                  <w:sz w:val="16"/>
                  <w:szCs w:val="16"/>
                </w:rPr>
                <w:t>-1,095</w:t>
              </w:r>
            </w:ins>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pPr>
              <w:spacing w:after="0" w:line="276" w:lineRule="auto"/>
              <w:jc w:val="center"/>
              <w:rPr>
                <w:ins w:id="853" w:author="Alotaibi, Raed" w:date="2019-07-12T12:42:00Z"/>
                <w:rFonts w:eastAsia="Times New Roman" w:cstheme="minorHAnsi"/>
                <w:color w:val="000000"/>
                <w:sz w:val="16"/>
                <w:szCs w:val="16"/>
              </w:rPr>
              <w:pPrChange w:id="854" w:author="Alotaibi, Raed" w:date="2019-07-15T13:58:00Z">
                <w:pPr>
                  <w:spacing w:after="0" w:line="240" w:lineRule="auto"/>
                  <w:jc w:val="center"/>
                </w:pPr>
              </w:pPrChange>
            </w:pPr>
            <w:ins w:id="855"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pPr>
              <w:spacing w:after="0" w:line="276" w:lineRule="auto"/>
              <w:jc w:val="center"/>
              <w:rPr>
                <w:ins w:id="856" w:author="Alotaibi, Raed" w:date="2019-07-12T12:42:00Z"/>
                <w:rFonts w:eastAsia="Times New Roman" w:cstheme="minorHAnsi"/>
                <w:color w:val="000000"/>
                <w:sz w:val="16"/>
                <w:szCs w:val="16"/>
              </w:rPr>
              <w:pPrChange w:id="857" w:author="Alotaibi, Raed" w:date="2019-07-15T13:58:00Z">
                <w:pPr>
                  <w:spacing w:after="0" w:line="240" w:lineRule="auto"/>
                  <w:jc w:val="center"/>
                </w:pPr>
              </w:pPrChange>
            </w:pPr>
            <w:ins w:id="858" w:author="Alotaibi, Raed" w:date="2019-07-12T12:42:00Z">
              <w:r w:rsidRPr="004D3910">
                <w:rPr>
                  <w:rFonts w:ascii="Calibri" w:hAnsi="Calibri" w:cs="Calibri"/>
                  <w:color w:val="000000"/>
                  <w:sz w:val="16"/>
                  <w:szCs w:val="16"/>
                </w:rPr>
                <w:t>-3.6%</w:t>
              </w:r>
            </w:ins>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pPr>
              <w:spacing w:after="0" w:line="276" w:lineRule="auto"/>
              <w:jc w:val="center"/>
              <w:rPr>
                <w:ins w:id="859" w:author="Alotaibi, Raed" w:date="2019-07-12T12:42:00Z"/>
                <w:rFonts w:eastAsia="Times New Roman" w:cstheme="minorHAnsi"/>
                <w:color w:val="000000"/>
                <w:sz w:val="16"/>
                <w:szCs w:val="16"/>
              </w:rPr>
              <w:pPrChange w:id="860" w:author="Alotaibi, Raed" w:date="2019-07-15T13:58:00Z">
                <w:pPr>
                  <w:spacing w:after="0" w:line="240" w:lineRule="auto"/>
                  <w:jc w:val="center"/>
                </w:pPr>
              </w:pPrChange>
            </w:pPr>
            <w:ins w:id="861" w:author="Alotaibi, Raed" w:date="2019-07-12T12:42:00Z">
              <w:r w:rsidRPr="004D3910">
                <w:rPr>
                  <w:rFonts w:ascii="Calibri" w:hAnsi="Calibri" w:cs="Calibri"/>
                  <w:color w:val="000000"/>
                  <w:sz w:val="16"/>
                  <w:szCs w:val="16"/>
                </w:rPr>
                <w:t>-4.2%</w:t>
              </w:r>
            </w:ins>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pPr>
              <w:spacing w:after="0" w:line="276" w:lineRule="auto"/>
              <w:jc w:val="center"/>
              <w:rPr>
                <w:ins w:id="862" w:author="Alotaibi, Raed" w:date="2019-07-12T12:42:00Z"/>
                <w:rFonts w:eastAsia="Times New Roman" w:cstheme="minorHAnsi"/>
                <w:color w:val="000000"/>
                <w:sz w:val="16"/>
                <w:szCs w:val="16"/>
              </w:rPr>
              <w:pPrChange w:id="863" w:author="Alotaibi, Raed" w:date="2019-07-15T13:58:00Z">
                <w:pPr>
                  <w:spacing w:after="0" w:line="240" w:lineRule="auto"/>
                  <w:jc w:val="center"/>
                </w:pPr>
              </w:pPrChange>
            </w:pPr>
            <w:ins w:id="864" w:author="Alotaibi, Raed" w:date="2019-07-12T12:42:00Z">
              <w:r w:rsidRPr="004D3910">
                <w:rPr>
                  <w:rFonts w:ascii="Calibri" w:hAnsi="Calibri" w:cs="Calibri"/>
                  <w:color w:val="000000"/>
                  <w:sz w:val="16"/>
                  <w:szCs w:val="16"/>
                </w:rPr>
                <w:t>-0.5%</w:t>
              </w:r>
            </w:ins>
          </w:p>
        </w:tc>
      </w:tr>
      <w:tr w:rsidR="009C6EF2" w:rsidRPr="004D3910" w14:paraId="312EFE73" w14:textId="77777777" w:rsidTr="009C6EF2">
        <w:trPr>
          <w:trHeight w:val="249"/>
          <w:ins w:id="865"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pPr>
              <w:spacing w:after="0" w:line="276" w:lineRule="auto"/>
              <w:rPr>
                <w:ins w:id="866" w:author="Alotaibi, Raed" w:date="2019-07-12T12:42:00Z"/>
                <w:rFonts w:eastAsia="Times New Roman" w:cstheme="minorHAnsi"/>
                <w:b/>
                <w:bCs/>
                <w:color w:val="000000"/>
                <w:sz w:val="16"/>
                <w:szCs w:val="16"/>
              </w:rPr>
              <w:pPrChange w:id="867"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pPr>
              <w:spacing w:after="0" w:line="276" w:lineRule="auto"/>
              <w:rPr>
                <w:ins w:id="868" w:author="Alotaibi, Raed" w:date="2019-07-12T12:42:00Z"/>
                <w:rFonts w:eastAsia="Times New Roman" w:cstheme="minorHAnsi"/>
                <w:b/>
                <w:bCs/>
                <w:color w:val="000000"/>
                <w:sz w:val="16"/>
                <w:szCs w:val="16"/>
              </w:rPr>
              <w:pPrChange w:id="869" w:author="Alotaibi, Raed" w:date="2019-07-15T13:58:00Z">
                <w:pPr>
                  <w:spacing w:after="0" w:line="240" w:lineRule="auto"/>
                </w:pPr>
              </w:pPrChange>
            </w:pPr>
            <w:ins w:id="870" w:author="Alotaibi, Raed" w:date="2019-07-12T12:42:00Z">
              <w:r w:rsidRPr="004D3910">
                <w:rPr>
                  <w:rFonts w:eastAsia="Times New Roman" w:cstheme="minorHAnsi"/>
                  <w:b/>
                  <w:bCs/>
                  <w:color w:val="000000"/>
                  <w:sz w:val="16"/>
                  <w:szCs w:val="16"/>
                </w:rPr>
                <w:t>$35,000 to &lt;$50,000</w:t>
              </w:r>
            </w:ins>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pPr>
              <w:spacing w:after="0" w:line="276" w:lineRule="auto"/>
              <w:jc w:val="center"/>
              <w:rPr>
                <w:ins w:id="871" w:author="Alotaibi, Raed" w:date="2019-07-12T12:42:00Z"/>
                <w:rFonts w:eastAsia="Times New Roman" w:cstheme="minorHAnsi"/>
                <w:color w:val="000000"/>
                <w:sz w:val="16"/>
                <w:szCs w:val="16"/>
              </w:rPr>
              <w:pPrChange w:id="872" w:author="Alotaibi, Raed" w:date="2019-07-15T13:58:00Z">
                <w:pPr>
                  <w:spacing w:after="0" w:line="240" w:lineRule="auto"/>
                  <w:jc w:val="center"/>
                </w:pPr>
              </w:pPrChange>
            </w:pPr>
            <w:ins w:id="873" w:author="Alotaibi, Raed" w:date="2019-07-12T12:42:00Z">
              <w:r w:rsidRPr="004D3910">
                <w:rPr>
                  <w:rFonts w:ascii="Calibri" w:hAnsi="Calibri" w:cs="Calibri"/>
                  <w:color w:val="000000"/>
                  <w:sz w:val="16"/>
                  <w:szCs w:val="16"/>
                </w:rPr>
                <w:t>200,367 (25%)</w:t>
              </w:r>
            </w:ins>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pPr>
              <w:spacing w:after="0" w:line="276" w:lineRule="auto"/>
              <w:jc w:val="center"/>
              <w:rPr>
                <w:ins w:id="874" w:author="Alotaibi, Raed" w:date="2019-07-12T12:42:00Z"/>
                <w:rFonts w:eastAsia="Times New Roman" w:cstheme="minorHAnsi"/>
                <w:color w:val="000000"/>
                <w:sz w:val="16"/>
                <w:szCs w:val="16"/>
              </w:rPr>
              <w:pPrChange w:id="875" w:author="Alotaibi, Raed" w:date="2019-07-15T13:58:00Z">
                <w:pPr>
                  <w:spacing w:after="0" w:line="240" w:lineRule="auto"/>
                  <w:jc w:val="center"/>
                </w:pPr>
              </w:pPrChange>
            </w:pPr>
            <w:ins w:id="876" w:author="Alotaibi, Raed" w:date="2019-07-12T12:42:00Z">
              <w:r w:rsidRPr="004D3910">
                <w:rPr>
                  <w:rFonts w:ascii="Calibri" w:hAnsi="Calibri" w:cs="Calibri"/>
                  <w:color w:val="000000"/>
                  <w:sz w:val="16"/>
                  <w:szCs w:val="16"/>
                </w:rPr>
                <w:t>34,549 (24%)</w:t>
              </w:r>
            </w:ins>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pPr>
              <w:spacing w:after="0" w:line="276" w:lineRule="auto"/>
              <w:jc w:val="center"/>
              <w:rPr>
                <w:ins w:id="877" w:author="Alotaibi, Raed" w:date="2019-07-12T12:42:00Z"/>
                <w:rFonts w:eastAsia="Times New Roman" w:cstheme="minorHAnsi"/>
                <w:color w:val="000000"/>
                <w:sz w:val="16"/>
                <w:szCs w:val="16"/>
              </w:rPr>
              <w:pPrChange w:id="878" w:author="Alotaibi, Raed" w:date="2019-07-15T13:58:00Z">
                <w:pPr>
                  <w:spacing w:after="0" w:line="240" w:lineRule="auto"/>
                  <w:jc w:val="center"/>
                </w:pPr>
              </w:pPrChange>
            </w:pPr>
            <w:ins w:id="879" w:author="Alotaibi, Raed" w:date="2019-07-12T12:42:00Z">
              <w:r w:rsidRPr="004D3910">
                <w:rPr>
                  <w:rFonts w:ascii="Calibri" w:hAnsi="Calibri" w:cs="Calibri"/>
                  <w:color w:val="000000"/>
                  <w:sz w:val="16"/>
                  <w:szCs w:val="16"/>
                </w:rPr>
                <w:t>17.2%</w:t>
              </w:r>
            </w:ins>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pPr>
              <w:spacing w:after="0" w:line="276" w:lineRule="auto"/>
              <w:jc w:val="center"/>
              <w:rPr>
                <w:ins w:id="880" w:author="Alotaibi, Raed" w:date="2019-07-12T12:42:00Z"/>
                <w:rFonts w:eastAsia="Times New Roman" w:cstheme="minorHAnsi"/>
                <w:color w:val="000000"/>
                <w:sz w:val="16"/>
                <w:szCs w:val="16"/>
              </w:rPr>
              <w:pPrChange w:id="881" w:author="Alotaibi, Raed" w:date="2019-07-15T13:58:00Z">
                <w:pPr>
                  <w:spacing w:after="0" w:line="240" w:lineRule="auto"/>
                  <w:jc w:val="center"/>
                </w:pPr>
              </w:pPrChange>
            </w:pPr>
            <w:ins w:id="882" w:author="Alotaibi, Raed" w:date="2019-07-12T12:42:00Z">
              <w:r w:rsidRPr="004D3910">
                <w:rPr>
                  <w:sz w:val="16"/>
                  <w:szCs w:val="16"/>
                </w:rPr>
                <w:t>188,466</w:t>
              </w:r>
              <w:r>
                <w:rPr>
                  <w:sz w:val="16"/>
                  <w:szCs w:val="16"/>
                </w:rPr>
                <w:t xml:space="preserve"> (25%)</w:t>
              </w:r>
            </w:ins>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pPr>
              <w:spacing w:after="0" w:line="276" w:lineRule="auto"/>
              <w:jc w:val="center"/>
              <w:rPr>
                <w:ins w:id="883" w:author="Alotaibi, Raed" w:date="2019-07-12T12:42:00Z"/>
                <w:rFonts w:eastAsia="Times New Roman" w:cstheme="minorHAnsi"/>
                <w:color w:val="000000"/>
                <w:sz w:val="16"/>
                <w:szCs w:val="16"/>
              </w:rPr>
              <w:pPrChange w:id="884" w:author="Alotaibi, Raed" w:date="2019-07-15T13:58:00Z">
                <w:pPr>
                  <w:spacing w:after="0" w:line="240" w:lineRule="auto"/>
                  <w:jc w:val="center"/>
                </w:pPr>
              </w:pPrChange>
            </w:pPr>
            <w:ins w:id="885" w:author="Alotaibi, Raed" w:date="2019-07-12T12:42:00Z">
              <w:r w:rsidRPr="004D3910">
                <w:rPr>
                  <w:sz w:val="16"/>
                  <w:szCs w:val="16"/>
                </w:rPr>
                <w:t>32,088</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pPr>
              <w:spacing w:after="0" w:line="276" w:lineRule="auto"/>
              <w:jc w:val="center"/>
              <w:rPr>
                <w:ins w:id="886" w:author="Alotaibi, Raed" w:date="2019-07-12T12:42:00Z"/>
                <w:rFonts w:eastAsia="Times New Roman" w:cstheme="minorHAnsi"/>
                <w:color w:val="000000"/>
                <w:sz w:val="16"/>
                <w:szCs w:val="16"/>
              </w:rPr>
              <w:pPrChange w:id="887" w:author="Alotaibi, Raed" w:date="2019-07-15T13:58:00Z">
                <w:pPr>
                  <w:spacing w:after="0" w:line="240" w:lineRule="auto"/>
                  <w:jc w:val="center"/>
                </w:pPr>
              </w:pPrChange>
            </w:pPr>
            <w:ins w:id="888" w:author="Alotaibi, Raed" w:date="2019-07-12T12:42:00Z">
              <w:r w:rsidRPr="004D3910">
                <w:rPr>
                  <w:sz w:val="16"/>
                  <w:szCs w:val="16"/>
                </w:rPr>
                <w:t>17.0%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pPr>
              <w:spacing w:after="0" w:line="276" w:lineRule="auto"/>
              <w:jc w:val="center"/>
              <w:rPr>
                <w:ins w:id="889" w:author="Alotaibi, Raed" w:date="2019-07-12T12:42:00Z"/>
                <w:rFonts w:eastAsia="Times New Roman" w:cstheme="minorHAnsi"/>
                <w:color w:val="000000"/>
                <w:sz w:val="16"/>
                <w:szCs w:val="16"/>
              </w:rPr>
              <w:pPrChange w:id="890" w:author="Alotaibi, Raed" w:date="2019-07-15T13:58:00Z">
                <w:pPr>
                  <w:spacing w:after="0" w:line="240" w:lineRule="auto"/>
                  <w:jc w:val="center"/>
                </w:pPr>
              </w:pPrChange>
            </w:pPr>
            <w:ins w:id="891" w:author="Alotaibi, Raed" w:date="2019-07-12T12:42:00Z">
              <w:r w:rsidRPr="004D3910">
                <w:rPr>
                  <w:rFonts w:ascii="Calibri" w:hAnsi="Calibri" w:cs="Calibri"/>
                  <w:color w:val="000000"/>
                  <w:sz w:val="16"/>
                  <w:szCs w:val="16"/>
                </w:rPr>
                <w:t>-11,901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pPr>
              <w:spacing w:after="0" w:line="276" w:lineRule="auto"/>
              <w:jc w:val="center"/>
              <w:rPr>
                <w:ins w:id="892" w:author="Alotaibi, Raed" w:date="2019-07-12T12:42:00Z"/>
                <w:rFonts w:eastAsia="Times New Roman" w:cstheme="minorHAnsi"/>
                <w:color w:val="000000"/>
                <w:sz w:val="16"/>
                <w:szCs w:val="16"/>
              </w:rPr>
              <w:pPrChange w:id="893" w:author="Alotaibi, Raed" w:date="2019-07-15T13:58:00Z">
                <w:pPr>
                  <w:spacing w:after="0" w:line="240" w:lineRule="auto"/>
                  <w:jc w:val="center"/>
                </w:pPr>
              </w:pPrChange>
            </w:pPr>
            <w:ins w:id="894" w:author="Alotaibi, Raed" w:date="2019-07-12T12:42:00Z">
              <w:r w:rsidRPr="004D3910">
                <w:rPr>
                  <w:rFonts w:ascii="Calibri" w:hAnsi="Calibri" w:cs="Calibri"/>
                  <w:color w:val="000000"/>
                  <w:sz w:val="16"/>
                  <w:szCs w:val="16"/>
                </w:rPr>
                <w:t>-2,461</w:t>
              </w:r>
            </w:ins>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pPr>
              <w:spacing w:after="0" w:line="276" w:lineRule="auto"/>
              <w:jc w:val="center"/>
              <w:rPr>
                <w:ins w:id="895" w:author="Alotaibi, Raed" w:date="2019-07-12T12:42:00Z"/>
                <w:rFonts w:eastAsia="Times New Roman" w:cstheme="minorHAnsi"/>
                <w:color w:val="000000"/>
                <w:sz w:val="16"/>
                <w:szCs w:val="16"/>
              </w:rPr>
              <w:pPrChange w:id="896" w:author="Alotaibi, Raed" w:date="2019-07-15T13:58:00Z">
                <w:pPr>
                  <w:spacing w:after="0" w:line="240" w:lineRule="auto"/>
                  <w:jc w:val="center"/>
                </w:pPr>
              </w:pPrChange>
            </w:pPr>
            <w:ins w:id="897" w:author="Alotaibi, Raed" w:date="2019-07-12T12:42:00Z">
              <w:r w:rsidRPr="004D3910">
                <w:rPr>
                  <w:rFonts w:ascii="Calibri" w:hAnsi="Calibri" w:cs="Calibri"/>
                  <w:color w:val="000000"/>
                  <w:sz w:val="16"/>
                  <w:szCs w:val="16"/>
                </w:rPr>
                <w:t>-0.2%</w:t>
              </w:r>
            </w:ins>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pPr>
              <w:spacing w:after="0" w:line="276" w:lineRule="auto"/>
              <w:jc w:val="center"/>
              <w:rPr>
                <w:ins w:id="898" w:author="Alotaibi, Raed" w:date="2019-07-12T12:42:00Z"/>
                <w:rFonts w:eastAsia="Times New Roman" w:cstheme="minorHAnsi"/>
                <w:color w:val="000000"/>
                <w:sz w:val="16"/>
                <w:szCs w:val="16"/>
              </w:rPr>
              <w:pPrChange w:id="899" w:author="Alotaibi, Raed" w:date="2019-07-15T13:58:00Z">
                <w:pPr>
                  <w:spacing w:after="0" w:line="240" w:lineRule="auto"/>
                  <w:jc w:val="center"/>
                </w:pPr>
              </w:pPrChange>
            </w:pPr>
            <w:ins w:id="900" w:author="Alotaibi, Raed" w:date="2019-07-12T12:42:00Z">
              <w:r w:rsidRPr="004D3910">
                <w:rPr>
                  <w:rFonts w:ascii="Calibri" w:hAnsi="Calibri" w:cs="Calibri"/>
                  <w:color w:val="000000"/>
                  <w:sz w:val="16"/>
                  <w:szCs w:val="16"/>
                </w:rPr>
                <w:t>-5.9%</w:t>
              </w:r>
            </w:ins>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pPr>
              <w:spacing w:after="0" w:line="276" w:lineRule="auto"/>
              <w:jc w:val="center"/>
              <w:rPr>
                <w:ins w:id="901" w:author="Alotaibi, Raed" w:date="2019-07-12T12:42:00Z"/>
                <w:rFonts w:eastAsia="Times New Roman" w:cstheme="minorHAnsi"/>
                <w:color w:val="000000"/>
                <w:sz w:val="16"/>
                <w:szCs w:val="16"/>
              </w:rPr>
              <w:pPrChange w:id="902" w:author="Alotaibi, Raed" w:date="2019-07-15T13:58:00Z">
                <w:pPr>
                  <w:spacing w:after="0" w:line="240" w:lineRule="auto"/>
                  <w:jc w:val="center"/>
                </w:pPr>
              </w:pPrChange>
            </w:pPr>
            <w:ins w:id="903" w:author="Alotaibi, Raed" w:date="2019-07-12T12:42:00Z">
              <w:r w:rsidRPr="004D3910">
                <w:rPr>
                  <w:rFonts w:ascii="Calibri" w:hAnsi="Calibri" w:cs="Calibri"/>
                  <w:color w:val="000000"/>
                  <w:sz w:val="16"/>
                  <w:szCs w:val="16"/>
                </w:rPr>
                <w:t>-7.1%</w:t>
              </w:r>
            </w:ins>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pPr>
              <w:spacing w:after="0" w:line="276" w:lineRule="auto"/>
              <w:jc w:val="center"/>
              <w:rPr>
                <w:ins w:id="904" w:author="Alotaibi, Raed" w:date="2019-07-12T12:42:00Z"/>
                <w:rFonts w:eastAsia="Times New Roman" w:cstheme="minorHAnsi"/>
                <w:color w:val="000000"/>
                <w:sz w:val="16"/>
                <w:szCs w:val="16"/>
              </w:rPr>
              <w:pPrChange w:id="905" w:author="Alotaibi, Raed" w:date="2019-07-15T13:58:00Z">
                <w:pPr>
                  <w:spacing w:after="0" w:line="240" w:lineRule="auto"/>
                  <w:jc w:val="center"/>
                </w:pPr>
              </w:pPrChange>
            </w:pPr>
            <w:ins w:id="906" w:author="Alotaibi, Raed" w:date="2019-07-12T12:42:00Z">
              <w:r w:rsidRPr="004D3910">
                <w:rPr>
                  <w:rFonts w:ascii="Calibri" w:hAnsi="Calibri" w:cs="Calibri"/>
                  <w:color w:val="000000"/>
                  <w:sz w:val="16"/>
                  <w:szCs w:val="16"/>
                </w:rPr>
                <w:t>-1.2%</w:t>
              </w:r>
            </w:ins>
          </w:p>
        </w:tc>
      </w:tr>
      <w:tr w:rsidR="009C6EF2" w:rsidRPr="004D3910" w14:paraId="6827EDEF" w14:textId="77777777" w:rsidTr="009C6EF2">
        <w:trPr>
          <w:trHeight w:val="249"/>
          <w:ins w:id="907"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pPr>
              <w:spacing w:after="0" w:line="276" w:lineRule="auto"/>
              <w:rPr>
                <w:ins w:id="908" w:author="Alotaibi, Raed" w:date="2019-07-12T12:42:00Z"/>
                <w:rFonts w:eastAsia="Times New Roman" w:cstheme="minorHAnsi"/>
                <w:b/>
                <w:bCs/>
                <w:color w:val="000000"/>
                <w:sz w:val="16"/>
                <w:szCs w:val="16"/>
              </w:rPr>
              <w:pPrChange w:id="909"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pPr>
              <w:spacing w:after="0" w:line="276" w:lineRule="auto"/>
              <w:rPr>
                <w:ins w:id="910" w:author="Alotaibi, Raed" w:date="2019-07-12T12:42:00Z"/>
                <w:rFonts w:eastAsia="Times New Roman" w:cstheme="minorHAnsi"/>
                <w:b/>
                <w:bCs/>
                <w:color w:val="000000"/>
                <w:sz w:val="16"/>
                <w:szCs w:val="16"/>
              </w:rPr>
              <w:pPrChange w:id="911" w:author="Alotaibi, Raed" w:date="2019-07-15T13:58:00Z">
                <w:pPr>
                  <w:spacing w:after="0" w:line="240" w:lineRule="auto"/>
                </w:pPr>
              </w:pPrChange>
            </w:pPr>
            <w:ins w:id="912" w:author="Alotaibi, Raed" w:date="2019-07-12T12:42:00Z">
              <w:r w:rsidRPr="004D3910">
                <w:rPr>
                  <w:rFonts w:eastAsia="Times New Roman" w:cstheme="minorHAnsi"/>
                  <w:b/>
                  <w:bCs/>
                  <w:color w:val="000000"/>
                  <w:sz w:val="16"/>
                  <w:szCs w:val="16"/>
                </w:rPr>
                <w:t>$50,000 to &lt;$75,000</w:t>
              </w:r>
            </w:ins>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pPr>
              <w:spacing w:after="0" w:line="276" w:lineRule="auto"/>
              <w:jc w:val="center"/>
              <w:rPr>
                <w:ins w:id="913" w:author="Alotaibi, Raed" w:date="2019-07-12T12:42:00Z"/>
                <w:rFonts w:eastAsia="Times New Roman" w:cstheme="minorHAnsi"/>
                <w:color w:val="000000"/>
                <w:sz w:val="16"/>
                <w:szCs w:val="16"/>
              </w:rPr>
              <w:pPrChange w:id="914" w:author="Alotaibi, Raed" w:date="2019-07-15T13:58:00Z">
                <w:pPr>
                  <w:spacing w:after="0" w:line="240" w:lineRule="auto"/>
                  <w:jc w:val="center"/>
                </w:pPr>
              </w:pPrChange>
            </w:pPr>
            <w:ins w:id="915" w:author="Alotaibi, Raed" w:date="2019-07-12T12:42:00Z">
              <w:r w:rsidRPr="004D3910">
                <w:rPr>
                  <w:rFonts w:ascii="Calibri" w:hAnsi="Calibri" w:cs="Calibri"/>
                  <w:color w:val="000000"/>
                  <w:sz w:val="16"/>
                  <w:szCs w:val="16"/>
                </w:rPr>
                <w:t>236,827 (30%)</w:t>
              </w:r>
            </w:ins>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pPr>
              <w:spacing w:after="0" w:line="276" w:lineRule="auto"/>
              <w:jc w:val="center"/>
              <w:rPr>
                <w:ins w:id="916" w:author="Alotaibi, Raed" w:date="2019-07-12T12:42:00Z"/>
                <w:rFonts w:eastAsia="Times New Roman" w:cstheme="minorHAnsi"/>
                <w:color w:val="000000"/>
                <w:sz w:val="16"/>
                <w:szCs w:val="16"/>
              </w:rPr>
              <w:pPrChange w:id="917" w:author="Alotaibi, Raed" w:date="2019-07-15T13:58:00Z">
                <w:pPr>
                  <w:spacing w:after="0" w:line="240" w:lineRule="auto"/>
                  <w:jc w:val="center"/>
                </w:pPr>
              </w:pPrChange>
            </w:pPr>
            <w:ins w:id="918" w:author="Alotaibi, Raed" w:date="2019-07-12T12:42:00Z">
              <w:r w:rsidRPr="004D3910">
                <w:rPr>
                  <w:rFonts w:ascii="Calibri" w:hAnsi="Calibri" w:cs="Calibri"/>
                  <w:color w:val="000000"/>
                  <w:sz w:val="16"/>
                  <w:szCs w:val="16"/>
                </w:rPr>
                <w:t>40,540 (29%)</w:t>
              </w:r>
            </w:ins>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pPr>
              <w:spacing w:after="0" w:line="276" w:lineRule="auto"/>
              <w:jc w:val="center"/>
              <w:rPr>
                <w:ins w:id="919" w:author="Alotaibi, Raed" w:date="2019-07-12T12:42:00Z"/>
                <w:rFonts w:eastAsia="Times New Roman" w:cstheme="minorHAnsi"/>
                <w:color w:val="000000"/>
                <w:sz w:val="16"/>
                <w:szCs w:val="16"/>
              </w:rPr>
              <w:pPrChange w:id="920" w:author="Alotaibi, Raed" w:date="2019-07-15T13:58:00Z">
                <w:pPr>
                  <w:spacing w:after="0" w:line="240" w:lineRule="auto"/>
                  <w:jc w:val="center"/>
                </w:pPr>
              </w:pPrChange>
            </w:pPr>
            <w:ins w:id="921" w:author="Alotaibi, Raed" w:date="2019-07-12T12:42:00Z">
              <w:r w:rsidRPr="004D3910">
                <w:rPr>
                  <w:rFonts w:ascii="Calibri" w:hAnsi="Calibri" w:cs="Calibri"/>
                  <w:color w:val="000000"/>
                  <w:sz w:val="16"/>
                  <w:szCs w:val="16"/>
                </w:rPr>
                <w:t>17.1%</w:t>
              </w:r>
            </w:ins>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pPr>
              <w:spacing w:after="0" w:line="276" w:lineRule="auto"/>
              <w:jc w:val="center"/>
              <w:rPr>
                <w:ins w:id="922" w:author="Alotaibi, Raed" w:date="2019-07-12T12:42:00Z"/>
                <w:rFonts w:eastAsia="Times New Roman" w:cstheme="minorHAnsi"/>
                <w:color w:val="000000"/>
                <w:sz w:val="16"/>
                <w:szCs w:val="16"/>
              </w:rPr>
              <w:pPrChange w:id="923" w:author="Alotaibi, Raed" w:date="2019-07-15T13:58:00Z">
                <w:pPr>
                  <w:spacing w:after="0" w:line="240" w:lineRule="auto"/>
                  <w:jc w:val="center"/>
                </w:pPr>
              </w:pPrChange>
            </w:pPr>
            <w:ins w:id="924" w:author="Alotaibi, Raed" w:date="2019-07-12T12:42:00Z">
              <w:r w:rsidRPr="004D3910">
                <w:rPr>
                  <w:sz w:val="16"/>
                  <w:szCs w:val="16"/>
                </w:rPr>
                <w:t>221,334</w:t>
              </w:r>
              <w:r>
                <w:rPr>
                  <w:sz w:val="16"/>
                  <w:szCs w:val="16"/>
                </w:rPr>
                <w:t xml:space="preserve"> (30%)</w:t>
              </w:r>
            </w:ins>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pPr>
              <w:spacing w:after="0" w:line="276" w:lineRule="auto"/>
              <w:jc w:val="center"/>
              <w:rPr>
                <w:ins w:id="925" w:author="Alotaibi, Raed" w:date="2019-07-12T12:42:00Z"/>
                <w:rFonts w:eastAsia="Times New Roman" w:cstheme="minorHAnsi"/>
                <w:color w:val="000000"/>
                <w:sz w:val="16"/>
                <w:szCs w:val="16"/>
              </w:rPr>
              <w:pPrChange w:id="926" w:author="Alotaibi, Raed" w:date="2019-07-15T13:58:00Z">
                <w:pPr>
                  <w:spacing w:after="0" w:line="240" w:lineRule="auto"/>
                  <w:jc w:val="center"/>
                </w:pPr>
              </w:pPrChange>
            </w:pPr>
            <w:ins w:id="927" w:author="Alotaibi, Raed" w:date="2019-07-12T12:42:00Z">
              <w:r w:rsidRPr="004D3910">
                <w:rPr>
                  <w:sz w:val="16"/>
                  <w:szCs w:val="16"/>
                </w:rPr>
                <w:t>37,253</w:t>
              </w:r>
              <w:r>
                <w:rPr>
                  <w:sz w:val="16"/>
                  <w:szCs w:val="16"/>
                </w:rPr>
                <w:t xml:space="preserve"> (28%)</w:t>
              </w:r>
            </w:ins>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pPr>
              <w:spacing w:after="0" w:line="276" w:lineRule="auto"/>
              <w:jc w:val="center"/>
              <w:rPr>
                <w:ins w:id="928" w:author="Alotaibi, Raed" w:date="2019-07-12T12:42:00Z"/>
                <w:rFonts w:eastAsia="Times New Roman" w:cstheme="minorHAnsi"/>
                <w:color w:val="000000"/>
                <w:sz w:val="16"/>
                <w:szCs w:val="16"/>
              </w:rPr>
              <w:pPrChange w:id="929" w:author="Alotaibi, Raed" w:date="2019-07-15T13:58:00Z">
                <w:pPr>
                  <w:spacing w:after="0" w:line="240" w:lineRule="auto"/>
                  <w:jc w:val="center"/>
                </w:pPr>
              </w:pPrChange>
            </w:pPr>
            <w:ins w:id="930" w:author="Alotaibi, Raed" w:date="2019-07-12T12:42:00Z">
              <w:r w:rsidRPr="004D3910">
                <w:rPr>
                  <w:sz w:val="16"/>
                  <w:szCs w:val="16"/>
                </w:rPr>
                <w:t>16.8%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pPr>
              <w:spacing w:after="0" w:line="276" w:lineRule="auto"/>
              <w:jc w:val="center"/>
              <w:rPr>
                <w:ins w:id="931" w:author="Alotaibi, Raed" w:date="2019-07-12T12:42:00Z"/>
                <w:rFonts w:eastAsia="Times New Roman" w:cstheme="minorHAnsi"/>
                <w:color w:val="000000"/>
                <w:sz w:val="16"/>
                <w:szCs w:val="16"/>
              </w:rPr>
              <w:pPrChange w:id="932" w:author="Alotaibi, Raed" w:date="2019-07-15T13:58:00Z">
                <w:pPr>
                  <w:spacing w:after="0" w:line="240" w:lineRule="auto"/>
                  <w:jc w:val="center"/>
                </w:pPr>
              </w:pPrChange>
            </w:pPr>
            <w:ins w:id="933" w:author="Alotaibi, Raed" w:date="2019-07-12T12:42:00Z">
              <w:r w:rsidRPr="004D3910">
                <w:rPr>
                  <w:rFonts w:ascii="Calibri" w:hAnsi="Calibri" w:cs="Calibri"/>
                  <w:color w:val="000000"/>
                  <w:sz w:val="16"/>
                  <w:szCs w:val="16"/>
                </w:rPr>
                <w:t>-15,493</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pPr>
              <w:spacing w:after="0" w:line="276" w:lineRule="auto"/>
              <w:jc w:val="center"/>
              <w:rPr>
                <w:ins w:id="934" w:author="Alotaibi, Raed" w:date="2019-07-12T12:42:00Z"/>
                <w:rFonts w:eastAsia="Times New Roman" w:cstheme="minorHAnsi"/>
                <w:color w:val="000000"/>
                <w:sz w:val="16"/>
                <w:szCs w:val="16"/>
              </w:rPr>
              <w:pPrChange w:id="935" w:author="Alotaibi, Raed" w:date="2019-07-15T13:58:00Z">
                <w:pPr>
                  <w:spacing w:after="0" w:line="240" w:lineRule="auto"/>
                  <w:jc w:val="center"/>
                </w:pPr>
              </w:pPrChange>
            </w:pPr>
            <w:ins w:id="936" w:author="Alotaibi, Raed" w:date="2019-07-12T12:42:00Z">
              <w:r w:rsidRPr="004D3910">
                <w:rPr>
                  <w:rFonts w:ascii="Calibri" w:hAnsi="Calibri" w:cs="Calibri"/>
                  <w:color w:val="000000"/>
                  <w:sz w:val="16"/>
                  <w:szCs w:val="16"/>
                </w:rPr>
                <w:t>-3,287</w:t>
              </w:r>
            </w:ins>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pPr>
              <w:spacing w:after="0" w:line="276" w:lineRule="auto"/>
              <w:jc w:val="center"/>
              <w:rPr>
                <w:ins w:id="937" w:author="Alotaibi, Raed" w:date="2019-07-12T12:42:00Z"/>
                <w:rFonts w:eastAsia="Times New Roman" w:cstheme="minorHAnsi"/>
                <w:color w:val="000000"/>
                <w:sz w:val="16"/>
                <w:szCs w:val="16"/>
              </w:rPr>
              <w:pPrChange w:id="938" w:author="Alotaibi, Raed" w:date="2019-07-15T13:58:00Z">
                <w:pPr>
                  <w:spacing w:after="0" w:line="240" w:lineRule="auto"/>
                  <w:jc w:val="center"/>
                </w:pPr>
              </w:pPrChange>
            </w:pPr>
            <w:ins w:id="939"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pPr>
              <w:spacing w:after="0" w:line="276" w:lineRule="auto"/>
              <w:jc w:val="center"/>
              <w:rPr>
                <w:ins w:id="940" w:author="Alotaibi, Raed" w:date="2019-07-12T12:42:00Z"/>
                <w:rFonts w:eastAsia="Times New Roman" w:cstheme="minorHAnsi"/>
                <w:color w:val="000000"/>
                <w:sz w:val="16"/>
                <w:szCs w:val="16"/>
              </w:rPr>
              <w:pPrChange w:id="941" w:author="Alotaibi, Raed" w:date="2019-07-15T13:58:00Z">
                <w:pPr>
                  <w:spacing w:after="0" w:line="240" w:lineRule="auto"/>
                  <w:jc w:val="center"/>
                </w:pPr>
              </w:pPrChange>
            </w:pPr>
            <w:ins w:id="942"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pPr>
              <w:spacing w:after="0" w:line="276" w:lineRule="auto"/>
              <w:jc w:val="center"/>
              <w:rPr>
                <w:ins w:id="943" w:author="Alotaibi, Raed" w:date="2019-07-12T12:42:00Z"/>
                <w:rFonts w:eastAsia="Times New Roman" w:cstheme="minorHAnsi"/>
                <w:color w:val="000000"/>
                <w:sz w:val="16"/>
                <w:szCs w:val="16"/>
              </w:rPr>
              <w:pPrChange w:id="944" w:author="Alotaibi, Raed" w:date="2019-07-15T13:58:00Z">
                <w:pPr>
                  <w:spacing w:after="0" w:line="240" w:lineRule="auto"/>
                  <w:jc w:val="center"/>
                </w:pPr>
              </w:pPrChange>
            </w:pPr>
            <w:ins w:id="945" w:author="Alotaibi, Raed" w:date="2019-07-12T12:42:00Z">
              <w:r w:rsidRPr="004D3910">
                <w:rPr>
                  <w:rFonts w:ascii="Calibri" w:hAnsi="Calibri" w:cs="Calibri"/>
                  <w:color w:val="000000"/>
                  <w:sz w:val="16"/>
                  <w:szCs w:val="16"/>
                </w:rPr>
                <w:t>-8.1%</w:t>
              </w:r>
            </w:ins>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pPr>
              <w:spacing w:after="0" w:line="276" w:lineRule="auto"/>
              <w:jc w:val="center"/>
              <w:rPr>
                <w:ins w:id="946" w:author="Alotaibi, Raed" w:date="2019-07-12T12:42:00Z"/>
                <w:rFonts w:eastAsia="Times New Roman" w:cstheme="minorHAnsi"/>
                <w:color w:val="000000"/>
                <w:sz w:val="16"/>
                <w:szCs w:val="16"/>
              </w:rPr>
              <w:pPrChange w:id="947" w:author="Alotaibi, Raed" w:date="2019-07-15T13:58:00Z">
                <w:pPr>
                  <w:spacing w:after="0" w:line="240" w:lineRule="auto"/>
                  <w:jc w:val="center"/>
                </w:pPr>
              </w:pPrChange>
            </w:pPr>
            <w:ins w:id="948" w:author="Alotaibi, Raed" w:date="2019-07-12T12:42:00Z">
              <w:r w:rsidRPr="004D3910">
                <w:rPr>
                  <w:rFonts w:ascii="Calibri" w:hAnsi="Calibri" w:cs="Calibri"/>
                  <w:color w:val="000000"/>
                  <w:sz w:val="16"/>
                  <w:szCs w:val="16"/>
                </w:rPr>
                <w:t>-1.8%</w:t>
              </w:r>
            </w:ins>
          </w:p>
        </w:tc>
      </w:tr>
      <w:tr w:rsidR="009C6EF2" w:rsidRPr="004D3910" w14:paraId="27CF5435" w14:textId="77777777" w:rsidTr="009C6EF2">
        <w:trPr>
          <w:trHeight w:val="249"/>
          <w:ins w:id="949"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pPr>
              <w:spacing w:after="0" w:line="276" w:lineRule="auto"/>
              <w:rPr>
                <w:ins w:id="950" w:author="Alotaibi, Raed" w:date="2019-07-12T12:42:00Z"/>
                <w:rFonts w:eastAsia="Times New Roman" w:cstheme="minorHAnsi"/>
                <w:b/>
                <w:bCs/>
                <w:color w:val="000000"/>
                <w:sz w:val="16"/>
                <w:szCs w:val="16"/>
              </w:rPr>
              <w:pPrChange w:id="951"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pPr>
              <w:spacing w:after="0" w:line="276" w:lineRule="auto"/>
              <w:rPr>
                <w:ins w:id="952" w:author="Alotaibi, Raed" w:date="2019-07-12T12:42:00Z"/>
                <w:rFonts w:eastAsia="Times New Roman" w:cstheme="minorHAnsi"/>
                <w:b/>
                <w:bCs/>
                <w:color w:val="000000"/>
                <w:sz w:val="16"/>
                <w:szCs w:val="16"/>
              </w:rPr>
              <w:pPrChange w:id="953" w:author="Alotaibi, Raed" w:date="2019-07-15T13:58:00Z">
                <w:pPr>
                  <w:spacing w:after="0" w:line="240" w:lineRule="auto"/>
                </w:pPr>
              </w:pPrChange>
            </w:pPr>
            <w:ins w:id="954" w:author="Alotaibi, Raed" w:date="2019-07-12T12:42:00Z">
              <w:r w:rsidRPr="004D3910">
                <w:rPr>
                  <w:rFonts w:eastAsia="Times New Roman" w:cstheme="minorHAnsi"/>
                  <w:b/>
                  <w:bCs/>
                  <w:color w:val="000000"/>
                  <w:sz w:val="16"/>
                  <w:szCs w:val="16"/>
                </w:rPr>
                <w:t>≥$75,000</w:t>
              </w:r>
            </w:ins>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pPr>
              <w:spacing w:after="0" w:line="276" w:lineRule="auto"/>
              <w:jc w:val="center"/>
              <w:rPr>
                <w:ins w:id="955" w:author="Alotaibi, Raed" w:date="2019-07-12T12:42:00Z"/>
                <w:rFonts w:eastAsia="Times New Roman" w:cstheme="minorHAnsi"/>
                <w:color w:val="000000"/>
                <w:sz w:val="16"/>
                <w:szCs w:val="16"/>
              </w:rPr>
              <w:pPrChange w:id="956" w:author="Alotaibi, Raed" w:date="2019-07-15T13:58:00Z">
                <w:pPr>
                  <w:spacing w:after="0" w:line="240" w:lineRule="auto"/>
                  <w:jc w:val="center"/>
                </w:pPr>
              </w:pPrChange>
            </w:pPr>
            <w:ins w:id="957" w:author="Alotaibi, Raed" w:date="2019-07-12T12:42:00Z">
              <w:r w:rsidRPr="004D3910">
                <w:rPr>
                  <w:rFonts w:ascii="Calibri" w:hAnsi="Calibri" w:cs="Calibri"/>
                  <w:color w:val="000000"/>
                  <w:sz w:val="16"/>
                  <w:szCs w:val="16"/>
                </w:rPr>
                <w:t>191,621 (24%)</w:t>
              </w:r>
            </w:ins>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pPr>
              <w:spacing w:after="0" w:line="276" w:lineRule="auto"/>
              <w:jc w:val="center"/>
              <w:rPr>
                <w:ins w:id="958" w:author="Alotaibi, Raed" w:date="2019-07-12T12:42:00Z"/>
                <w:rFonts w:eastAsia="Times New Roman" w:cstheme="minorHAnsi"/>
                <w:color w:val="000000"/>
                <w:sz w:val="16"/>
                <w:szCs w:val="16"/>
              </w:rPr>
              <w:pPrChange w:id="959" w:author="Alotaibi, Raed" w:date="2019-07-15T13:58:00Z">
                <w:pPr>
                  <w:spacing w:after="0" w:line="240" w:lineRule="auto"/>
                  <w:jc w:val="center"/>
                </w:pPr>
              </w:pPrChange>
            </w:pPr>
            <w:ins w:id="960" w:author="Alotaibi, Raed" w:date="2019-07-12T12:42:00Z">
              <w:r w:rsidRPr="004D3910">
                <w:rPr>
                  <w:rFonts w:ascii="Calibri" w:hAnsi="Calibri" w:cs="Calibri"/>
                  <w:color w:val="000000"/>
                  <w:sz w:val="16"/>
                  <w:szCs w:val="16"/>
                </w:rPr>
                <w:t>35,128 (25%)</w:t>
              </w:r>
            </w:ins>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pPr>
              <w:spacing w:after="0" w:line="276" w:lineRule="auto"/>
              <w:jc w:val="center"/>
              <w:rPr>
                <w:ins w:id="961" w:author="Alotaibi, Raed" w:date="2019-07-12T12:42:00Z"/>
                <w:rFonts w:eastAsia="Times New Roman" w:cstheme="minorHAnsi"/>
                <w:color w:val="000000"/>
                <w:sz w:val="16"/>
                <w:szCs w:val="16"/>
              </w:rPr>
              <w:pPrChange w:id="962" w:author="Alotaibi, Raed" w:date="2019-07-15T13:58:00Z">
                <w:pPr>
                  <w:spacing w:after="0" w:line="240" w:lineRule="auto"/>
                  <w:jc w:val="center"/>
                </w:pPr>
              </w:pPrChange>
            </w:pPr>
            <w:ins w:id="963" w:author="Alotaibi, Raed" w:date="2019-07-12T12:42:00Z">
              <w:r w:rsidRPr="004D3910">
                <w:rPr>
                  <w:rFonts w:ascii="Calibri" w:hAnsi="Calibri" w:cs="Calibri"/>
                  <w:color w:val="000000"/>
                  <w:sz w:val="16"/>
                  <w:szCs w:val="16"/>
                </w:rPr>
                <w:t>18.3%</w:t>
              </w:r>
            </w:ins>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pPr>
              <w:spacing w:after="0" w:line="276" w:lineRule="auto"/>
              <w:jc w:val="center"/>
              <w:rPr>
                <w:ins w:id="964" w:author="Alotaibi, Raed" w:date="2019-07-12T12:42:00Z"/>
                <w:rFonts w:eastAsia="Times New Roman" w:cstheme="minorHAnsi"/>
                <w:color w:val="000000"/>
                <w:sz w:val="16"/>
                <w:szCs w:val="16"/>
              </w:rPr>
              <w:pPrChange w:id="965" w:author="Alotaibi, Raed" w:date="2019-07-15T13:58:00Z">
                <w:pPr>
                  <w:spacing w:after="0" w:line="240" w:lineRule="auto"/>
                  <w:jc w:val="center"/>
                </w:pPr>
              </w:pPrChange>
            </w:pPr>
            <w:ins w:id="966" w:author="Alotaibi, Raed" w:date="2019-07-12T12:42:00Z">
              <w:r w:rsidRPr="004D3910">
                <w:rPr>
                  <w:sz w:val="16"/>
                  <w:szCs w:val="16"/>
                </w:rPr>
                <w:t>176,880</w:t>
              </w:r>
              <w:r>
                <w:rPr>
                  <w:sz w:val="16"/>
                  <w:szCs w:val="16"/>
                </w:rPr>
                <w:t xml:space="preserve"> (24%)</w:t>
              </w:r>
            </w:ins>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pPr>
              <w:spacing w:after="0" w:line="276" w:lineRule="auto"/>
              <w:jc w:val="center"/>
              <w:rPr>
                <w:ins w:id="967" w:author="Alotaibi, Raed" w:date="2019-07-12T12:42:00Z"/>
                <w:rFonts w:eastAsia="Times New Roman" w:cstheme="minorHAnsi"/>
                <w:color w:val="000000"/>
                <w:sz w:val="16"/>
                <w:szCs w:val="16"/>
              </w:rPr>
              <w:pPrChange w:id="968" w:author="Alotaibi, Raed" w:date="2019-07-15T13:58:00Z">
                <w:pPr>
                  <w:spacing w:after="0" w:line="240" w:lineRule="auto"/>
                  <w:jc w:val="center"/>
                </w:pPr>
              </w:pPrChange>
            </w:pPr>
            <w:ins w:id="969" w:author="Alotaibi, Raed" w:date="2019-07-12T12:42:00Z">
              <w:r w:rsidRPr="004D3910">
                <w:rPr>
                  <w:sz w:val="16"/>
                  <w:szCs w:val="16"/>
                </w:rPr>
                <w:t>31,885</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pPr>
              <w:spacing w:after="0" w:line="276" w:lineRule="auto"/>
              <w:jc w:val="center"/>
              <w:rPr>
                <w:ins w:id="970" w:author="Alotaibi, Raed" w:date="2019-07-12T12:42:00Z"/>
                <w:rFonts w:eastAsia="Times New Roman" w:cstheme="minorHAnsi"/>
                <w:color w:val="000000"/>
                <w:sz w:val="16"/>
                <w:szCs w:val="16"/>
              </w:rPr>
              <w:pPrChange w:id="971" w:author="Alotaibi, Raed" w:date="2019-07-15T13:58:00Z">
                <w:pPr>
                  <w:spacing w:after="0" w:line="240" w:lineRule="auto"/>
                  <w:jc w:val="center"/>
                </w:pPr>
              </w:pPrChange>
            </w:pPr>
            <w:ins w:id="972" w:author="Alotaibi, Raed" w:date="2019-07-12T12:42:00Z">
              <w:r w:rsidRPr="004D3910">
                <w:rPr>
                  <w:sz w:val="16"/>
                  <w:szCs w:val="16"/>
                </w:rPr>
                <w:t>18.0%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pPr>
              <w:spacing w:after="0" w:line="276" w:lineRule="auto"/>
              <w:jc w:val="center"/>
              <w:rPr>
                <w:ins w:id="973" w:author="Alotaibi, Raed" w:date="2019-07-12T12:42:00Z"/>
                <w:rFonts w:eastAsia="Times New Roman" w:cstheme="minorHAnsi"/>
                <w:color w:val="000000"/>
                <w:sz w:val="16"/>
                <w:szCs w:val="16"/>
              </w:rPr>
              <w:pPrChange w:id="974" w:author="Alotaibi, Raed" w:date="2019-07-15T13:58:00Z">
                <w:pPr>
                  <w:spacing w:after="0" w:line="240" w:lineRule="auto"/>
                  <w:jc w:val="center"/>
                </w:pPr>
              </w:pPrChange>
            </w:pPr>
            <w:ins w:id="975" w:author="Alotaibi, Raed" w:date="2019-07-12T12:42:00Z">
              <w:r w:rsidRPr="004D3910">
                <w:rPr>
                  <w:rFonts w:ascii="Calibri" w:hAnsi="Calibri" w:cs="Calibri"/>
                  <w:color w:val="000000"/>
                  <w:sz w:val="16"/>
                  <w:szCs w:val="16"/>
                </w:rPr>
                <w:t>-14,741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pPr>
              <w:spacing w:after="0" w:line="276" w:lineRule="auto"/>
              <w:jc w:val="center"/>
              <w:rPr>
                <w:ins w:id="976" w:author="Alotaibi, Raed" w:date="2019-07-12T12:42:00Z"/>
                <w:rFonts w:eastAsia="Times New Roman" w:cstheme="minorHAnsi"/>
                <w:color w:val="000000"/>
                <w:sz w:val="16"/>
                <w:szCs w:val="16"/>
              </w:rPr>
              <w:pPrChange w:id="977" w:author="Alotaibi, Raed" w:date="2019-07-15T13:58:00Z">
                <w:pPr>
                  <w:spacing w:after="0" w:line="240" w:lineRule="auto"/>
                  <w:jc w:val="center"/>
                </w:pPr>
              </w:pPrChange>
            </w:pPr>
            <w:ins w:id="978" w:author="Alotaibi, Raed" w:date="2019-07-12T12:42:00Z">
              <w:r w:rsidRPr="004D3910">
                <w:rPr>
                  <w:rFonts w:ascii="Calibri" w:hAnsi="Calibri" w:cs="Calibri"/>
                  <w:color w:val="000000"/>
                  <w:sz w:val="16"/>
                  <w:szCs w:val="16"/>
                </w:rPr>
                <w:t>-3,243</w:t>
              </w:r>
            </w:ins>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pPr>
              <w:spacing w:after="0" w:line="276" w:lineRule="auto"/>
              <w:jc w:val="center"/>
              <w:rPr>
                <w:ins w:id="979" w:author="Alotaibi, Raed" w:date="2019-07-12T12:42:00Z"/>
                <w:rFonts w:eastAsia="Times New Roman" w:cstheme="minorHAnsi"/>
                <w:color w:val="000000"/>
                <w:sz w:val="16"/>
                <w:szCs w:val="16"/>
              </w:rPr>
              <w:pPrChange w:id="980" w:author="Alotaibi, Raed" w:date="2019-07-15T13:58:00Z">
                <w:pPr>
                  <w:spacing w:after="0" w:line="240" w:lineRule="auto"/>
                  <w:jc w:val="center"/>
                </w:pPr>
              </w:pPrChange>
            </w:pPr>
            <w:ins w:id="981"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pPr>
              <w:spacing w:after="0" w:line="276" w:lineRule="auto"/>
              <w:jc w:val="center"/>
              <w:rPr>
                <w:ins w:id="982" w:author="Alotaibi, Raed" w:date="2019-07-12T12:42:00Z"/>
                <w:rFonts w:eastAsia="Times New Roman" w:cstheme="minorHAnsi"/>
                <w:color w:val="000000"/>
                <w:sz w:val="16"/>
                <w:szCs w:val="16"/>
              </w:rPr>
              <w:pPrChange w:id="983" w:author="Alotaibi, Raed" w:date="2019-07-15T13:58:00Z">
                <w:pPr>
                  <w:spacing w:after="0" w:line="240" w:lineRule="auto"/>
                  <w:jc w:val="center"/>
                </w:pPr>
              </w:pPrChange>
            </w:pPr>
            <w:ins w:id="984" w:author="Alotaibi, Raed" w:date="2019-07-12T12:42:00Z">
              <w:r w:rsidRPr="004D3910">
                <w:rPr>
                  <w:rFonts w:ascii="Calibri" w:hAnsi="Calibri" w:cs="Calibri"/>
                  <w:color w:val="000000"/>
                  <w:sz w:val="16"/>
                  <w:szCs w:val="16"/>
                </w:rPr>
                <w:t>-7.7%</w:t>
              </w:r>
            </w:ins>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pPr>
              <w:spacing w:after="0" w:line="276" w:lineRule="auto"/>
              <w:jc w:val="center"/>
              <w:rPr>
                <w:ins w:id="985" w:author="Alotaibi, Raed" w:date="2019-07-12T12:42:00Z"/>
                <w:rFonts w:eastAsia="Times New Roman" w:cstheme="minorHAnsi"/>
                <w:color w:val="000000"/>
                <w:sz w:val="16"/>
                <w:szCs w:val="16"/>
              </w:rPr>
              <w:pPrChange w:id="986" w:author="Alotaibi, Raed" w:date="2019-07-15T13:58:00Z">
                <w:pPr>
                  <w:spacing w:after="0" w:line="240" w:lineRule="auto"/>
                  <w:jc w:val="center"/>
                </w:pPr>
              </w:pPrChange>
            </w:pPr>
            <w:ins w:id="987" w:author="Alotaibi, Raed" w:date="2019-07-12T12:42:00Z">
              <w:r w:rsidRPr="004D3910">
                <w:rPr>
                  <w:rFonts w:ascii="Calibri" w:hAnsi="Calibri" w:cs="Calibri"/>
                  <w:color w:val="000000"/>
                  <w:sz w:val="16"/>
                  <w:szCs w:val="16"/>
                </w:rPr>
                <w:t>-9.2%</w:t>
              </w:r>
            </w:ins>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pPr>
              <w:spacing w:after="0" w:line="276" w:lineRule="auto"/>
              <w:jc w:val="center"/>
              <w:rPr>
                <w:ins w:id="988" w:author="Alotaibi, Raed" w:date="2019-07-12T12:42:00Z"/>
                <w:rFonts w:eastAsia="Times New Roman" w:cstheme="minorHAnsi"/>
                <w:color w:val="000000"/>
                <w:sz w:val="16"/>
                <w:szCs w:val="16"/>
              </w:rPr>
              <w:pPrChange w:id="989" w:author="Alotaibi, Raed" w:date="2019-07-15T13:58:00Z">
                <w:pPr>
                  <w:spacing w:after="0" w:line="240" w:lineRule="auto"/>
                  <w:jc w:val="center"/>
                </w:pPr>
              </w:pPrChange>
            </w:pPr>
            <w:ins w:id="990" w:author="Alotaibi, Raed" w:date="2019-07-12T12:42:00Z">
              <w:r w:rsidRPr="004D3910">
                <w:rPr>
                  <w:rFonts w:ascii="Calibri" w:hAnsi="Calibri" w:cs="Calibri"/>
                  <w:color w:val="000000"/>
                  <w:sz w:val="16"/>
                  <w:szCs w:val="16"/>
                </w:rPr>
                <w:t>-1.6%</w:t>
              </w:r>
            </w:ins>
          </w:p>
        </w:tc>
      </w:tr>
      <w:tr w:rsidR="00D65089" w:rsidRPr="00D65089" w:rsidDel="009C6EF2" w14:paraId="71DB0E22" w14:textId="10161A80" w:rsidTr="009C6EF2">
        <w:trPr>
          <w:trHeight w:val="169"/>
          <w:del w:id="991" w:author="Alotaibi, Raed" w:date="2019-07-12T12:41: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BB9F3B" w14:textId="6382FB32" w:rsidR="00D65089" w:rsidRPr="00D65089" w:rsidDel="009C6EF2" w:rsidRDefault="00D65089">
            <w:pPr>
              <w:spacing w:after="0" w:line="276" w:lineRule="auto"/>
              <w:rPr>
                <w:del w:id="992" w:author="Alotaibi, Raed" w:date="2019-07-12T12:41:00Z"/>
                <w:rFonts w:eastAsia="Times New Roman" w:cstheme="minorHAnsi"/>
                <w:color w:val="000000"/>
                <w:sz w:val="16"/>
                <w:szCs w:val="16"/>
              </w:rPr>
              <w:pPrChange w:id="993" w:author="Alotaibi, Raed" w:date="2019-07-15T13:58:00Z">
                <w:pPr>
                  <w:spacing w:after="0" w:line="240" w:lineRule="auto"/>
                </w:pPr>
              </w:pPrChange>
            </w:pPr>
            <w:del w:id="994" w:author="Alotaibi, Raed" w:date="2019-07-12T12:41:00Z">
              <w:r w:rsidRPr="00D65089" w:rsidDel="009C6EF2">
                <w:rPr>
                  <w:rFonts w:eastAsia="Times New Roman" w:cstheme="minorHAnsi"/>
                  <w:color w:val="000000"/>
                  <w:sz w:val="16"/>
                  <w:szCs w:val="16"/>
                </w:rPr>
                <w:delText> </w:delText>
              </w:r>
            </w:del>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35D860CB" w14:textId="32EB904C" w:rsidR="00D65089" w:rsidRPr="00D65089" w:rsidDel="009C6EF2" w:rsidRDefault="00D65089">
            <w:pPr>
              <w:spacing w:after="0" w:line="276" w:lineRule="auto"/>
              <w:rPr>
                <w:del w:id="995" w:author="Alotaibi, Raed" w:date="2019-07-12T12:41:00Z"/>
                <w:rFonts w:eastAsia="Times New Roman" w:cstheme="minorHAnsi"/>
                <w:color w:val="000000"/>
                <w:sz w:val="16"/>
                <w:szCs w:val="16"/>
              </w:rPr>
              <w:pPrChange w:id="996" w:author="Alotaibi, Raed" w:date="2019-07-15T13:58:00Z">
                <w:pPr>
                  <w:spacing w:after="0" w:line="240" w:lineRule="auto"/>
                </w:pPr>
              </w:pPrChange>
            </w:pPr>
            <w:del w:id="997" w:author="Alotaibi, Raed" w:date="2019-07-12T12:41:00Z">
              <w:r w:rsidRPr="00D65089" w:rsidDel="009C6EF2">
                <w:rPr>
                  <w:rFonts w:eastAsia="Times New Roman" w:cstheme="minorHAnsi"/>
                  <w:color w:val="000000"/>
                  <w:sz w:val="16"/>
                  <w:szCs w:val="16"/>
                </w:rPr>
                <w:delText> </w:delText>
              </w:r>
            </w:del>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0614BA" w14:textId="120B7300" w:rsidR="00D65089" w:rsidRPr="00D65089" w:rsidDel="009C6EF2" w:rsidRDefault="00D65089">
            <w:pPr>
              <w:spacing w:after="0" w:line="276" w:lineRule="auto"/>
              <w:jc w:val="center"/>
              <w:rPr>
                <w:del w:id="998" w:author="Alotaibi, Raed" w:date="2019-07-12T12:41:00Z"/>
                <w:rFonts w:eastAsia="Times New Roman" w:cstheme="minorHAnsi"/>
                <w:b/>
                <w:bCs/>
                <w:color w:val="000000"/>
                <w:sz w:val="16"/>
                <w:szCs w:val="16"/>
              </w:rPr>
              <w:pPrChange w:id="999" w:author="Alotaibi, Raed" w:date="2019-07-15T13:58:00Z">
                <w:pPr>
                  <w:spacing w:after="0" w:line="240" w:lineRule="auto"/>
                  <w:jc w:val="center"/>
                </w:pPr>
              </w:pPrChange>
            </w:pPr>
            <w:del w:id="1000" w:author="Alotaibi, Raed" w:date="2019-07-12T12:41:00Z">
              <w:r w:rsidRPr="00D65089" w:rsidDel="009C6EF2">
                <w:rPr>
                  <w:rFonts w:eastAsia="Times New Roman" w:cstheme="minorHAnsi"/>
                  <w:b/>
                  <w:bCs/>
                  <w:color w:val="000000"/>
                  <w:sz w:val="16"/>
                  <w:szCs w:val="16"/>
                </w:rPr>
                <w:delText>Results using flat national-level IR </w:delText>
              </w:r>
            </w:del>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955FA44" w14:textId="41097FC3" w:rsidR="00D65089" w:rsidRPr="00D65089" w:rsidDel="009C6EF2" w:rsidRDefault="00D65089">
            <w:pPr>
              <w:spacing w:after="0" w:line="276" w:lineRule="auto"/>
              <w:jc w:val="center"/>
              <w:rPr>
                <w:del w:id="1001" w:author="Alotaibi, Raed" w:date="2019-07-12T12:41:00Z"/>
                <w:rFonts w:eastAsia="Times New Roman" w:cstheme="minorHAnsi"/>
                <w:b/>
                <w:bCs/>
                <w:color w:val="000000"/>
                <w:sz w:val="16"/>
                <w:szCs w:val="16"/>
              </w:rPr>
              <w:pPrChange w:id="1002" w:author="Alotaibi, Raed" w:date="2019-07-15T13:58:00Z">
                <w:pPr>
                  <w:spacing w:after="0" w:line="240" w:lineRule="auto"/>
                  <w:jc w:val="center"/>
                </w:pPr>
              </w:pPrChange>
            </w:pPr>
            <w:del w:id="1003" w:author="Alotaibi, Raed" w:date="2019-07-12T12:41:00Z">
              <w:r w:rsidRPr="00D65089" w:rsidDel="009C6EF2">
                <w:rPr>
                  <w:rFonts w:eastAsia="Times New Roman" w:cstheme="minorHAnsi"/>
                  <w:b/>
                  <w:bCs/>
                  <w:color w:val="000000"/>
                  <w:sz w:val="16"/>
                  <w:szCs w:val="16"/>
                </w:rPr>
                <w:delText>Results using state-specific IR</w:delText>
              </w:r>
            </w:del>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426EBC40" w14:textId="24773F46" w:rsidR="00D65089" w:rsidRPr="00D65089" w:rsidDel="009C6EF2" w:rsidRDefault="00D65089">
            <w:pPr>
              <w:spacing w:after="0" w:line="276" w:lineRule="auto"/>
              <w:jc w:val="center"/>
              <w:rPr>
                <w:del w:id="1004" w:author="Alotaibi, Raed" w:date="2019-07-12T12:41:00Z"/>
                <w:rFonts w:eastAsia="Times New Roman" w:cstheme="minorHAnsi"/>
                <w:b/>
                <w:bCs/>
                <w:color w:val="000000"/>
                <w:sz w:val="16"/>
                <w:szCs w:val="16"/>
              </w:rPr>
              <w:pPrChange w:id="1005" w:author="Alotaibi, Raed" w:date="2019-07-15T13:58:00Z">
                <w:pPr>
                  <w:spacing w:after="0" w:line="240" w:lineRule="auto"/>
                  <w:jc w:val="center"/>
                </w:pPr>
              </w:pPrChange>
            </w:pPr>
            <w:del w:id="1006" w:author="Alotaibi, Raed" w:date="2019-07-12T12:41:00Z">
              <w:r w:rsidRPr="00D65089" w:rsidDel="009C6EF2">
                <w:rPr>
                  <w:rFonts w:eastAsia="Times New Roman" w:cstheme="minorHAnsi"/>
                  <w:b/>
                  <w:bCs/>
                  <w:color w:val="000000"/>
                  <w:sz w:val="16"/>
                  <w:szCs w:val="16"/>
                </w:rPr>
                <w:delText>Difference</w:delText>
              </w:r>
            </w:del>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D38A9E9" w14:textId="0DC31555" w:rsidR="00D65089" w:rsidRPr="00D65089" w:rsidDel="009C6EF2" w:rsidRDefault="00D65089">
            <w:pPr>
              <w:spacing w:after="0" w:line="276" w:lineRule="auto"/>
              <w:jc w:val="center"/>
              <w:rPr>
                <w:del w:id="1007" w:author="Alotaibi, Raed" w:date="2019-07-12T12:41:00Z"/>
                <w:rFonts w:eastAsia="Times New Roman" w:cstheme="minorHAnsi"/>
                <w:b/>
                <w:bCs/>
                <w:color w:val="000000"/>
                <w:sz w:val="16"/>
                <w:szCs w:val="16"/>
              </w:rPr>
              <w:pPrChange w:id="1008" w:author="Alotaibi, Raed" w:date="2019-07-15T13:58:00Z">
                <w:pPr>
                  <w:spacing w:after="0" w:line="240" w:lineRule="auto"/>
                  <w:jc w:val="center"/>
                </w:pPr>
              </w:pPrChange>
            </w:pPr>
            <w:del w:id="1009" w:author="Alotaibi, Raed" w:date="2019-07-12T12:41:00Z">
              <w:r w:rsidRPr="00D65089" w:rsidDel="009C6EF2">
                <w:rPr>
                  <w:rFonts w:eastAsia="Times New Roman" w:cstheme="minorHAnsi"/>
                  <w:b/>
                  <w:bCs/>
                  <w:color w:val="000000"/>
                  <w:sz w:val="16"/>
                  <w:szCs w:val="16"/>
                </w:rPr>
                <w:delText>Difference (%)</w:delText>
              </w:r>
            </w:del>
          </w:p>
        </w:tc>
      </w:tr>
      <w:tr w:rsidR="00D65089" w:rsidRPr="00D65089" w:rsidDel="009C6EF2" w14:paraId="723BDD0E" w14:textId="605FBF8C" w:rsidTr="009C6EF2">
        <w:trPr>
          <w:trHeight w:val="249"/>
          <w:del w:id="1010"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BBA1AEB" w14:textId="3B0351F4" w:rsidR="00D65089" w:rsidRPr="00D65089" w:rsidDel="009C6EF2" w:rsidRDefault="00D65089">
            <w:pPr>
              <w:spacing w:after="0" w:line="276" w:lineRule="auto"/>
              <w:rPr>
                <w:del w:id="1011" w:author="Alotaibi, Raed" w:date="2019-07-12T12:41:00Z"/>
                <w:rFonts w:eastAsia="Times New Roman" w:cstheme="minorHAnsi"/>
                <w:b/>
                <w:bCs/>
                <w:color w:val="000000"/>
                <w:sz w:val="16"/>
                <w:szCs w:val="16"/>
              </w:rPr>
              <w:pPrChange w:id="1012" w:author="Alotaibi, Raed" w:date="2019-07-15T13:58:00Z">
                <w:pPr>
                  <w:spacing w:after="0" w:line="240" w:lineRule="auto"/>
                </w:pPr>
              </w:pPrChange>
            </w:pPr>
            <w:del w:id="1013"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noWrap/>
            <w:vAlign w:val="center"/>
            <w:hideMark/>
          </w:tcPr>
          <w:p w14:paraId="2DA7B138" w14:textId="096BD2FD" w:rsidR="00D65089" w:rsidRPr="00D65089" w:rsidDel="009C6EF2" w:rsidRDefault="00D65089">
            <w:pPr>
              <w:spacing w:after="0" w:line="276" w:lineRule="auto"/>
              <w:rPr>
                <w:del w:id="1014" w:author="Alotaibi, Raed" w:date="2019-07-12T12:41:00Z"/>
                <w:rFonts w:eastAsia="Times New Roman" w:cstheme="minorHAnsi"/>
                <w:b/>
                <w:bCs/>
                <w:color w:val="000000"/>
                <w:sz w:val="16"/>
                <w:szCs w:val="16"/>
              </w:rPr>
              <w:pPrChange w:id="1015" w:author="Alotaibi, Raed" w:date="2019-07-15T13:58:00Z">
                <w:pPr>
                  <w:spacing w:after="0" w:line="240" w:lineRule="auto"/>
                </w:pPr>
              </w:pPrChange>
            </w:pPr>
            <w:del w:id="1016" w:author="Alotaibi, Raed" w:date="2019-07-12T12:41:00Z">
              <w:r w:rsidRPr="00D65089" w:rsidDel="009C6EF2">
                <w:rPr>
                  <w:rFonts w:eastAsia="Times New Roman" w:cstheme="minorHAnsi"/>
                  <w:b/>
                  <w:bCs/>
                  <w:color w:val="000000"/>
                  <w:sz w:val="16"/>
                  <w:szCs w:val="16"/>
                </w:rPr>
                <w:delText> </w:delText>
              </w:r>
            </w:del>
          </w:p>
        </w:tc>
        <w:tc>
          <w:tcPr>
            <w:tcW w:w="414" w:type="pct"/>
            <w:tcBorders>
              <w:top w:val="nil"/>
              <w:left w:val="nil"/>
              <w:bottom w:val="single" w:sz="8" w:space="0" w:color="auto"/>
              <w:right w:val="single" w:sz="8" w:space="0" w:color="auto"/>
            </w:tcBorders>
            <w:shd w:val="clear" w:color="auto" w:fill="auto"/>
            <w:vAlign w:val="center"/>
            <w:hideMark/>
          </w:tcPr>
          <w:p w14:paraId="154670F6" w14:textId="0889E31E" w:rsidR="00D65089" w:rsidRPr="00D65089" w:rsidDel="009C6EF2" w:rsidRDefault="00D65089">
            <w:pPr>
              <w:spacing w:after="0" w:line="276" w:lineRule="auto"/>
              <w:jc w:val="center"/>
              <w:rPr>
                <w:del w:id="1017" w:author="Alotaibi, Raed" w:date="2019-07-12T12:41:00Z"/>
                <w:rFonts w:eastAsia="Times New Roman" w:cstheme="minorHAnsi"/>
                <w:b/>
                <w:bCs/>
                <w:color w:val="000000"/>
                <w:sz w:val="16"/>
                <w:szCs w:val="16"/>
              </w:rPr>
              <w:pPrChange w:id="1018" w:author="Alotaibi, Raed" w:date="2019-07-15T13:58:00Z">
                <w:pPr>
                  <w:spacing w:after="0" w:line="240" w:lineRule="auto"/>
                  <w:jc w:val="center"/>
                </w:pPr>
              </w:pPrChange>
            </w:pPr>
            <w:del w:id="1019"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4A684903" w14:textId="2CDABA02" w:rsidR="00D65089" w:rsidRPr="00D65089" w:rsidDel="009C6EF2" w:rsidRDefault="00D65089">
            <w:pPr>
              <w:spacing w:after="0" w:line="276" w:lineRule="auto"/>
              <w:jc w:val="center"/>
              <w:rPr>
                <w:del w:id="1020" w:author="Alotaibi, Raed" w:date="2019-07-12T12:41:00Z"/>
                <w:rFonts w:eastAsia="Times New Roman" w:cstheme="minorHAnsi"/>
                <w:b/>
                <w:bCs/>
                <w:color w:val="000000"/>
                <w:sz w:val="16"/>
                <w:szCs w:val="16"/>
              </w:rPr>
              <w:pPrChange w:id="1021" w:author="Alotaibi, Raed" w:date="2019-07-15T13:58:00Z">
                <w:pPr>
                  <w:spacing w:after="0" w:line="240" w:lineRule="auto"/>
                  <w:jc w:val="center"/>
                </w:pPr>
              </w:pPrChange>
            </w:pPr>
            <w:del w:id="1022" w:author="Alotaibi, Raed" w:date="2019-07-12T12:41:00Z">
              <w:r w:rsidRPr="00D65089" w:rsidDel="009C6EF2">
                <w:rPr>
                  <w:rFonts w:eastAsia="Times New Roman" w:cstheme="minorHAnsi"/>
                  <w:b/>
                  <w:bCs/>
                  <w:color w:val="000000"/>
                  <w:sz w:val="16"/>
                  <w:szCs w:val="16"/>
                </w:rPr>
                <w:delText>AC</w:delText>
              </w:r>
            </w:del>
          </w:p>
        </w:tc>
        <w:tc>
          <w:tcPr>
            <w:tcW w:w="262" w:type="pct"/>
            <w:tcBorders>
              <w:top w:val="nil"/>
              <w:left w:val="nil"/>
              <w:bottom w:val="single" w:sz="8" w:space="0" w:color="auto"/>
              <w:right w:val="single" w:sz="8" w:space="0" w:color="auto"/>
            </w:tcBorders>
            <w:shd w:val="clear" w:color="auto" w:fill="auto"/>
            <w:vAlign w:val="center"/>
            <w:hideMark/>
          </w:tcPr>
          <w:p w14:paraId="1DC5C20C" w14:textId="5E1EBCD6" w:rsidR="00D65089" w:rsidRPr="00D65089" w:rsidDel="009C6EF2" w:rsidRDefault="00D65089">
            <w:pPr>
              <w:spacing w:after="0" w:line="276" w:lineRule="auto"/>
              <w:jc w:val="center"/>
              <w:rPr>
                <w:del w:id="1023" w:author="Alotaibi, Raed" w:date="2019-07-12T12:41:00Z"/>
                <w:rFonts w:eastAsia="Times New Roman" w:cstheme="minorHAnsi"/>
                <w:b/>
                <w:bCs/>
                <w:color w:val="000000"/>
                <w:sz w:val="16"/>
                <w:szCs w:val="16"/>
              </w:rPr>
              <w:pPrChange w:id="1024" w:author="Alotaibi, Raed" w:date="2019-07-15T13:58:00Z">
                <w:pPr>
                  <w:spacing w:after="0" w:line="240" w:lineRule="auto"/>
                  <w:jc w:val="center"/>
                </w:pPr>
              </w:pPrChange>
            </w:pPr>
            <w:del w:id="1025" w:author="Alotaibi, Raed" w:date="2019-07-12T12:41:00Z">
              <w:r w:rsidRPr="00D65089" w:rsidDel="009C6EF2">
                <w:rPr>
                  <w:rFonts w:eastAsia="Times New Roman" w:cstheme="minorHAnsi"/>
                  <w:b/>
                  <w:bCs/>
                  <w:color w:val="000000"/>
                  <w:sz w:val="16"/>
                  <w:szCs w:val="16"/>
                </w:rPr>
                <w:delText>AF</w:delText>
              </w:r>
            </w:del>
          </w:p>
        </w:tc>
        <w:tc>
          <w:tcPr>
            <w:tcW w:w="417" w:type="pct"/>
            <w:tcBorders>
              <w:top w:val="nil"/>
              <w:left w:val="nil"/>
              <w:bottom w:val="single" w:sz="8" w:space="0" w:color="auto"/>
              <w:right w:val="single" w:sz="8" w:space="0" w:color="auto"/>
            </w:tcBorders>
            <w:shd w:val="clear" w:color="auto" w:fill="auto"/>
            <w:vAlign w:val="center"/>
            <w:hideMark/>
          </w:tcPr>
          <w:p w14:paraId="46B2048D" w14:textId="5C3F3CFA" w:rsidR="00D65089" w:rsidRPr="00D65089" w:rsidDel="009C6EF2" w:rsidRDefault="00D65089">
            <w:pPr>
              <w:spacing w:after="0" w:line="276" w:lineRule="auto"/>
              <w:jc w:val="center"/>
              <w:rPr>
                <w:del w:id="1026" w:author="Alotaibi, Raed" w:date="2019-07-12T12:41:00Z"/>
                <w:rFonts w:eastAsia="Times New Roman" w:cstheme="minorHAnsi"/>
                <w:b/>
                <w:bCs/>
                <w:color w:val="000000"/>
                <w:sz w:val="16"/>
                <w:szCs w:val="16"/>
              </w:rPr>
              <w:pPrChange w:id="1027" w:author="Alotaibi, Raed" w:date="2019-07-15T13:58:00Z">
                <w:pPr>
                  <w:spacing w:after="0" w:line="240" w:lineRule="auto"/>
                  <w:jc w:val="center"/>
                </w:pPr>
              </w:pPrChange>
            </w:pPr>
            <w:del w:id="1028"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366565EC" w14:textId="0113177E" w:rsidR="00D65089" w:rsidRPr="00D65089" w:rsidDel="009C6EF2" w:rsidRDefault="00D65089">
            <w:pPr>
              <w:spacing w:after="0" w:line="276" w:lineRule="auto"/>
              <w:jc w:val="center"/>
              <w:rPr>
                <w:del w:id="1029" w:author="Alotaibi, Raed" w:date="2019-07-12T12:41:00Z"/>
                <w:rFonts w:eastAsia="Times New Roman" w:cstheme="minorHAnsi"/>
                <w:b/>
                <w:bCs/>
                <w:color w:val="000000"/>
                <w:sz w:val="16"/>
                <w:szCs w:val="16"/>
              </w:rPr>
              <w:pPrChange w:id="1030" w:author="Alotaibi, Raed" w:date="2019-07-15T13:58:00Z">
                <w:pPr>
                  <w:spacing w:after="0" w:line="240" w:lineRule="auto"/>
                  <w:jc w:val="center"/>
                </w:pPr>
              </w:pPrChange>
            </w:pPr>
            <w:del w:id="1031" w:author="Alotaibi, Raed" w:date="2019-07-12T12:41:00Z">
              <w:r w:rsidRPr="00D65089" w:rsidDel="009C6EF2">
                <w:rPr>
                  <w:rFonts w:eastAsia="Times New Roman" w:cstheme="minorHAnsi"/>
                  <w:b/>
                  <w:bCs/>
                  <w:color w:val="000000"/>
                  <w:sz w:val="16"/>
                  <w:szCs w:val="16"/>
                </w:rPr>
                <w:delText>AC</w:delText>
              </w:r>
            </w:del>
          </w:p>
        </w:tc>
        <w:tc>
          <w:tcPr>
            <w:tcW w:w="250" w:type="pct"/>
            <w:tcBorders>
              <w:top w:val="nil"/>
              <w:left w:val="nil"/>
              <w:bottom w:val="single" w:sz="8" w:space="0" w:color="auto"/>
              <w:right w:val="single" w:sz="8" w:space="0" w:color="auto"/>
            </w:tcBorders>
            <w:shd w:val="clear" w:color="auto" w:fill="auto"/>
            <w:vAlign w:val="center"/>
            <w:hideMark/>
          </w:tcPr>
          <w:p w14:paraId="6B03DA43" w14:textId="5478F9FD" w:rsidR="00D65089" w:rsidRPr="00D65089" w:rsidDel="009C6EF2" w:rsidRDefault="00D65089">
            <w:pPr>
              <w:spacing w:after="0" w:line="276" w:lineRule="auto"/>
              <w:jc w:val="center"/>
              <w:rPr>
                <w:del w:id="1032" w:author="Alotaibi, Raed" w:date="2019-07-12T12:41:00Z"/>
                <w:rFonts w:eastAsia="Times New Roman" w:cstheme="minorHAnsi"/>
                <w:b/>
                <w:bCs/>
                <w:color w:val="000000"/>
                <w:sz w:val="16"/>
                <w:szCs w:val="16"/>
              </w:rPr>
              <w:pPrChange w:id="1033" w:author="Alotaibi, Raed" w:date="2019-07-15T13:58:00Z">
                <w:pPr>
                  <w:spacing w:after="0" w:line="240" w:lineRule="auto"/>
                  <w:jc w:val="center"/>
                </w:pPr>
              </w:pPrChange>
            </w:pPr>
            <w:del w:id="1034" w:author="Alotaibi, Raed" w:date="2019-07-12T12:41:00Z">
              <w:r w:rsidRPr="00D65089" w:rsidDel="009C6EF2">
                <w:rPr>
                  <w:rFonts w:eastAsia="Times New Roman" w:cstheme="minorHAnsi"/>
                  <w:b/>
                  <w:bCs/>
                  <w:color w:val="000000"/>
                  <w:sz w:val="16"/>
                  <w:szCs w:val="16"/>
                </w:rPr>
                <w:delText>AF</w:delText>
              </w:r>
            </w:del>
          </w:p>
        </w:tc>
        <w:tc>
          <w:tcPr>
            <w:tcW w:w="430" w:type="pct"/>
            <w:gridSpan w:val="2"/>
            <w:tcBorders>
              <w:top w:val="nil"/>
              <w:left w:val="nil"/>
              <w:bottom w:val="single" w:sz="8" w:space="0" w:color="auto"/>
              <w:right w:val="single" w:sz="8" w:space="0" w:color="auto"/>
            </w:tcBorders>
            <w:shd w:val="clear" w:color="auto" w:fill="auto"/>
            <w:vAlign w:val="center"/>
            <w:hideMark/>
          </w:tcPr>
          <w:p w14:paraId="0DD919C7" w14:textId="401B481C" w:rsidR="00D65089" w:rsidRPr="00D65089" w:rsidDel="009C6EF2" w:rsidRDefault="00D65089">
            <w:pPr>
              <w:spacing w:after="0" w:line="276" w:lineRule="auto"/>
              <w:jc w:val="center"/>
              <w:rPr>
                <w:del w:id="1035" w:author="Alotaibi, Raed" w:date="2019-07-12T12:41:00Z"/>
                <w:rFonts w:eastAsia="Times New Roman" w:cstheme="minorHAnsi"/>
                <w:b/>
                <w:bCs/>
                <w:color w:val="000000"/>
                <w:sz w:val="16"/>
                <w:szCs w:val="16"/>
              </w:rPr>
              <w:pPrChange w:id="1036" w:author="Alotaibi, Raed" w:date="2019-07-15T13:58:00Z">
                <w:pPr>
                  <w:spacing w:after="0" w:line="240" w:lineRule="auto"/>
                  <w:jc w:val="center"/>
                </w:pPr>
              </w:pPrChange>
            </w:pPr>
            <w:del w:id="1037" w:author="Alotaibi, Raed" w:date="2019-07-12T12:41:00Z">
              <w:r w:rsidRPr="00D65089" w:rsidDel="009C6EF2">
                <w:rPr>
                  <w:rFonts w:eastAsia="Times New Roman" w:cstheme="minorHAnsi"/>
                  <w:b/>
                  <w:bCs/>
                  <w:color w:val="000000"/>
                  <w:sz w:val="16"/>
                  <w:szCs w:val="16"/>
                </w:rPr>
                <w:delText>Incident cases</w:delText>
              </w:r>
            </w:del>
          </w:p>
        </w:tc>
        <w:tc>
          <w:tcPr>
            <w:tcW w:w="239" w:type="pct"/>
            <w:tcBorders>
              <w:top w:val="nil"/>
              <w:left w:val="nil"/>
              <w:bottom w:val="single" w:sz="8" w:space="0" w:color="auto"/>
              <w:right w:val="single" w:sz="8" w:space="0" w:color="auto"/>
            </w:tcBorders>
            <w:shd w:val="clear" w:color="auto" w:fill="auto"/>
            <w:vAlign w:val="center"/>
            <w:hideMark/>
          </w:tcPr>
          <w:p w14:paraId="5CBEAE40" w14:textId="71AA405F" w:rsidR="00D65089" w:rsidRPr="00D65089" w:rsidDel="009C6EF2" w:rsidRDefault="00D65089">
            <w:pPr>
              <w:spacing w:after="0" w:line="276" w:lineRule="auto"/>
              <w:jc w:val="center"/>
              <w:rPr>
                <w:del w:id="1038" w:author="Alotaibi, Raed" w:date="2019-07-12T12:41:00Z"/>
                <w:rFonts w:eastAsia="Times New Roman" w:cstheme="minorHAnsi"/>
                <w:b/>
                <w:bCs/>
                <w:color w:val="000000"/>
                <w:sz w:val="16"/>
                <w:szCs w:val="16"/>
              </w:rPr>
              <w:pPrChange w:id="1039" w:author="Alotaibi, Raed" w:date="2019-07-15T13:58:00Z">
                <w:pPr>
                  <w:spacing w:after="0" w:line="240" w:lineRule="auto"/>
                  <w:jc w:val="center"/>
                </w:pPr>
              </w:pPrChange>
            </w:pPr>
            <w:del w:id="1040" w:author="Alotaibi, Raed" w:date="2019-07-12T12:41:00Z">
              <w:r w:rsidRPr="00D65089" w:rsidDel="009C6EF2">
                <w:rPr>
                  <w:rFonts w:eastAsia="Times New Roman" w:cstheme="minorHAnsi"/>
                  <w:b/>
                  <w:bCs/>
                  <w:color w:val="000000"/>
                  <w:sz w:val="16"/>
                  <w:szCs w:val="16"/>
                </w:rPr>
                <w:delText>AC</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A2FA79E" w14:textId="2B74736D" w:rsidR="00D65089" w:rsidRPr="00D65089" w:rsidDel="009C6EF2" w:rsidRDefault="00D65089">
            <w:pPr>
              <w:spacing w:after="0" w:line="276" w:lineRule="auto"/>
              <w:jc w:val="center"/>
              <w:rPr>
                <w:del w:id="1041" w:author="Alotaibi, Raed" w:date="2019-07-12T12:41:00Z"/>
                <w:rFonts w:eastAsia="Times New Roman" w:cstheme="minorHAnsi"/>
                <w:b/>
                <w:bCs/>
                <w:color w:val="000000"/>
                <w:sz w:val="16"/>
                <w:szCs w:val="16"/>
              </w:rPr>
              <w:pPrChange w:id="1042" w:author="Alotaibi, Raed" w:date="2019-07-15T13:58:00Z">
                <w:pPr>
                  <w:spacing w:after="0" w:line="240" w:lineRule="auto"/>
                  <w:jc w:val="center"/>
                </w:pPr>
              </w:pPrChange>
            </w:pPr>
            <w:del w:id="1043" w:author="Alotaibi, Raed" w:date="2019-07-12T12:41:00Z">
              <w:r w:rsidRPr="00D65089" w:rsidDel="009C6EF2">
                <w:rPr>
                  <w:rFonts w:eastAsia="Times New Roman" w:cstheme="minorHAnsi"/>
                  <w:b/>
                  <w:bCs/>
                  <w:color w:val="000000"/>
                  <w:sz w:val="16"/>
                  <w:szCs w:val="16"/>
                </w:rPr>
                <w:delText>AF</w:delText>
              </w:r>
            </w:del>
          </w:p>
        </w:tc>
        <w:tc>
          <w:tcPr>
            <w:tcW w:w="416" w:type="pct"/>
            <w:tcBorders>
              <w:top w:val="nil"/>
              <w:left w:val="nil"/>
              <w:bottom w:val="single" w:sz="8" w:space="0" w:color="auto"/>
              <w:right w:val="single" w:sz="8" w:space="0" w:color="auto"/>
            </w:tcBorders>
            <w:shd w:val="clear" w:color="auto" w:fill="auto"/>
            <w:vAlign w:val="center"/>
            <w:hideMark/>
          </w:tcPr>
          <w:p w14:paraId="313E0E20" w14:textId="2D7CDA44" w:rsidR="00D65089" w:rsidRPr="00D65089" w:rsidDel="009C6EF2" w:rsidRDefault="00D65089">
            <w:pPr>
              <w:spacing w:after="0" w:line="276" w:lineRule="auto"/>
              <w:jc w:val="center"/>
              <w:rPr>
                <w:del w:id="1044" w:author="Alotaibi, Raed" w:date="2019-07-12T12:41:00Z"/>
                <w:rFonts w:eastAsia="Times New Roman" w:cstheme="minorHAnsi"/>
                <w:b/>
                <w:bCs/>
                <w:color w:val="000000"/>
                <w:sz w:val="16"/>
                <w:szCs w:val="16"/>
              </w:rPr>
              <w:pPrChange w:id="1045" w:author="Alotaibi, Raed" w:date="2019-07-15T13:58:00Z">
                <w:pPr>
                  <w:spacing w:after="0" w:line="240" w:lineRule="auto"/>
                  <w:jc w:val="center"/>
                </w:pPr>
              </w:pPrChange>
            </w:pPr>
            <w:del w:id="1046" w:author="Alotaibi, Raed" w:date="2019-07-12T12:41:00Z">
              <w:r w:rsidRPr="00D65089" w:rsidDel="009C6EF2">
                <w:rPr>
                  <w:rFonts w:eastAsia="Times New Roman" w:cstheme="minorHAnsi"/>
                  <w:b/>
                  <w:bCs/>
                  <w:color w:val="000000"/>
                  <w:sz w:val="16"/>
                  <w:szCs w:val="16"/>
                </w:rPr>
                <w:delText>Incident cases</w:delText>
              </w:r>
            </w:del>
          </w:p>
        </w:tc>
        <w:tc>
          <w:tcPr>
            <w:tcW w:w="251" w:type="pct"/>
            <w:tcBorders>
              <w:top w:val="nil"/>
              <w:left w:val="nil"/>
              <w:bottom w:val="single" w:sz="8" w:space="0" w:color="auto"/>
              <w:right w:val="single" w:sz="8" w:space="0" w:color="auto"/>
            </w:tcBorders>
            <w:shd w:val="clear" w:color="auto" w:fill="auto"/>
            <w:vAlign w:val="center"/>
            <w:hideMark/>
          </w:tcPr>
          <w:p w14:paraId="34B09E2B" w14:textId="29CE28FD" w:rsidR="00D65089" w:rsidRPr="00D65089" w:rsidDel="009C6EF2" w:rsidRDefault="00D65089">
            <w:pPr>
              <w:spacing w:after="0" w:line="276" w:lineRule="auto"/>
              <w:jc w:val="center"/>
              <w:rPr>
                <w:del w:id="1047" w:author="Alotaibi, Raed" w:date="2019-07-12T12:41:00Z"/>
                <w:rFonts w:eastAsia="Times New Roman" w:cstheme="minorHAnsi"/>
                <w:b/>
                <w:bCs/>
                <w:color w:val="000000"/>
                <w:sz w:val="16"/>
                <w:szCs w:val="16"/>
              </w:rPr>
              <w:pPrChange w:id="1048" w:author="Alotaibi, Raed" w:date="2019-07-15T13:58:00Z">
                <w:pPr>
                  <w:spacing w:after="0" w:line="240" w:lineRule="auto"/>
                  <w:jc w:val="center"/>
                </w:pPr>
              </w:pPrChange>
            </w:pPr>
            <w:del w:id="1049" w:author="Alotaibi, Raed" w:date="2019-07-12T12:41:00Z">
              <w:r w:rsidRPr="00D65089" w:rsidDel="009C6EF2">
                <w:rPr>
                  <w:rFonts w:eastAsia="Times New Roman" w:cstheme="minorHAnsi"/>
                  <w:b/>
                  <w:bCs/>
                  <w:color w:val="000000"/>
                  <w:sz w:val="16"/>
                  <w:szCs w:val="16"/>
                </w:rPr>
                <w:delText>AC</w:delText>
              </w:r>
            </w:del>
          </w:p>
        </w:tc>
        <w:tc>
          <w:tcPr>
            <w:tcW w:w="242" w:type="pct"/>
            <w:tcBorders>
              <w:top w:val="nil"/>
              <w:left w:val="nil"/>
              <w:bottom w:val="single" w:sz="8" w:space="0" w:color="auto"/>
              <w:right w:val="single" w:sz="8" w:space="0" w:color="auto"/>
            </w:tcBorders>
            <w:shd w:val="clear" w:color="auto" w:fill="auto"/>
            <w:vAlign w:val="center"/>
            <w:hideMark/>
          </w:tcPr>
          <w:p w14:paraId="76B0A877" w14:textId="650733EC" w:rsidR="00D65089" w:rsidRPr="00D65089" w:rsidDel="009C6EF2" w:rsidRDefault="00D65089">
            <w:pPr>
              <w:spacing w:after="0" w:line="276" w:lineRule="auto"/>
              <w:jc w:val="center"/>
              <w:rPr>
                <w:del w:id="1050" w:author="Alotaibi, Raed" w:date="2019-07-12T12:41:00Z"/>
                <w:rFonts w:eastAsia="Times New Roman" w:cstheme="minorHAnsi"/>
                <w:b/>
                <w:bCs/>
                <w:color w:val="000000"/>
                <w:sz w:val="16"/>
                <w:szCs w:val="16"/>
              </w:rPr>
              <w:pPrChange w:id="1051" w:author="Alotaibi, Raed" w:date="2019-07-15T13:58:00Z">
                <w:pPr>
                  <w:spacing w:after="0" w:line="240" w:lineRule="auto"/>
                  <w:jc w:val="center"/>
                </w:pPr>
              </w:pPrChange>
            </w:pPr>
            <w:del w:id="1052" w:author="Alotaibi, Raed" w:date="2019-07-12T12:41:00Z">
              <w:r w:rsidRPr="00D65089" w:rsidDel="009C6EF2">
                <w:rPr>
                  <w:rFonts w:eastAsia="Times New Roman" w:cstheme="minorHAnsi"/>
                  <w:b/>
                  <w:bCs/>
                  <w:color w:val="000000"/>
                  <w:sz w:val="16"/>
                  <w:szCs w:val="16"/>
                </w:rPr>
                <w:delText>AF</w:delText>
              </w:r>
            </w:del>
          </w:p>
        </w:tc>
      </w:tr>
      <w:tr w:rsidR="000F539B" w:rsidRPr="00D65089" w:rsidDel="009C6EF2" w14:paraId="1A71C83D" w14:textId="11FA8A41" w:rsidTr="009C6EF2">
        <w:trPr>
          <w:trHeight w:val="169"/>
          <w:del w:id="1053"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D9C5DCA" w14:textId="54443D64" w:rsidR="000F539B" w:rsidRPr="00D65089" w:rsidDel="009C6EF2" w:rsidRDefault="000F539B">
            <w:pPr>
              <w:spacing w:after="0" w:line="276" w:lineRule="auto"/>
              <w:rPr>
                <w:del w:id="1054" w:author="Alotaibi, Raed" w:date="2019-07-12T12:41:00Z"/>
                <w:rFonts w:eastAsia="Times New Roman" w:cstheme="minorHAnsi"/>
                <w:b/>
                <w:bCs/>
                <w:color w:val="000000"/>
                <w:sz w:val="16"/>
                <w:szCs w:val="16"/>
              </w:rPr>
              <w:pPrChange w:id="1055" w:author="Alotaibi, Raed" w:date="2019-07-15T13:58:00Z">
                <w:pPr>
                  <w:spacing w:after="0" w:line="240" w:lineRule="auto"/>
                </w:pPr>
              </w:pPrChange>
            </w:pPr>
            <w:del w:id="1056"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vAlign w:val="center"/>
            <w:hideMark/>
          </w:tcPr>
          <w:p w14:paraId="72C70A63" w14:textId="58F415DF" w:rsidR="000F539B" w:rsidRPr="00D65089" w:rsidDel="009C6EF2" w:rsidRDefault="000F539B">
            <w:pPr>
              <w:spacing w:after="0" w:line="276" w:lineRule="auto"/>
              <w:rPr>
                <w:del w:id="1057" w:author="Alotaibi, Raed" w:date="2019-07-12T12:41:00Z"/>
                <w:rFonts w:eastAsia="Times New Roman" w:cstheme="minorHAnsi"/>
                <w:b/>
                <w:bCs/>
                <w:color w:val="000000"/>
                <w:sz w:val="16"/>
                <w:szCs w:val="16"/>
              </w:rPr>
              <w:pPrChange w:id="1058" w:author="Alotaibi, Raed" w:date="2019-07-15T13:58:00Z">
                <w:pPr>
                  <w:spacing w:after="0" w:line="240" w:lineRule="auto"/>
                </w:pPr>
              </w:pPrChange>
            </w:pPr>
            <w:del w:id="1059" w:author="Alotaibi, Raed" w:date="2019-07-12T12:41:00Z">
              <w:r w:rsidRPr="00D65089" w:rsidDel="009C6EF2">
                <w:rPr>
                  <w:rFonts w:eastAsia="Times New Roman" w:cstheme="minorHAnsi"/>
                  <w:b/>
                  <w:bCs/>
                  <w:color w:val="000000"/>
                  <w:sz w:val="16"/>
                  <w:szCs w:val="16"/>
                </w:rPr>
                <w:delText>Total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8E6697B" w14:textId="0E36F983" w:rsidR="000F539B" w:rsidRPr="00D65089" w:rsidDel="009C6EF2" w:rsidRDefault="000F539B">
            <w:pPr>
              <w:spacing w:after="0" w:line="276" w:lineRule="auto"/>
              <w:jc w:val="center"/>
              <w:rPr>
                <w:del w:id="1060" w:author="Alotaibi, Raed" w:date="2019-07-12T12:41:00Z"/>
                <w:rFonts w:eastAsia="Times New Roman" w:cstheme="minorHAnsi"/>
                <w:color w:val="000000"/>
                <w:sz w:val="16"/>
                <w:szCs w:val="16"/>
              </w:rPr>
              <w:pPrChange w:id="1061" w:author="Alotaibi, Raed" w:date="2019-07-15T13:58:00Z">
                <w:pPr>
                  <w:spacing w:after="0" w:line="240" w:lineRule="auto"/>
                  <w:jc w:val="center"/>
                </w:pPr>
              </w:pPrChange>
            </w:pPr>
            <w:del w:id="1062" w:author="Alotaibi, Raed" w:date="2019-07-12T12:41:00Z">
              <w:r w:rsidDel="009C6EF2">
                <w:rPr>
                  <w:rFonts w:ascii="Calibri" w:hAnsi="Calibri" w:cs="Calibri"/>
                  <w:color w:val="000000"/>
                  <w:sz w:val="16"/>
                  <w:szCs w:val="16"/>
                </w:rPr>
                <w:delText>794,934</w:delText>
              </w:r>
            </w:del>
          </w:p>
        </w:tc>
        <w:tc>
          <w:tcPr>
            <w:tcW w:w="417" w:type="pct"/>
            <w:tcBorders>
              <w:top w:val="nil"/>
              <w:left w:val="nil"/>
              <w:bottom w:val="single" w:sz="8" w:space="0" w:color="auto"/>
              <w:right w:val="single" w:sz="8" w:space="0" w:color="auto"/>
            </w:tcBorders>
            <w:shd w:val="clear" w:color="auto" w:fill="auto"/>
            <w:vAlign w:val="center"/>
            <w:hideMark/>
          </w:tcPr>
          <w:p w14:paraId="1A6974B8" w14:textId="4670D69C" w:rsidR="000F539B" w:rsidRPr="00D65089" w:rsidDel="009C6EF2" w:rsidRDefault="000F539B">
            <w:pPr>
              <w:spacing w:after="0" w:line="276" w:lineRule="auto"/>
              <w:jc w:val="center"/>
              <w:rPr>
                <w:del w:id="1063" w:author="Alotaibi, Raed" w:date="2019-07-12T12:41:00Z"/>
                <w:rFonts w:eastAsia="Times New Roman" w:cstheme="minorHAnsi"/>
                <w:color w:val="000000"/>
                <w:sz w:val="16"/>
                <w:szCs w:val="16"/>
              </w:rPr>
              <w:pPrChange w:id="1064" w:author="Alotaibi, Raed" w:date="2019-07-15T13:58:00Z">
                <w:pPr>
                  <w:spacing w:after="0" w:line="240" w:lineRule="auto"/>
                  <w:jc w:val="center"/>
                </w:pPr>
              </w:pPrChange>
            </w:pPr>
            <w:del w:id="1065" w:author="Alotaibi, Raed" w:date="2019-07-12T12:41:00Z">
              <w:r w:rsidDel="009C6EF2">
                <w:rPr>
                  <w:rFonts w:ascii="Calibri" w:hAnsi="Calibri" w:cs="Calibri"/>
                  <w:color w:val="000000"/>
                  <w:sz w:val="16"/>
                  <w:szCs w:val="16"/>
                </w:rPr>
                <w:delText>141,931</w:delText>
              </w:r>
            </w:del>
          </w:p>
        </w:tc>
        <w:tc>
          <w:tcPr>
            <w:tcW w:w="262" w:type="pct"/>
            <w:tcBorders>
              <w:top w:val="nil"/>
              <w:left w:val="nil"/>
              <w:bottom w:val="single" w:sz="8" w:space="0" w:color="auto"/>
              <w:right w:val="single" w:sz="8" w:space="0" w:color="auto"/>
            </w:tcBorders>
            <w:shd w:val="clear" w:color="auto" w:fill="auto"/>
            <w:vAlign w:val="center"/>
            <w:hideMark/>
          </w:tcPr>
          <w:p w14:paraId="5AAF72EF" w14:textId="1DE611FD" w:rsidR="000F539B" w:rsidRPr="00D65089" w:rsidDel="009C6EF2" w:rsidRDefault="000F539B">
            <w:pPr>
              <w:spacing w:after="0" w:line="276" w:lineRule="auto"/>
              <w:jc w:val="center"/>
              <w:rPr>
                <w:del w:id="1066" w:author="Alotaibi, Raed" w:date="2019-07-12T12:41:00Z"/>
                <w:rFonts w:eastAsia="Times New Roman" w:cstheme="minorHAnsi"/>
                <w:color w:val="000000"/>
                <w:sz w:val="16"/>
                <w:szCs w:val="16"/>
              </w:rPr>
              <w:pPrChange w:id="1067" w:author="Alotaibi, Raed" w:date="2019-07-15T13:58:00Z">
                <w:pPr>
                  <w:spacing w:after="0" w:line="240" w:lineRule="auto"/>
                  <w:jc w:val="center"/>
                </w:pPr>
              </w:pPrChange>
            </w:pPr>
            <w:del w:id="1068" w:author="Alotaibi, Raed" w:date="2019-07-12T12:41:00Z">
              <w:r w:rsidDel="009C6EF2">
                <w:rPr>
                  <w:rFonts w:ascii="Calibri" w:hAnsi="Calibri" w:cs="Calibri"/>
                  <w:color w:val="000000"/>
                  <w:sz w:val="16"/>
                  <w:szCs w:val="16"/>
                </w:rPr>
                <w:delText>17.9%</w:delText>
              </w:r>
            </w:del>
          </w:p>
        </w:tc>
        <w:tc>
          <w:tcPr>
            <w:tcW w:w="417" w:type="pct"/>
            <w:tcBorders>
              <w:top w:val="nil"/>
              <w:left w:val="nil"/>
              <w:bottom w:val="single" w:sz="8" w:space="0" w:color="auto"/>
              <w:right w:val="single" w:sz="8" w:space="0" w:color="auto"/>
            </w:tcBorders>
            <w:shd w:val="clear" w:color="auto" w:fill="auto"/>
            <w:vAlign w:val="center"/>
            <w:hideMark/>
          </w:tcPr>
          <w:p w14:paraId="17D92E97" w14:textId="064FE35C" w:rsidR="000F539B" w:rsidRPr="00D65089" w:rsidDel="009C6EF2" w:rsidRDefault="000F539B">
            <w:pPr>
              <w:spacing w:after="0" w:line="276" w:lineRule="auto"/>
              <w:jc w:val="center"/>
              <w:rPr>
                <w:del w:id="1069" w:author="Alotaibi, Raed" w:date="2019-07-12T12:41:00Z"/>
                <w:rFonts w:eastAsia="Times New Roman" w:cstheme="minorHAnsi"/>
                <w:color w:val="000000"/>
                <w:sz w:val="16"/>
                <w:szCs w:val="16"/>
              </w:rPr>
              <w:pPrChange w:id="1070" w:author="Alotaibi, Raed" w:date="2019-07-15T13:58:00Z">
                <w:pPr>
                  <w:spacing w:after="0" w:line="240" w:lineRule="auto"/>
                  <w:jc w:val="center"/>
                </w:pPr>
              </w:pPrChange>
            </w:pPr>
            <w:del w:id="1071" w:author="Alotaibi, Raed" w:date="2019-07-12T12:41:00Z">
              <w:r w:rsidDel="009C6EF2">
                <w:rPr>
                  <w:rFonts w:ascii="Calibri" w:hAnsi="Calibri" w:cs="Calibri"/>
                  <w:color w:val="000000"/>
                  <w:sz w:val="16"/>
                  <w:szCs w:val="16"/>
                </w:rPr>
                <w:delText>754,893</w:delText>
              </w:r>
            </w:del>
          </w:p>
        </w:tc>
        <w:tc>
          <w:tcPr>
            <w:tcW w:w="417" w:type="pct"/>
            <w:tcBorders>
              <w:top w:val="nil"/>
              <w:left w:val="nil"/>
              <w:bottom w:val="single" w:sz="8" w:space="0" w:color="auto"/>
              <w:right w:val="single" w:sz="8" w:space="0" w:color="auto"/>
            </w:tcBorders>
            <w:shd w:val="clear" w:color="auto" w:fill="auto"/>
            <w:vAlign w:val="center"/>
            <w:hideMark/>
          </w:tcPr>
          <w:p w14:paraId="01DD22B0" w14:textId="2FA0438E" w:rsidR="000F539B" w:rsidRPr="00D65089" w:rsidDel="009C6EF2" w:rsidRDefault="000F539B">
            <w:pPr>
              <w:spacing w:after="0" w:line="276" w:lineRule="auto"/>
              <w:jc w:val="center"/>
              <w:rPr>
                <w:del w:id="1072" w:author="Alotaibi, Raed" w:date="2019-07-12T12:41:00Z"/>
                <w:rFonts w:eastAsia="Times New Roman" w:cstheme="minorHAnsi"/>
                <w:color w:val="000000"/>
                <w:sz w:val="16"/>
                <w:szCs w:val="16"/>
              </w:rPr>
              <w:pPrChange w:id="1073" w:author="Alotaibi, Raed" w:date="2019-07-15T13:58:00Z">
                <w:pPr>
                  <w:spacing w:after="0" w:line="240" w:lineRule="auto"/>
                  <w:jc w:val="center"/>
                </w:pPr>
              </w:pPrChange>
            </w:pPr>
            <w:del w:id="1074" w:author="Alotaibi, Raed" w:date="2019-07-12T12:41:00Z">
              <w:r w:rsidDel="009C6EF2">
                <w:rPr>
                  <w:rFonts w:ascii="Calibri" w:hAnsi="Calibri" w:cs="Calibri"/>
                  <w:color w:val="000000"/>
                  <w:sz w:val="16"/>
                  <w:szCs w:val="16"/>
                </w:rPr>
                <w:delText>132,829</w:delText>
              </w:r>
            </w:del>
          </w:p>
        </w:tc>
        <w:tc>
          <w:tcPr>
            <w:tcW w:w="250" w:type="pct"/>
            <w:tcBorders>
              <w:top w:val="nil"/>
              <w:left w:val="nil"/>
              <w:bottom w:val="single" w:sz="8" w:space="0" w:color="auto"/>
              <w:right w:val="single" w:sz="8" w:space="0" w:color="auto"/>
            </w:tcBorders>
            <w:shd w:val="clear" w:color="auto" w:fill="auto"/>
            <w:vAlign w:val="center"/>
            <w:hideMark/>
          </w:tcPr>
          <w:p w14:paraId="1B886686" w14:textId="379B62F7" w:rsidR="000F539B" w:rsidRPr="00D65089" w:rsidDel="009C6EF2" w:rsidRDefault="000F539B">
            <w:pPr>
              <w:spacing w:after="0" w:line="276" w:lineRule="auto"/>
              <w:jc w:val="center"/>
              <w:rPr>
                <w:del w:id="1075" w:author="Alotaibi, Raed" w:date="2019-07-12T12:41:00Z"/>
                <w:rFonts w:eastAsia="Times New Roman" w:cstheme="minorHAnsi"/>
                <w:color w:val="000000"/>
                <w:sz w:val="16"/>
                <w:szCs w:val="16"/>
              </w:rPr>
              <w:pPrChange w:id="1076" w:author="Alotaibi, Raed" w:date="2019-07-15T13:58:00Z">
                <w:pPr>
                  <w:spacing w:after="0" w:line="240" w:lineRule="auto"/>
                  <w:jc w:val="center"/>
                </w:pPr>
              </w:pPrChange>
            </w:pPr>
            <w:del w:id="1077" w:author="Alotaibi, Raed" w:date="2019-07-12T12:41:00Z">
              <w:r w:rsidDel="009C6EF2">
                <w:rPr>
                  <w:rFonts w:ascii="Calibri" w:hAnsi="Calibri" w:cs="Calibri"/>
                  <w:color w:val="000000"/>
                  <w:sz w:val="16"/>
                  <w:szCs w:val="16"/>
                </w:rPr>
                <w:delText>17.6%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AD1D914" w14:textId="5F5145C4" w:rsidR="000F539B" w:rsidRPr="00D65089" w:rsidDel="009C6EF2" w:rsidRDefault="000F539B">
            <w:pPr>
              <w:spacing w:after="0" w:line="276" w:lineRule="auto"/>
              <w:jc w:val="center"/>
              <w:rPr>
                <w:del w:id="1078" w:author="Alotaibi, Raed" w:date="2019-07-12T12:41:00Z"/>
                <w:rFonts w:eastAsia="Times New Roman" w:cstheme="minorHAnsi"/>
                <w:color w:val="000000"/>
                <w:sz w:val="16"/>
                <w:szCs w:val="16"/>
              </w:rPr>
              <w:pPrChange w:id="1079" w:author="Alotaibi, Raed" w:date="2019-07-15T13:58:00Z">
                <w:pPr>
                  <w:spacing w:after="0" w:line="240" w:lineRule="auto"/>
                  <w:jc w:val="center"/>
                </w:pPr>
              </w:pPrChange>
            </w:pPr>
            <w:del w:id="1080" w:author="Alotaibi, Raed" w:date="2019-07-12T12:41:00Z">
              <w:r w:rsidDel="009C6EF2">
                <w:rPr>
                  <w:rFonts w:ascii="Calibri" w:hAnsi="Calibri" w:cs="Calibri"/>
                  <w:color w:val="000000"/>
                  <w:sz w:val="16"/>
                  <w:szCs w:val="16"/>
                </w:rPr>
                <w:delText>-40,041</w:delText>
              </w:r>
            </w:del>
          </w:p>
        </w:tc>
        <w:tc>
          <w:tcPr>
            <w:tcW w:w="239" w:type="pct"/>
            <w:tcBorders>
              <w:top w:val="nil"/>
              <w:left w:val="nil"/>
              <w:bottom w:val="single" w:sz="8" w:space="0" w:color="auto"/>
              <w:right w:val="single" w:sz="8" w:space="0" w:color="auto"/>
            </w:tcBorders>
            <w:shd w:val="clear" w:color="auto" w:fill="auto"/>
            <w:vAlign w:val="center"/>
            <w:hideMark/>
          </w:tcPr>
          <w:p w14:paraId="3F81C02A" w14:textId="0F6D5BBE" w:rsidR="000F539B" w:rsidRPr="00D65089" w:rsidDel="009C6EF2" w:rsidRDefault="000F539B">
            <w:pPr>
              <w:spacing w:after="0" w:line="276" w:lineRule="auto"/>
              <w:jc w:val="center"/>
              <w:rPr>
                <w:del w:id="1081" w:author="Alotaibi, Raed" w:date="2019-07-12T12:41:00Z"/>
                <w:rFonts w:eastAsia="Times New Roman" w:cstheme="minorHAnsi"/>
                <w:color w:val="000000"/>
                <w:sz w:val="16"/>
                <w:szCs w:val="16"/>
              </w:rPr>
              <w:pPrChange w:id="1082" w:author="Alotaibi, Raed" w:date="2019-07-15T13:58:00Z">
                <w:pPr>
                  <w:spacing w:after="0" w:line="240" w:lineRule="auto"/>
                  <w:jc w:val="center"/>
                </w:pPr>
              </w:pPrChange>
            </w:pPr>
            <w:del w:id="1083" w:author="Alotaibi, Raed" w:date="2019-07-12T12:41:00Z">
              <w:r w:rsidDel="009C6EF2">
                <w:rPr>
                  <w:rFonts w:ascii="Calibri" w:hAnsi="Calibri" w:cs="Calibri"/>
                  <w:color w:val="000000"/>
                  <w:sz w:val="16"/>
                  <w:szCs w:val="16"/>
                </w:rPr>
                <w:delText>-9,103</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FB5D44F" w14:textId="51F94292" w:rsidR="000F539B" w:rsidRPr="00D65089" w:rsidDel="009C6EF2" w:rsidRDefault="000F539B">
            <w:pPr>
              <w:spacing w:after="0" w:line="276" w:lineRule="auto"/>
              <w:jc w:val="center"/>
              <w:rPr>
                <w:del w:id="1084" w:author="Alotaibi, Raed" w:date="2019-07-12T12:41:00Z"/>
                <w:rFonts w:eastAsia="Times New Roman" w:cstheme="minorHAnsi"/>
                <w:color w:val="000000"/>
                <w:sz w:val="16"/>
                <w:szCs w:val="16"/>
              </w:rPr>
              <w:pPrChange w:id="1085" w:author="Alotaibi, Raed" w:date="2019-07-15T13:58:00Z">
                <w:pPr>
                  <w:spacing w:after="0" w:line="240" w:lineRule="auto"/>
                  <w:jc w:val="center"/>
                </w:pPr>
              </w:pPrChange>
            </w:pPr>
            <w:del w:id="1086"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D9EDEB9" w14:textId="3F6C66AF" w:rsidR="000F539B" w:rsidRPr="00D65089" w:rsidDel="009C6EF2" w:rsidRDefault="000F539B">
            <w:pPr>
              <w:spacing w:after="0" w:line="276" w:lineRule="auto"/>
              <w:jc w:val="center"/>
              <w:rPr>
                <w:del w:id="1087" w:author="Alotaibi, Raed" w:date="2019-07-12T12:41:00Z"/>
                <w:rFonts w:eastAsia="Times New Roman" w:cstheme="minorHAnsi"/>
                <w:color w:val="000000"/>
                <w:sz w:val="16"/>
                <w:szCs w:val="16"/>
              </w:rPr>
              <w:pPrChange w:id="1088" w:author="Alotaibi, Raed" w:date="2019-07-15T13:58:00Z">
                <w:pPr>
                  <w:spacing w:after="0" w:line="240" w:lineRule="auto"/>
                  <w:jc w:val="center"/>
                </w:pPr>
              </w:pPrChange>
            </w:pPr>
            <w:del w:id="1089" w:author="Alotaibi, Raed" w:date="2019-07-12T12:41:00Z">
              <w:r w:rsidDel="009C6EF2">
                <w:rPr>
                  <w:rFonts w:ascii="Calibri" w:hAnsi="Calibri" w:cs="Calibri"/>
                  <w:color w:val="000000"/>
                  <w:sz w:val="16"/>
                  <w:szCs w:val="16"/>
                </w:rPr>
                <w:delText>-5.0%</w:delText>
              </w:r>
            </w:del>
          </w:p>
        </w:tc>
        <w:tc>
          <w:tcPr>
            <w:tcW w:w="251" w:type="pct"/>
            <w:tcBorders>
              <w:top w:val="nil"/>
              <w:left w:val="nil"/>
              <w:bottom w:val="single" w:sz="8" w:space="0" w:color="auto"/>
              <w:right w:val="single" w:sz="8" w:space="0" w:color="auto"/>
            </w:tcBorders>
            <w:shd w:val="clear" w:color="auto" w:fill="auto"/>
            <w:vAlign w:val="center"/>
            <w:hideMark/>
          </w:tcPr>
          <w:p w14:paraId="42D33B25" w14:textId="34DAD68A" w:rsidR="000F539B" w:rsidRPr="00D65089" w:rsidDel="009C6EF2" w:rsidRDefault="000F539B">
            <w:pPr>
              <w:spacing w:after="0" w:line="276" w:lineRule="auto"/>
              <w:jc w:val="center"/>
              <w:rPr>
                <w:del w:id="1090" w:author="Alotaibi, Raed" w:date="2019-07-12T12:41:00Z"/>
                <w:rFonts w:eastAsia="Times New Roman" w:cstheme="minorHAnsi"/>
                <w:color w:val="000000"/>
                <w:sz w:val="16"/>
                <w:szCs w:val="16"/>
              </w:rPr>
              <w:pPrChange w:id="1091" w:author="Alotaibi, Raed" w:date="2019-07-15T13:58:00Z">
                <w:pPr>
                  <w:spacing w:after="0" w:line="240" w:lineRule="auto"/>
                  <w:jc w:val="center"/>
                </w:pPr>
              </w:pPrChange>
            </w:pPr>
            <w:del w:id="1092" w:author="Alotaibi, Raed" w:date="2019-07-12T12:41:00Z">
              <w:r w:rsidDel="009C6EF2">
                <w:rPr>
                  <w:rFonts w:ascii="Calibri" w:hAnsi="Calibri" w:cs="Calibri"/>
                  <w:color w:val="000000"/>
                  <w:sz w:val="16"/>
                  <w:szCs w:val="16"/>
                </w:rPr>
                <w:delText>-6.4%</w:delText>
              </w:r>
            </w:del>
          </w:p>
        </w:tc>
        <w:tc>
          <w:tcPr>
            <w:tcW w:w="242" w:type="pct"/>
            <w:tcBorders>
              <w:top w:val="nil"/>
              <w:left w:val="nil"/>
              <w:bottom w:val="single" w:sz="8" w:space="0" w:color="auto"/>
              <w:right w:val="single" w:sz="8" w:space="0" w:color="auto"/>
            </w:tcBorders>
            <w:shd w:val="clear" w:color="auto" w:fill="auto"/>
            <w:vAlign w:val="center"/>
            <w:hideMark/>
          </w:tcPr>
          <w:p w14:paraId="3C90CF69" w14:textId="296B3C71" w:rsidR="000F539B" w:rsidRPr="00D65089" w:rsidDel="009C6EF2" w:rsidRDefault="000F539B">
            <w:pPr>
              <w:spacing w:after="0" w:line="276" w:lineRule="auto"/>
              <w:jc w:val="center"/>
              <w:rPr>
                <w:del w:id="1093" w:author="Alotaibi, Raed" w:date="2019-07-12T12:41:00Z"/>
                <w:rFonts w:eastAsia="Times New Roman" w:cstheme="minorHAnsi"/>
                <w:color w:val="000000"/>
                <w:sz w:val="16"/>
                <w:szCs w:val="16"/>
              </w:rPr>
              <w:pPrChange w:id="1094" w:author="Alotaibi, Raed" w:date="2019-07-15T13:58:00Z">
                <w:pPr>
                  <w:spacing w:after="0" w:line="240" w:lineRule="auto"/>
                  <w:jc w:val="center"/>
                </w:pPr>
              </w:pPrChange>
            </w:pPr>
            <w:del w:id="1095" w:author="Alotaibi, Raed" w:date="2019-07-12T12:41:00Z">
              <w:r w:rsidDel="009C6EF2">
                <w:rPr>
                  <w:rFonts w:ascii="Calibri" w:hAnsi="Calibri" w:cs="Calibri"/>
                  <w:color w:val="000000"/>
                  <w:sz w:val="16"/>
                  <w:szCs w:val="16"/>
                </w:rPr>
                <w:delText>-1.4%</w:delText>
              </w:r>
            </w:del>
          </w:p>
        </w:tc>
      </w:tr>
      <w:tr w:rsidR="000F539B" w:rsidRPr="00D65089" w:rsidDel="009C6EF2" w14:paraId="170518F9" w14:textId="0160DEF4" w:rsidTr="009C6EF2">
        <w:trPr>
          <w:trHeight w:val="249"/>
          <w:del w:id="1096"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1A1B7E84" w14:textId="539692DD" w:rsidR="000F539B" w:rsidRPr="00D65089" w:rsidDel="009C6EF2" w:rsidRDefault="000F539B">
            <w:pPr>
              <w:spacing w:after="0" w:line="276" w:lineRule="auto"/>
              <w:rPr>
                <w:del w:id="1097" w:author="Alotaibi, Raed" w:date="2019-07-12T12:41:00Z"/>
                <w:rFonts w:eastAsia="Times New Roman" w:cstheme="minorHAnsi"/>
                <w:b/>
                <w:bCs/>
                <w:color w:val="000000"/>
                <w:sz w:val="16"/>
                <w:szCs w:val="16"/>
              </w:rPr>
              <w:pPrChange w:id="1098" w:author="Alotaibi, Raed" w:date="2019-07-15T13:58:00Z">
                <w:pPr>
                  <w:spacing w:after="0" w:line="240" w:lineRule="auto"/>
                </w:pPr>
              </w:pPrChange>
            </w:pPr>
            <w:del w:id="1099" w:author="Alotaibi, Raed" w:date="2019-07-12T12:41:00Z">
              <w:r w:rsidRPr="00D65089" w:rsidDel="009C6EF2">
                <w:rPr>
                  <w:rFonts w:eastAsia="Times New Roman" w:cstheme="minorHAnsi"/>
                  <w:b/>
                  <w:bCs/>
                  <w:color w:val="000000"/>
                  <w:sz w:val="16"/>
                  <w:szCs w:val="16"/>
                </w:rPr>
                <w:delText>By living location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2BD143D4" w14:textId="528D0B6A" w:rsidR="000F539B" w:rsidRPr="00D65089" w:rsidDel="009C6EF2" w:rsidRDefault="000F539B">
            <w:pPr>
              <w:spacing w:after="0" w:line="276" w:lineRule="auto"/>
              <w:rPr>
                <w:del w:id="1100" w:author="Alotaibi, Raed" w:date="2019-07-12T12:41:00Z"/>
                <w:rFonts w:eastAsia="Times New Roman" w:cstheme="minorHAnsi"/>
                <w:b/>
                <w:bCs/>
                <w:color w:val="000000"/>
                <w:sz w:val="16"/>
                <w:szCs w:val="16"/>
              </w:rPr>
              <w:pPrChange w:id="1101" w:author="Alotaibi, Raed" w:date="2019-07-15T13:58:00Z">
                <w:pPr>
                  <w:spacing w:after="0" w:line="240" w:lineRule="auto"/>
                </w:pPr>
              </w:pPrChange>
            </w:pPr>
            <w:del w:id="1102" w:author="Alotaibi, Raed" w:date="2019-07-12T12:41:00Z">
              <w:r w:rsidRPr="00D65089" w:rsidDel="009C6EF2">
                <w:rPr>
                  <w:rFonts w:eastAsia="Times New Roman" w:cstheme="minorHAnsi"/>
                  <w:b/>
                  <w:bCs/>
                  <w:color w:val="000000"/>
                  <w:sz w:val="16"/>
                  <w:szCs w:val="16"/>
                </w:rPr>
                <w:delText>Rural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23E67F" w14:textId="75EE1F5D" w:rsidR="000F539B" w:rsidRPr="00D65089" w:rsidDel="009C6EF2" w:rsidRDefault="000F539B">
            <w:pPr>
              <w:spacing w:after="0" w:line="276" w:lineRule="auto"/>
              <w:jc w:val="center"/>
              <w:rPr>
                <w:del w:id="1103" w:author="Alotaibi, Raed" w:date="2019-07-12T12:41:00Z"/>
                <w:rFonts w:eastAsia="Times New Roman" w:cstheme="minorHAnsi"/>
                <w:color w:val="000000"/>
                <w:sz w:val="16"/>
                <w:szCs w:val="16"/>
              </w:rPr>
              <w:pPrChange w:id="1104" w:author="Alotaibi, Raed" w:date="2019-07-15T13:58:00Z">
                <w:pPr>
                  <w:spacing w:after="0" w:line="240" w:lineRule="auto"/>
                  <w:jc w:val="center"/>
                </w:pPr>
              </w:pPrChange>
            </w:pPr>
            <w:del w:id="1105" w:author="Alotaibi, Raed" w:date="2019-07-12T12:41:00Z">
              <w:r w:rsidDel="009C6EF2">
                <w:rPr>
                  <w:rFonts w:ascii="Calibri" w:hAnsi="Calibri" w:cs="Calibri"/>
                  <w:color w:val="000000"/>
                  <w:sz w:val="16"/>
                  <w:szCs w:val="16"/>
                </w:rPr>
                <w:delText>148,470 (19%)</w:delText>
              </w:r>
            </w:del>
          </w:p>
        </w:tc>
        <w:tc>
          <w:tcPr>
            <w:tcW w:w="417" w:type="pct"/>
            <w:tcBorders>
              <w:top w:val="nil"/>
              <w:left w:val="nil"/>
              <w:bottom w:val="single" w:sz="8" w:space="0" w:color="auto"/>
              <w:right w:val="single" w:sz="8" w:space="0" w:color="auto"/>
            </w:tcBorders>
            <w:shd w:val="clear" w:color="auto" w:fill="auto"/>
            <w:vAlign w:val="center"/>
            <w:hideMark/>
          </w:tcPr>
          <w:p w14:paraId="7A4E5EBD" w14:textId="7ABED51A" w:rsidR="000F539B" w:rsidRPr="00D65089" w:rsidDel="009C6EF2" w:rsidRDefault="000F539B">
            <w:pPr>
              <w:spacing w:after="0" w:line="276" w:lineRule="auto"/>
              <w:jc w:val="center"/>
              <w:rPr>
                <w:del w:id="1106" w:author="Alotaibi, Raed" w:date="2019-07-12T12:41:00Z"/>
                <w:rFonts w:eastAsia="Times New Roman" w:cstheme="minorHAnsi"/>
                <w:color w:val="000000"/>
                <w:sz w:val="16"/>
                <w:szCs w:val="16"/>
              </w:rPr>
              <w:pPrChange w:id="1107" w:author="Alotaibi, Raed" w:date="2019-07-15T13:58:00Z">
                <w:pPr>
                  <w:spacing w:after="0" w:line="240" w:lineRule="auto"/>
                  <w:jc w:val="center"/>
                </w:pPr>
              </w:pPrChange>
            </w:pPr>
            <w:del w:id="1108" w:author="Alotaibi, Raed" w:date="2019-07-12T12:41:00Z">
              <w:r w:rsidDel="009C6EF2">
                <w:rPr>
                  <w:rFonts w:ascii="Calibri" w:hAnsi="Calibri" w:cs="Calibri"/>
                  <w:color w:val="000000"/>
                  <w:sz w:val="16"/>
                  <w:szCs w:val="16"/>
                </w:rPr>
                <w:delText>14,466 (10%)</w:delText>
              </w:r>
            </w:del>
          </w:p>
        </w:tc>
        <w:tc>
          <w:tcPr>
            <w:tcW w:w="262" w:type="pct"/>
            <w:tcBorders>
              <w:top w:val="nil"/>
              <w:left w:val="nil"/>
              <w:bottom w:val="single" w:sz="8" w:space="0" w:color="auto"/>
              <w:right w:val="single" w:sz="8" w:space="0" w:color="auto"/>
            </w:tcBorders>
            <w:shd w:val="clear" w:color="auto" w:fill="auto"/>
            <w:vAlign w:val="center"/>
            <w:hideMark/>
          </w:tcPr>
          <w:p w14:paraId="2B95793D" w14:textId="1D07668A" w:rsidR="000F539B" w:rsidRPr="00D65089" w:rsidDel="009C6EF2" w:rsidRDefault="000F539B">
            <w:pPr>
              <w:spacing w:after="0" w:line="276" w:lineRule="auto"/>
              <w:jc w:val="center"/>
              <w:rPr>
                <w:del w:id="1109" w:author="Alotaibi, Raed" w:date="2019-07-12T12:41:00Z"/>
                <w:rFonts w:eastAsia="Times New Roman" w:cstheme="minorHAnsi"/>
                <w:color w:val="000000"/>
                <w:sz w:val="16"/>
                <w:szCs w:val="16"/>
              </w:rPr>
              <w:pPrChange w:id="1110" w:author="Alotaibi, Raed" w:date="2019-07-15T13:58:00Z">
                <w:pPr>
                  <w:spacing w:after="0" w:line="240" w:lineRule="auto"/>
                  <w:jc w:val="center"/>
                </w:pPr>
              </w:pPrChange>
            </w:pPr>
            <w:del w:id="1111" w:author="Alotaibi, Raed" w:date="2019-07-12T12:41:00Z">
              <w:r w:rsidDel="009C6EF2">
                <w:rPr>
                  <w:rFonts w:ascii="Calibri" w:hAnsi="Calibri" w:cs="Calibri"/>
                  <w:color w:val="000000"/>
                  <w:sz w:val="16"/>
                  <w:szCs w:val="16"/>
                </w:rPr>
                <w:delText>9.7%</w:delText>
              </w:r>
            </w:del>
          </w:p>
        </w:tc>
        <w:tc>
          <w:tcPr>
            <w:tcW w:w="417" w:type="pct"/>
            <w:tcBorders>
              <w:top w:val="nil"/>
              <w:left w:val="nil"/>
              <w:bottom w:val="single" w:sz="8" w:space="0" w:color="auto"/>
              <w:right w:val="single" w:sz="8" w:space="0" w:color="auto"/>
            </w:tcBorders>
            <w:shd w:val="clear" w:color="auto" w:fill="auto"/>
            <w:vAlign w:val="center"/>
            <w:hideMark/>
          </w:tcPr>
          <w:p w14:paraId="2058E750" w14:textId="47401467" w:rsidR="000F539B" w:rsidRPr="00D65089" w:rsidDel="009C6EF2" w:rsidRDefault="000F539B">
            <w:pPr>
              <w:spacing w:after="0" w:line="276" w:lineRule="auto"/>
              <w:jc w:val="center"/>
              <w:rPr>
                <w:del w:id="1112" w:author="Alotaibi, Raed" w:date="2019-07-12T12:41:00Z"/>
                <w:rFonts w:eastAsia="Times New Roman" w:cstheme="minorHAnsi"/>
                <w:color w:val="000000"/>
                <w:sz w:val="16"/>
                <w:szCs w:val="16"/>
              </w:rPr>
              <w:pPrChange w:id="1113" w:author="Alotaibi, Raed" w:date="2019-07-15T13:58:00Z">
                <w:pPr>
                  <w:spacing w:after="0" w:line="240" w:lineRule="auto"/>
                  <w:jc w:val="center"/>
                </w:pPr>
              </w:pPrChange>
            </w:pPr>
            <w:del w:id="1114" w:author="Alotaibi, Raed" w:date="2019-07-12T12:41:00Z">
              <w:r w:rsidDel="009C6EF2">
                <w:rPr>
                  <w:rFonts w:ascii="Calibri" w:hAnsi="Calibri" w:cs="Calibri"/>
                  <w:color w:val="000000"/>
                  <w:sz w:val="16"/>
                  <w:szCs w:val="16"/>
                </w:rPr>
                <w:delText>142,559 (19%)</w:delText>
              </w:r>
            </w:del>
          </w:p>
        </w:tc>
        <w:tc>
          <w:tcPr>
            <w:tcW w:w="417" w:type="pct"/>
            <w:tcBorders>
              <w:top w:val="nil"/>
              <w:left w:val="nil"/>
              <w:bottom w:val="single" w:sz="8" w:space="0" w:color="auto"/>
              <w:right w:val="single" w:sz="8" w:space="0" w:color="auto"/>
            </w:tcBorders>
            <w:shd w:val="clear" w:color="auto" w:fill="auto"/>
            <w:vAlign w:val="center"/>
            <w:hideMark/>
          </w:tcPr>
          <w:p w14:paraId="0DAEACDA" w14:textId="52CB5435" w:rsidR="000F539B" w:rsidRPr="00D65089" w:rsidDel="009C6EF2" w:rsidRDefault="000F539B">
            <w:pPr>
              <w:spacing w:after="0" w:line="276" w:lineRule="auto"/>
              <w:jc w:val="center"/>
              <w:rPr>
                <w:del w:id="1115" w:author="Alotaibi, Raed" w:date="2019-07-12T12:41:00Z"/>
                <w:rFonts w:eastAsia="Times New Roman" w:cstheme="minorHAnsi"/>
                <w:color w:val="000000"/>
                <w:sz w:val="16"/>
                <w:szCs w:val="16"/>
              </w:rPr>
              <w:pPrChange w:id="1116" w:author="Alotaibi, Raed" w:date="2019-07-15T13:58:00Z">
                <w:pPr>
                  <w:spacing w:after="0" w:line="240" w:lineRule="auto"/>
                  <w:jc w:val="center"/>
                </w:pPr>
              </w:pPrChange>
            </w:pPr>
            <w:del w:id="1117" w:author="Alotaibi, Raed" w:date="2019-07-12T12:41:00Z">
              <w:r w:rsidDel="009C6EF2">
                <w:rPr>
                  <w:rFonts w:ascii="Calibri" w:hAnsi="Calibri" w:cs="Calibri"/>
                  <w:color w:val="000000"/>
                  <w:sz w:val="16"/>
                  <w:szCs w:val="16"/>
                </w:rPr>
                <w:delText>13,951 (11%)</w:delText>
              </w:r>
            </w:del>
          </w:p>
        </w:tc>
        <w:tc>
          <w:tcPr>
            <w:tcW w:w="250" w:type="pct"/>
            <w:tcBorders>
              <w:top w:val="nil"/>
              <w:left w:val="nil"/>
              <w:bottom w:val="single" w:sz="8" w:space="0" w:color="auto"/>
              <w:right w:val="single" w:sz="8" w:space="0" w:color="auto"/>
            </w:tcBorders>
            <w:shd w:val="clear" w:color="auto" w:fill="auto"/>
            <w:vAlign w:val="center"/>
            <w:hideMark/>
          </w:tcPr>
          <w:p w14:paraId="0129D0EF" w14:textId="55E7238E" w:rsidR="000F539B" w:rsidRPr="00D65089" w:rsidDel="009C6EF2" w:rsidRDefault="000F539B">
            <w:pPr>
              <w:spacing w:after="0" w:line="276" w:lineRule="auto"/>
              <w:jc w:val="center"/>
              <w:rPr>
                <w:del w:id="1118" w:author="Alotaibi, Raed" w:date="2019-07-12T12:41:00Z"/>
                <w:rFonts w:eastAsia="Times New Roman" w:cstheme="minorHAnsi"/>
                <w:color w:val="000000"/>
                <w:sz w:val="16"/>
                <w:szCs w:val="16"/>
              </w:rPr>
              <w:pPrChange w:id="1119" w:author="Alotaibi, Raed" w:date="2019-07-15T13:58:00Z">
                <w:pPr>
                  <w:spacing w:after="0" w:line="240" w:lineRule="auto"/>
                  <w:jc w:val="center"/>
                </w:pPr>
              </w:pPrChange>
            </w:pPr>
            <w:del w:id="1120" w:author="Alotaibi, Raed" w:date="2019-07-12T12:41:00Z">
              <w:r w:rsidDel="009C6EF2">
                <w:rPr>
                  <w:rFonts w:ascii="Calibri" w:hAnsi="Calibri" w:cs="Calibri"/>
                  <w:color w:val="000000"/>
                  <w:sz w:val="16"/>
                  <w:szCs w:val="16"/>
                </w:rPr>
                <w:delText>9.8%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C411AF8" w14:textId="3E586123" w:rsidR="000F539B" w:rsidRPr="00D65089" w:rsidDel="009C6EF2" w:rsidRDefault="000F539B">
            <w:pPr>
              <w:spacing w:after="0" w:line="276" w:lineRule="auto"/>
              <w:jc w:val="center"/>
              <w:rPr>
                <w:del w:id="1121" w:author="Alotaibi, Raed" w:date="2019-07-12T12:41:00Z"/>
                <w:rFonts w:eastAsia="Times New Roman" w:cstheme="minorHAnsi"/>
                <w:color w:val="000000"/>
                <w:sz w:val="16"/>
                <w:szCs w:val="16"/>
              </w:rPr>
              <w:pPrChange w:id="1122" w:author="Alotaibi, Raed" w:date="2019-07-15T13:58:00Z">
                <w:pPr>
                  <w:spacing w:after="0" w:line="240" w:lineRule="auto"/>
                  <w:jc w:val="center"/>
                </w:pPr>
              </w:pPrChange>
            </w:pPr>
            <w:del w:id="1123" w:author="Alotaibi, Raed" w:date="2019-07-12T12:41:00Z">
              <w:r w:rsidDel="009C6EF2">
                <w:rPr>
                  <w:rFonts w:ascii="Calibri" w:hAnsi="Calibri" w:cs="Calibri"/>
                  <w:color w:val="000000"/>
                  <w:sz w:val="16"/>
                  <w:szCs w:val="16"/>
                </w:rPr>
                <w:delText>-5,911</w:delText>
              </w:r>
            </w:del>
          </w:p>
        </w:tc>
        <w:tc>
          <w:tcPr>
            <w:tcW w:w="239" w:type="pct"/>
            <w:tcBorders>
              <w:top w:val="nil"/>
              <w:left w:val="nil"/>
              <w:bottom w:val="single" w:sz="8" w:space="0" w:color="auto"/>
              <w:right w:val="single" w:sz="8" w:space="0" w:color="auto"/>
            </w:tcBorders>
            <w:shd w:val="clear" w:color="auto" w:fill="auto"/>
            <w:vAlign w:val="center"/>
            <w:hideMark/>
          </w:tcPr>
          <w:p w14:paraId="28B47423" w14:textId="32099CFA" w:rsidR="000F539B" w:rsidRPr="00D65089" w:rsidDel="009C6EF2" w:rsidRDefault="000F539B">
            <w:pPr>
              <w:spacing w:after="0" w:line="276" w:lineRule="auto"/>
              <w:jc w:val="center"/>
              <w:rPr>
                <w:del w:id="1124" w:author="Alotaibi, Raed" w:date="2019-07-12T12:41:00Z"/>
                <w:rFonts w:eastAsia="Times New Roman" w:cstheme="minorHAnsi"/>
                <w:color w:val="000000"/>
                <w:sz w:val="16"/>
                <w:szCs w:val="16"/>
              </w:rPr>
              <w:pPrChange w:id="1125" w:author="Alotaibi, Raed" w:date="2019-07-15T13:58:00Z">
                <w:pPr>
                  <w:spacing w:after="0" w:line="240" w:lineRule="auto"/>
                  <w:jc w:val="center"/>
                </w:pPr>
              </w:pPrChange>
            </w:pPr>
            <w:del w:id="1126" w:author="Alotaibi, Raed" w:date="2019-07-12T12:41:00Z">
              <w:r w:rsidDel="009C6EF2">
                <w:rPr>
                  <w:rFonts w:ascii="Calibri" w:hAnsi="Calibri" w:cs="Calibri"/>
                  <w:color w:val="000000"/>
                  <w:sz w:val="16"/>
                  <w:szCs w:val="16"/>
                </w:rPr>
                <w:delText>-514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2DD83211" w14:textId="35AC431E" w:rsidR="000F539B" w:rsidRPr="00D65089" w:rsidDel="009C6EF2" w:rsidRDefault="000F539B">
            <w:pPr>
              <w:spacing w:after="0" w:line="276" w:lineRule="auto"/>
              <w:jc w:val="center"/>
              <w:rPr>
                <w:del w:id="1127" w:author="Alotaibi, Raed" w:date="2019-07-12T12:41:00Z"/>
                <w:rFonts w:eastAsia="Times New Roman" w:cstheme="minorHAnsi"/>
                <w:color w:val="000000"/>
                <w:sz w:val="16"/>
                <w:szCs w:val="16"/>
              </w:rPr>
              <w:pPrChange w:id="1128" w:author="Alotaibi, Raed" w:date="2019-07-15T13:58:00Z">
                <w:pPr>
                  <w:spacing w:after="0" w:line="240" w:lineRule="auto"/>
                  <w:jc w:val="center"/>
                </w:pPr>
              </w:pPrChange>
            </w:pPr>
            <w:del w:id="1129"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5A05775D" w14:textId="4FB6F46E" w:rsidR="000F539B" w:rsidRPr="00D65089" w:rsidDel="009C6EF2" w:rsidRDefault="000F539B">
            <w:pPr>
              <w:spacing w:after="0" w:line="276" w:lineRule="auto"/>
              <w:jc w:val="center"/>
              <w:rPr>
                <w:del w:id="1130" w:author="Alotaibi, Raed" w:date="2019-07-12T12:41:00Z"/>
                <w:rFonts w:eastAsia="Times New Roman" w:cstheme="minorHAnsi"/>
                <w:color w:val="000000"/>
                <w:sz w:val="16"/>
                <w:szCs w:val="16"/>
              </w:rPr>
              <w:pPrChange w:id="1131" w:author="Alotaibi, Raed" w:date="2019-07-15T13:58:00Z">
                <w:pPr>
                  <w:spacing w:after="0" w:line="240" w:lineRule="auto"/>
                  <w:jc w:val="center"/>
                </w:pPr>
              </w:pPrChange>
            </w:pPr>
            <w:del w:id="1132" w:author="Alotaibi, Raed" w:date="2019-07-12T12:41:00Z">
              <w:r w:rsidDel="009C6EF2">
                <w:rPr>
                  <w:rFonts w:ascii="Calibri" w:hAnsi="Calibri" w:cs="Calibri"/>
                  <w:color w:val="000000"/>
                  <w:sz w:val="16"/>
                  <w:szCs w:val="16"/>
                </w:rPr>
                <w:delText>-4.0%</w:delText>
              </w:r>
            </w:del>
          </w:p>
        </w:tc>
        <w:tc>
          <w:tcPr>
            <w:tcW w:w="251" w:type="pct"/>
            <w:tcBorders>
              <w:top w:val="nil"/>
              <w:left w:val="nil"/>
              <w:bottom w:val="single" w:sz="8" w:space="0" w:color="auto"/>
              <w:right w:val="single" w:sz="8" w:space="0" w:color="auto"/>
            </w:tcBorders>
            <w:shd w:val="clear" w:color="auto" w:fill="auto"/>
            <w:vAlign w:val="center"/>
            <w:hideMark/>
          </w:tcPr>
          <w:p w14:paraId="1EC105AD" w14:textId="0523D4AC" w:rsidR="000F539B" w:rsidRPr="00D65089" w:rsidDel="009C6EF2" w:rsidRDefault="000F539B">
            <w:pPr>
              <w:spacing w:after="0" w:line="276" w:lineRule="auto"/>
              <w:jc w:val="center"/>
              <w:rPr>
                <w:del w:id="1133" w:author="Alotaibi, Raed" w:date="2019-07-12T12:41:00Z"/>
                <w:rFonts w:eastAsia="Times New Roman" w:cstheme="minorHAnsi"/>
                <w:color w:val="000000"/>
                <w:sz w:val="16"/>
                <w:szCs w:val="16"/>
              </w:rPr>
              <w:pPrChange w:id="1134" w:author="Alotaibi, Raed" w:date="2019-07-15T13:58:00Z">
                <w:pPr>
                  <w:spacing w:after="0" w:line="240" w:lineRule="auto"/>
                  <w:jc w:val="center"/>
                </w:pPr>
              </w:pPrChange>
            </w:pPr>
            <w:del w:id="1135" w:author="Alotaibi, Raed" w:date="2019-07-12T12:41:00Z">
              <w:r w:rsidDel="009C6EF2">
                <w:rPr>
                  <w:rFonts w:ascii="Calibri" w:hAnsi="Calibri" w:cs="Calibri"/>
                  <w:color w:val="000000"/>
                  <w:sz w:val="16"/>
                  <w:szCs w:val="16"/>
                </w:rPr>
                <w:delText>-3.6%</w:delText>
              </w:r>
            </w:del>
          </w:p>
        </w:tc>
        <w:tc>
          <w:tcPr>
            <w:tcW w:w="242" w:type="pct"/>
            <w:tcBorders>
              <w:top w:val="nil"/>
              <w:left w:val="nil"/>
              <w:bottom w:val="single" w:sz="8" w:space="0" w:color="auto"/>
              <w:right w:val="single" w:sz="8" w:space="0" w:color="auto"/>
            </w:tcBorders>
            <w:shd w:val="clear" w:color="auto" w:fill="auto"/>
            <w:vAlign w:val="center"/>
            <w:hideMark/>
          </w:tcPr>
          <w:p w14:paraId="6E037DFC" w14:textId="586DA507" w:rsidR="000F539B" w:rsidRPr="00D65089" w:rsidDel="009C6EF2" w:rsidRDefault="000F539B">
            <w:pPr>
              <w:spacing w:after="0" w:line="276" w:lineRule="auto"/>
              <w:jc w:val="center"/>
              <w:rPr>
                <w:del w:id="1136" w:author="Alotaibi, Raed" w:date="2019-07-12T12:41:00Z"/>
                <w:rFonts w:eastAsia="Times New Roman" w:cstheme="minorHAnsi"/>
                <w:color w:val="000000"/>
                <w:sz w:val="16"/>
                <w:szCs w:val="16"/>
              </w:rPr>
              <w:pPrChange w:id="1137" w:author="Alotaibi, Raed" w:date="2019-07-15T13:58:00Z">
                <w:pPr>
                  <w:spacing w:after="0" w:line="240" w:lineRule="auto"/>
                  <w:jc w:val="center"/>
                </w:pPr>
              </w:pPrChange>
            </w:pPr>
            <w:del w:id="1138" w:author="Alotaibi, Raed" w:date="2019-07-12T12:41:00Z">
              <w:r w:rsidDel="009C6EF2">
                <w:rPr>
                  <w:rFonts w:ascii="Calibri" w:hAnsi="Calibri" w:cs="Calibri"/>
                  <w:color w:val="000000"/>
                  <w:sz w:val="16"/>
                  <w:szCs w:val="16"/>
                </w:rPr>
                <w:delText>0.4%</w:delText>
              </w:r>
            </w:del>
          </w:p>
        </w:tc>
      </w:tr>
      <w:tr w:rsidR="000F539B" w:rsidRPr="00D65089" w:rsidDel="009C6EF2" w14:paraId="6AB04C3D" w14:textId="37DEB2D9" w:rsidTr="009C6EF2">
        <w:trPr>
          <w:trHeight w:val="249"/>
          <w:del w:id="1139"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399BB5A4" w14:textId="7C55EF35" w:rsidR="000F539B" w:rsidRPr="00D65089" w:rsidDel="009C6EF2" w:rsidRDefault="000F539B">
            <w:pPr>
              <w:spacing w:after="0" w:line="276" w:lineRule="auto"/>
              <w:rPr>
                <w:del w:id="1140" w:author="Alotaibi, Raed" w:date="2019-07-12T12:41:00Z"/>
                <w:rFonts w:eastAsia="Times New Roman" w:cstheme="minorHAnsi"/>
                <w:b/>
                <w:bCs/>
                <w:color w:val="000000"/>
                <w:sz w:val="16"/>
                <w:szCs w:val="16"/>
              </w:rPr>
              <w:pPrChange w:id="1141"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5941C5D" w14:textId="07C6C9C8" w:rsidR="000F539B" w:rsidRPr="00D65089" w:rsidDel="009C6EF2" w:rsidRDefault="000F539B">
            <w:pPr>
              <w:spacing w:after="0" w:line="276" w:lineRule="auto"/>
              <w:rPr>
                <w:del w:id="1142" w:author="Alotaibi, Raed" w:date="2019-07-12T12:41:00Z"/>
                <w:rFonts w:eastAsia="Times New Roman" w:cstheme="minorHAnsi"/>
                <w:b/>
                <w:bCs/>
                <w:color w:val="000000"/>
                <w:sz w:val="16"/>
                <w:szCs w:val="16"/>
              </w:rPr>
              <w:pPrChange w:id="1143" w:author="Alotaibi, Raed" w:date="2019-07-15T13:58:00Z">
                <w:pPr>
                  <w:spacing w:after="0" w:line="240" w:lineRule="auto"/>
                </w:pPr>
              </w:pPrChange>
            </w:pPr>
            <w:del w:id="1144" w:author="Alotaibi, Raed" w:date="2019-07-12T12:41:00Z">
              <w:r w:rsidRPr="00D65089" w:rsidDel="009C6EF2">
                <w:rPr>
                  <w:rFonts w:eastAsia="Times New Roman" w:cstheme="minorHAnsi"/>
                  <w:b/>
                  <w:bCs/>
                  <w:color w:val="000000"/>
                  <w:sz w:val="16"/>
                  <w:szCs w:val="16"/>
                </w:rPr>
                <w:delText>Urban cluster</w:delText>
              </w:r>
            </w:del>
          </w:p>
        </w:tc>
        <w:tc>
          <w:tcPr>
            <w:tcW w:w="414" w:type="pct"/>
            <w:tcBorders>
              <w:top w:val="nil"/>
              <w:left w:val="nil"/>
              <w:bottom w:val="single" w:sz="8" w:space="0" w:color="auto"/>
              <w:right w:val="single" w:sz="8" w:space="0" w:color="auto"/>
            </w:tcBorders>
            <w:shd w:val="clear" w:color="auto" w:fill="auto"/>
            <w:noWrap/>
            <w:vAlign w:val="center"/>
            <w:hideMark/>
          </w:tcPr>
          <w:p w14:paraId="3E10CFB6" w14:textId="237C380F" w:rsidR="000F539B" w:rsidRPr="00D65089" w:rsidDel="009C6EF2" w:rsidRDefault="000F539B">
            <w:pPr>
              <w:spacing w:after="0" w:line="276" w:lineRule="auto"/>
              <w:jc w:val="center"/>
              <w:rPr>
                <w:del w:id="1145" w:author="Alotaibi, Raed" w:date="2019-07-12T12:41:00Z"/>
                <w:rFonts w:eastAsia="Times New Roman" w:cstheme="minorHAnsi"/>
                <w:color w:val="000000"/>
                <w:sz w:val="16"/>
                <w:szCs w:val="16"/>
              </w:rPr>
              <w:pPrChange w:id="1146" w:author="Alotaibi, Raed" w:date="2019-07-15T13:58:00Z">
                <w:pPr>
                  <w:spacing w:after="0" w:line="240" w:lineRule="auto"/>
                  <w:jc w:val="center"/>
                </w:pPr>
              </w:pPrChange>
            </w:pPr>
            <w:del w:id="1147" w:author="Alotaibi, Raed" w:date="2019-07-12T12:41:00Z">
              <w:r w:rsidDel="009C6EF2">
                <w:rPr>
                  <w:rFonts w:ascii="Calibri" w:hAnsi="Calibri" w:cs="Calibri"/>
                  <w:color w:val="000000"/>
                  <w:sz w:val="16"/>
                  <w:szCs w:val="16"/>
                </w:rPr>
                <w:delText>75,453 (9%)</w:delText>
              </w:r>
            </w:del>
          </w:p>
        </w:tc>
        <w:tc>
          <w:tcPr>
            <w:tcW w:w="417" w:type="pct"/>
            <w:tcBorders>
              <w:top w:val="nil"/>
              <w:left w:val="nil"/>
              <w:bottom w:val="single" w:sz="8" w:space="0" w:color="auto"/>
              <w:right w:val="single" w:sz="8" w:space="0" w:color="auto"/>
            </w:tcBorders>
            <w:shd w:val="clear" w:color="auto" w:fill="auto"/>
            <w:vAlign w:val="center"/>
            <w:hideMark/>
          </w:tcPr>
          <w:p w14:paraId="25FD4E3D" w14:textId="064F7F63" w:rsidR="000F539B" w:rsidRPr="00D65089" w:rsidDel="009C6EF2" w:rsidRDefault="000F539B">
            <w:pPr>
              <w:spacing w:after="0" w:line="276" w:lineRule="auto"/>
              <w:jc w:val="center"/>
              <w:rPr>
                <w:del w:id="1148" w:author="Alotaibi, Raed" w:date="2019-07-12T12:41:00Z"/>
                <w:rFonts w:eastAsia="Times New Roman" w:cstheme="minorHAnsi"/>
                <w:color w:val="000000"/>
                <w:sz w:val="16"/>
                <w:szCs w:val="16"/>
              </w:rPr>
              <w:pPrChange w:id="1149" w:author="Alotaibi, Raed" w:date="2019-07-15T13:58:00Z">
                <w:pPr>
                  <w:spacing w:after="0" w:line="240" w:lineRule="auto"/>
                  <w:jc w:val="center"/>
                </w:pPr>
              </w:pPrChange>
            </w:pPr>
            <w:del w:id="1150" w:author="Alotaibi, Raed" w:date="2019-07-12T12:41:00Z">
              <w:r w:rsidDel="009C6EF2">
                <w:rPr>
                  <w:rFonts w:ascii="Calibri" w:hAnsi="Calibri" w:cs="Calibri"/>
                  <w:color w:val="000000"/>
                  <w:sz w:val="16"/>
                  <w:szCs w:val="16"/>
                </w:rPr>
                <w:delText>9,844 (7%)</w:delText>
              </w:r>
            </w:del>
          </w:p>
        </w:tc>
        <w:tc>
          <w:tcPr>
            <w:tcW w:w="262" w:type="pct"/>
            <w:tcBorders>
              <w:top w:val="nil"/>
              <w:left w:val="nil"/>
              <w:bottom w:val="single" w:sz="8" w:space="0" w:color="auto"/>
              <w:right w:val="single" w:sz="8" w:space="0" w:color="auto"/>
            </w:tcBorders>
            <w:shd w:val="clear" w:color="auto" w:fill="auto"/>
            <w:vAlign w:val="center"/>
            <w:hideMark/>
          </w:tcPr>
          <w:p w14:paraId="01AF3AD4" w14:textId="71883260" w:rsidR="000F539B" w:rsidRPr="00D65089" w:rsidDel="009C6EF2" w:rsidRDefault="000F539B">
            <w:pPr>
              <w:spacing w:after="0" w:line="276" w:lineRule="auto"/>
              <w:jc w:val="center"/>
              <w:rPr>
                <w:del w:id="1151" w:author="Alotaibi, Raed" w:date="2019-07-12T12:41:00Z"/>
                <w:rFonts w:eastAsia="Times New Roman" w:cstheme="minorHAnsi"/>
                <w:color w:val="000000"/>
                <w:sz w:val="16"/>
                <w:szCs w:val="16"/>
              </w:rPr>
              <w:pPrChange w:id="1152" w:author="Alotaibi, Raed" w:date="2019-07-15T13:58:00Z">
                <w:pPr>
                  <w:spacing w:after="0" w:line="240" w:lineRule="auto"/>
                  <w:jc w:val="center"/>
                </w:pPr>
              </w:pPrChange>
            </w:pPr>
            <w:del w:id="1153" w:author="Alotaibi, Raed" w:date="2019-07-12T12:41:00Z">
              <w:r w:rsidDel="009C6EF2">
                <w:rPr>
                  <w:rFonts w:ascii="Calibri" w:hAnsi="Calibri" w:cs="Calibri"/>
                  <w:color w:val="000000"/>
                  <w:sz w:val="16"/>
                  <w:szCs w:val="16"/>
                </w:rPr>
                <w:delText>13.0%</w:delText>
              </w:r>
            </w:del>
          </w:p>
        </w:tc>
        <w:tc>
          <w:tcPr>
            <w:tcW w:w="417" w:type="pct"/>
            <w:tcBorders>
              <w:top w:val="nil"/>
              <w:left w:val="nil"/>
              <w:bottom w:val="single" w:sz="8" w:space="0" w:color="auto"/>
              <w:right w:val="single" w:sz="8" w:space="0" w:color="auto"/>
            </w:tcBorders>
            <w:shd w:val="clear" w:color="auto" w:fill="auto"/>
            <w:vAlign w:val="center"/>
            <w:hideMark/>
          </w:tcPr>
          <w:p w14:paraId="3A708120" w14:textId="0012F21C" w:rsidR="000F539B" w:rsidRPr="00D65089" w:rsidDel="009C6EF2" w:rsidRDefault="000F539B">
            <w:pPr>
              <w:spacing w:after="0" w:line="276" w:lineRule="auto"/>
              <w:jc w:val="center"/>
              <w:rPr>
                <w:del w:id="1154" w:author="Alotaibi, Raed" w:date="2019-07-12T12:41:00Z"/>
                <w:rFonts w:eastAsia="Times New Roman" w:cstheme="minorHAnsi"/>
                <w:color w:val="000000"/>
                <w:sz w:val="16"/>
                <w:szCs w:val="16"/>
              </w:rPr>
              <w:pPrChange w:id="1155" w:author="Alotaibi, Raed" w:date="2019-07-15T13:58:00Z">
                <w:pPr>
                  <w:spacing w:after="0" w:line="240" w:lineRule="auto"/>
                  <w:jc w:val="center"/>
                </w:pPr>
              </w:pPrChange>
            </w:pPr>
            <w:del w:id="1156" w:author="Alotaibi, Raed" w:date="2019-07-12T12:41:00Z">
              <w:r w:rsidDel="009C6EF2">
                <w:rPr>
                  <w:rFonts w:ascii="Calibri" w:hAnsi="Calibri" w:cs="Calibri"/>
                  <w:color w:val="000000"/>
                  <w:sz w:val="16"/>
                  <w:szCs w:val="16"/>
                </w:rPr>
                <w:delText>71,249 (9%)</w:delText>
              </w:r>
            </w:del>
          </w:p>
        </w:tc>
        <w:tc>
          <w:tcPr>
            <w:tcW w:w="417" w:type="pct"/>
            <w:tcBorders>
              <w:top w:val="nil"/>
              <w:left w:val="nil"/>
              <w:bottom w:val="single" w:sz="8" w:space="0" w:color="auto"/>
              <w:right w:val="single" w:sz="8" w:space="0" w:color="auto"/>
            </w:tcBorders>
            <w:shd w:val="clear" w:color="auto" w:fill="auto"/>
            <w:vAlign w:val="center"/>
            <w:hideMark/>
          </w:tcPr>
          <w:p w14:paraId="0916859E" w14:textId="08C5E807" w:rsidR="000F539B" w:rsidRPr="00D65089" w:rsidDel="009C6EF2" w:rsidRDefault="000F539B">
            <w:pPr>
              <w:spacing w:after="0" w:line="276" w:lineRule="auto"/>
              <w:jc w:val="center"/>
              <w:rPr>
                <w:del w:id="1157" w:author="Alotaibi, Raed" w:date="2019-07-12T12:41:00Z"/>
                <w:rFonts w:eastAsia="Times New Roman" w:cstheme="minorHAnsi"/>
                <w:color w:val="000000"/>
                <w:sz w:val="16"/>
                <w:szCs w:val="16"/>
              </w:rPr>
              <w:pPrChange w:id="1158" w:author="Alotaibi, Raed" w:date="2019-07-15T13:58:00Z">
                <w:pPr>
                  <w:spacing w:after="0" w:line="240" w:lineRule="auto"/>
                  <w:jc w:val="center"/>
                </w:pPr>
              </w:pPrChange>
            </w:pPr>
            <w:del w:id="1159" w:author="Alotaibi, Raed" w:date="2019-07-12T12:41:00Z">
              <w:r w:rsidDel="009C6EF2">
                <w:rPr>
                  <w:rFonts w:ascii="Calibri" w:hAnsi="Calibri" w:cs="Calibri"/>
                  <w:color w:val="000000"/>
                  <w:sz w:val="16"/>
                  <w:szCs w:val="16"/>
                </w:rPr>
                <w:delText>9,296 (7%)</w:delText>
              </w:r>
            </w:del>
          </w:p>
        </w:tc>
        <w:tc>
          <w:tcPr>
            <w:tcW w:w="250" w:type="pct"/>
            <w:tcBorders>
              <w:top w:val="nil"/>
              <w:left w:val="nil"/>
              <w:bottom w:val="single" w:sz="8" w:space="0" w:color="auto"/>
              <w:right w:val="single" w:sz="8" w:space="0" w:color="auto"/>
            </w:tcBorders>
            <w:shd w:val="clear" w:color="auto" w:fill="auto"/>
            <w:vAlign w:val="center"/>
            <w:hideMark/>
          </w:tcPr>
          <w:p w14:paraId="4010B279" w14:textId="13D81B3B" w:rsidR="000F539B" w:rsidRPr="00D65089" w:rsidDel="009C6EF2" w:rsidRDefault="000F539B">
            <w:pPr>
              <w:spacing w:after="0" w:line="276" w:lineRule="auto"/>
              <w:jc w:val="center"/>
              <w:rPr>
                <w:del w:id="1160" w:author="Alotaibi, Raed" w:date="2019-07-12T12:41:00Z"/>
                <w:rFonts w:eastAsia="Times New Roman" w:cstheme="minorHAnsi"/>
                <w:color w:val="000000"/>
                <w:sz w:val="16"/>
                <w:szCs w:val="16"/>
              </w:rPr>
              <w:pPrChange w:id="1161" w:author="Alotaibi, Raed" w:date="2019-07-15T13:58:00Z">
                <w:pPr>
                  <w:spacing w:after="0" w:line="240" w:lineRule="auto"/>
                  <w:jc w:val="center"/>
                </w:pPr>
              </w:pPrChange>
            </w:pPr>
            <w:del w:id="1162" w:author="Alotaibi, Raed" w:date="2019-07-12T12:41:00Z">
              <w:r w:rsidDel="009C6EF2">
                <w:rPr>
                  <w:rFonts w:ascii="Calibri" w:hAnsi="Calibri" w:cs="Calibri"/>
                  <w:color w:val="000000"/>
                  <w:sz w:val="16"/>
                  <w:szCs w:val="16"/>
                </w:rPr>
                <w:delText>13.0%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B9BAF03" w14:textId="69409B25" w:rsidR="000F539B" w:rsidRPr="00D65089" w:rsidDel="009C6EF2" w:rsidRDefault="000F539B">
            <w:pPr>
              <w:spacing w:after="0" w:line="276" w:lineRule="auto"/>
              <w:jc w:val="center"/>
              <w:rPr>
                <w:del w:id="1163" w:author="Alotaibi, Raed" w:date="2019-07-12T12:41:00Z"/>
                <w:rFonts w:eastAsia="Times New Roman" w:cstheme="minorHAnsi"/>
                <w:color w:val="000000"/>
                <w:sz w:val="16"/>
                <w:szCs w:val="16"/>
              </w:rPr>
              <w:pPrChange w:id="1164" w:author="Alotaibi, Raed" w:date="2019-07-15T13:58:00Z">
                <w:pPr>
                  <w:spacing w:after="0" w:line="240" w:lineRule="auto"/>
                  <w:jc w:val="center"/>
                </w:pPr>
              </w:pPrChange>
            </w:pPr>
            <w:del w:id="1165" w:author="Alotaibi, Raed" w:date="2019-07-12T12:41:00Z">
              <w:r w:rsidDel="009C6EF2">
                <w:rPr>
                  <w:rFonts w:ascii="Calibri" w:hAnsi="Calibri" w:cs="Calibri"/>
                  <w:color w:val="000000"/>
                  <w:sz w:val="16"/>
                  <w:szCs w:val="16"/>
                </w:rPr>
                <w:delText>-4,204</w:delText>
              </w:r>
            </w:del>
          </w:p>
        </w:tc>
        <w:tc>
          <w:tcPr>
            <w:tcW w:w="239" w:type="pct"/>
            <w:tcBorders>
              <w:top w:val="nil"/>
              <w:left w:val="nil"/>
              <w:bottom w:val="single" w:sz="8" w:space="0" w:color="auto"/>
              <w:right w:val="single" w:sz="8" w:space="0" w:color="auto"/>
            </w:tcBorders>
            <w:shd w:val="clear" w:color="auto" w:fill="auto"/>
            <w:vAlign w:val="center"/>
            <w:hideMark/>
          </w:tcPr>
          <w:p w14:paraId="7E95E4DF" w14:textId="27CD35BE" w:rsidR="000F539B" w:rsidRPr="00D65089" w:rsidDel="009C6EF2" w:rsidRDefault="000F539B">
            <w:pPr>
              <w:spacing w:after="0" w:line="276" w:lineRule="auto"/>
              <w:jc w:val="center"/>
              <w:rPr>
                <w:del w:id="1166" w:author="Alotaibi, Raed" w:date="2019-07-12T12:41:00Z"/>
                <w:rFonts w:eastAsia="Times New Roman" w:cstheme="minorHAnsi"/>
                <w:color w:val="000000"/>
                <w:sz w:val="16"/>
                <w:szCs w:val="16"/>
              </w:rPr>
              <w:pPrChange w:id="1167" w:author="Alotaibi, Raed" w:date="2019-07-15T13:58:00Z">
                <w:pPr>
                  <w:spacing w:after="0" w:line="240" w:lineRule="auto"/>
                  <w:jc w:val="center"/>
                </w:pPr>
              </w:pPrChange>
            </w:pPr>
            <w:del w:id="1168" w:author="Alotaibi, Raed" w:date="2019-07-12T12:41:00Z">
              <w:r w:rsidDel="009C6EF2">
                <w:rPr>
                  <w:rFonts w:ascii="Calibri" w:hAnsi="Calibri" w:cs="Calibri"/>
                  <w:color w:val="000000"/>
                  <w:sz w:val="16"/>
                  <w:szCs w:val="16"/>
                </w:rPr>
                <w:delText>-549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77A3699" w14:textId="645D70D2" w:rsidR="000F539B" w:rsidRPr="00D65089" w:rsidDel="009C6EF2" w:rsidRDefault="000F539B">
            <w:pPr>
              <w:spacing w:after="0" w:line="276" w:lineRule="auto"/>
              <w:jc w:val="center"/>
              <w:rPr>
                <w:del w:id="1169" w:author="Alotaibi, Raed" w:date="2019-07-12T12:41:00Z"/>
                <w:rFonts w:eastAsia="Times New Roman" w:cstheme="minorHAnsi"/>
                <w:color w:val="000000"/>
                <w:sz w:val="16"/>
                <w:szCs w:val="16"/>
              </w:rPr>
              <w:pPrChange w:id="1170" w:author="Alotaibi, Raed" w:date="2019-07-15T13:58:00Z">
                <w:pPr>
                  <w:spacing w:after="0" w:line="240" w:lineRule="auto"/>
                  <w:jc w:val="center"/>
                </w:pPr>
              </w:pPrChange>
            </w:pPr>
            <w:del w:id="1171"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068D6187" w14:textId="6A1C1E5C" w:rsidR="000F539B" w:rsidRPr="00D65089" w:rsidDel="009C6EF2" w:rsidRDefault="000F539B">
            <w:pPr>
              <w:spacing w:after="0" w:line="276" w:lineRule="auto"/>
              <w:jc w:val="center"/>
              <w:rPr>
                <w:del w:id="1172" w:author="Alotaibi, Raed" w:date="2019-07-12T12:41:00Z"/>
                <w:rFonts w:eastAsia="Times New Roman" w:cstheme="minorHAnsi"/>
                <w:color w:val="000000"/>
                <w:sz w:val="16"/>
                <w:szCs w:val="16"/>
              </w:rPr>
              <w:pPrChange w:id="1173" w:author="Alotaibi, Raed" w:date="2019-07-15T13:58:00Z">
                <w:pPr>
                  <w:spacing w:after="0" w:line="240" w:lineRule="auto"/>
                  <w:jc w:val="center"/>
                </w:pPr>
              </w:pPrChange>
            </w:pPr>
            <w:del w:id="1174"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78E338A1" w14:textId="61E3DF50" w:rsidR="000F539B" w:rsidRPr="00D65089" w:rsidDel="009C6EF2" w:rsidRDefault="000F539B">
            <w:pPr>
              <w:spacing w:after="0" w:line="276" w:lineRule="auto"/>
              <w:jc w:val="center"/>
              <w:rPr>
                <w:del w:id="1175" w:author="Alotaibi, Raed" w:date="2019-07-12T12:41:00Z"/>
                <w:rFonts w:eastAsia="Times New Roman" w:cstheme="minorHAnsi"/>
                <w:color w:val="000000"/>
                <w:sz w:val="16"/>
                <w:szCs w:val="16"/>
              </w:rPr>
              <w:pPrChange w:id="1176" w:author="Alotaibi, Raed" w:date="2019-07-15T13:58:00Z">
                <w:pPr>
                  <w:spacing w:after="0" w:line="240" w:lineRule="auto"/>
                  <w:jc w:val="center"/>
                </w:pPr>
              </w:pPrChange>
            </w:pPr>
            <w:del w:id="1177" w:author="Alotaibi, Raed" w:date="2019-07-12T12:41:00Z">
              <w:r w:rsidDel="009C6EF2">
                <w:rPr>
                  <w:rFonts w:ascii="Calibri" w:hAnsi="Calibri" w:cs="Calibri"/>
                  <w:color w:val="000000"/>
                  <w:sz w:val="16"/>
                  <w:szCs w:val="16"/>
                </w:rPr>
                <w:delText>-5.6%</w:delText>
              </w:r>
            </w:del>
          </w:p>
        </w:tc>
        <w:tc>
          <w:tcPr>
            <w:tcW w:w="242" w:type="pct"/>
            <w:tcBorders>
              <w:top w:val="nil"/>
              <w:left w:val="nil"/>
              <w:bottom w:val="single" w:sz="8" w:space="0" w:color="auto"/>
              <w:right w:val="single" w:sz="8" w:space="0" w:color="auto"/>
            </w:tcBorders>
            <w:shd w:val="clear" w:color="auto" w:fill="auto"/>
            <w:vAlign w:val="center"/>
            <w:hideMark/>
          </w:tcPr>
          <w:p w14:paraId="4000685B" w14:textId="1DED68EB" w:rsidR="000F539B" w:rsidRPr="00D65089" w:rsidDel="009C6EF2" w:rsidRDefault="000F539B">
            <w:pPr>
              <w:spacing w:after="0" w:line="276" w:lineRule="auto"/>
              <w:jc w:val="center"/>
              <w:rPr>
                <w:del w:id="1178" w:author="Alotaibi, Raed" w:date="2019-07-12T12:41:00Z"/>
                <w:rFonts w:eastAsia="Times New Roman" w:cstheme="minorHAnsi"/>
                <w:color w:val="000000"/>
                <w:sz w:val="16"/>
                <w:szCs w:val="16"/>
              </w:rPr>
              <w:pPrChange w:id="1179" w:author="Alotaibi, Raed" w:date="2019-07-15T13:58:00Z">
                <w:pPr>
                  <w:spacing w:after="0" w:line="240" w:lineRule="auto"/>
                  <w:jc w:val="center"/>
                </w:pPr>
              </w:pPrChange>
            </w:pPr>
            <w:del w:id="1180" w:author="Alotaibi, Raed" w:date="2019-07-12T12:41:00Z">
              <w:r w:rsidDel="009C6EF2">
                <w:rPr>
                  <w:rFonts w:ascii="Calibri" w:hAnsi="Calibri" w:cs="Calibri"/>
                  <w:color w:val="000000"/>
                  <w:sz w:val="16"/>
                  <w:szCs w:val="16"/>
                </w:rPr>
                <w:delText>0.0%</w:delText>
              </w:r>
            </w:del>
          </w:p>
        </w:tc>
      </w:tr>
      <w:tr w:rsidR="000F539B" w:rsidRPr="00D65089" w:rsidDel="009C6EF2" w14:paraId="45D7D22E" w14:textId="1ABAB520" w:rsidTr="009C6EF2">
        <w:trPr>
          <w:trHeight w:val="249"/>
          <w:del w:id="1181"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0869B08E" w14:textId="75800080" w:rsidR="000F539B" w:rsidRPr="00D65089" w:rsidDel="009C6EF2" w:rsidRDefault="000F539B">
            <w:pPr>
              <w:spacing w:after="0" w:line="276" w:lineRule="auto"/>
              <w:rPr>
                <w:del w:id="1182" w:author="Alotaibi, Raed" w:date="2019-07-12T12:41:00Z"/>
                <w:rFonts w:eastAsia="Times New Roman" w:cstheme="minorHAnsi"/>
                <w:b/>
                <w:bCs/>
                <w:color w:val="000000"/>
                <w:sz w:val="16"/>
                <w:szCs w:val="16"/>
              </w:rPr>
              <w:pPrChange w:id="1183"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9A6FCBE" w14:textId="4AA02E41" w:rsidR="000F539B" w:rsidRPr="00D65089" w:rsidDel="009C6EF2" w:rsidRDefault="000F539B">
            <w:pPr>
              <w:spacing w:after="0" w:line="276" w:lineRule="auto"/>
              <w:rPr>
                <w:del w:id="1184" w:author="Alotaibi, Raed" w:date="2019-07-12T12:41:00Z"/>
                <w:rFonts w:eastAsia="Times New Roman" w:cstheme="minorHAnsi"/>
                <w:b/>
                <w:bCs/>
                <w:color w:val="000000"/>
                <w:sz w:val="16"/>
                <w:szCs w:val="16"/>
              </w:rPr>
              <w:pPrChange w:id="1185" w:author="Alotaibi, Raed" w:date="2019-07-15T13:58:00Z">
                <w:pPr>
                  <w:spacing w:after="0" w:line="240" w:lineRule="auto"/>
                </w:pPr>
              </w:pPrChange>
            </w:pPr>
            <w:del w:id="1186" w:author="Alotaibi, Raed" w:date="2019-07-12T12:41:00Z">
              <w:r w:rsidRPr="00D65089" w:rsidDel="009C6EF2">
                <w:rPr>
                  <w:rFonts w:eastAsia="Times New Roman" w:cstheme="minorHAnsi"/>
                  <w:b/>
                  <w:bCs/>
                  <w:color w:val="000000"/>
                  <w:sz w:val="16"/>
                  <w:szCs w:val="16"/>
                </w:rPr>
                <w:delText>Urbanized area</w:delText>
              </w:r>
            </w:del>
          </w:p>
        </w:tc>
        <w:tc>
          <w:tcPr>
            <w:tcW w:w="414" w:type="pct"/>
            <w:tcBorders>
              <w:top w:val="nil"/>
              <w:left w:val="nil"/>
              <w:bottom w:val="single" w:sz="8" w:space="0" w:color="auto"/>
              <w:right w:val="single" w:sz="8" w:space="0" w:color="auto"/>
            </w:tcBorders>
            <w:shd w:val="clear" w:color="auto" w:fill="auto"/>
            <w:noWrap/>
            <w:vAlign w:val="center"/>
            <w:hideMark/>
          </w:tcPr>
          <w:p w14:paraId="763AF7F6" w14:textId="76BC80BA" w:rsidR="000F539B" w:rsidRPr="00D65089" w:rsidDel="009C6EF2" w:rsidRDefault="000F539B">
            <w:pPr>
              <w:spacing w:after="0" w:line="276" w:lineRule="auto"/>
              <w:jc w:val="center"/>
              <w:rPr>
                <w:del w:id="1187" w:author="Alotaibi, Raed" w:date="2019-07-12T12:41:00Z"/>
                <w:rFonts w:eastAsia="Times New Roman" w:cstheme="minorHAnsi"/>
                <w:color w:val="000000"/>
                <w:sz w:val="16"/>
                <w:szCs w:val="16"/>
              </w:rPr>
              <w:pPrChange w:id="1188" w:author="Alotaibi, Raed" w:date="2019-07-15T13:58:00Z">
                <w:pPr>
                  <w:spacing w:after="0" w:line="240" w:lineRule="auto"/>
                  <w:jc w:val="center"/>
                </w:pPr>
              </w:pPrChange>
            </w:pPr>
            <w:del w:id="1189" w:author="Alotaibi, Raed" w:date="2019-07-12T12:41:00Z">
              <w:r w:rsidDel="009C6EF2">
                <w:rPr>
                  <w:rFonts w:ascii="Calibri" w:hAnsi="Calibri" w:cs="Calibri"/>
                  <w:color w:val="000000"/>
                  <w:sz w:val="16"/>
                  <w:szCs w:val="16"/>
                </w:rPr>
                <w:delText>571,011 (72%)</w:delText>
              </w:r>
            </w:del>
          </w:p>
        </w:tc>
        <w:tc>
          <w:tcPr>
            <w:tcW w:w="417" w:type="pct"/>
            <w:tcBorders>
              <w:top w:val="nil"/>
              <w:left w:val="nil"/>
              <w:bottom w:val="single" w:sz="8" w:space="0" w:color="auto"/>
              <w:right w:val="single" w:sz="8" w:space="0" w:color="auto"/>
            </w:tcBorders>
            <w:shd w:val="clear" w:color="auto" w:fill="auto"/>
            <w:vAlign w:val="center"/>
            <w:hideMark/>
          </w:tcPr>
          <w:p w14:paraId="4F478AA2" w14:textId="6BEC1FB6" w:rsidR="000F539B" w:rsidRPr="00D65089" w:rsidDel="009C6EF2" w:rsidRDefault="000F539B">
            <w:pPr>
              <w:spacing w:after="0" w:line="276" w:lineRule="auto"/>
              <w:jc w:val="center"/>
              <w:rPr>
                <w:del w:id="1190" w:author="Alotaibi, Raed" w:date="2019-07-12T12:41:00Z"/>
                <w:rFonts w:eastAsia="Times New Roman" w:cstheme="minorHAnsi"/>
                <w:color w:val="000000"/>
                <w:sz w:val="16"/>
                <w:szCs w:val="16"/>
              </w:rPr>
              <w:pPrChange w:id="1191" w:author="Alotaibi, Raed" w:date="2019-07-15T13:58:00Z">
                <w:pPr>
                  <w:spacing w:after="0" w:line="240" w:lineRule="auto"/>
                  <w:jc w:val="center"/>
                </w:pPr>
              </w:pPrChange>
            </w:pPr>
            <w:del w:id="1192" w:author="Alotaibi, Raed" w:date="2019-07-12T12:41:00Z">
              <w:r w:rsidDel="009C6EF2">
                <w:rPr>
                  <w:rFonts w:ascii="Calibri" w:hAnsi="Calibri" w:cs="Calibri"/>
                  <w:color w:val="000000"/>
                  <w:sz w:val="16"/>
                  <w:szCs w:val="16"/>
                </w:rPr>
                <w:delText>117,621 (83%)</w:delText>
              </w:r>
            </w:del>
          </w:p>
        </w:tc>
        <w:tc>
          <w:tcPr>
            <w:tcW w:w="262" w:type="pct"/>
            <w:tcBorders>
              <w:top w:val="nil"/>
              <w:left w:val="nil"/>
              <w:bottom w:val="single" w:sz="8" w:space="0" w:color="auto"/>
              <w:right w:val="single" w:sz="8" w:space="0" w:color="auto"/>
            </w:tcBorders>
            <w:shd w:val="clear" w:color="auto" w:fill="auto"/>
            <w:vAlign w:val="center"/>
            <w:hideMark/>
          </w:tcPr>
          <w:p w14:paraId="069E42D8" w14:textId="231E03D9" w:rsidR="000F539B" w:rsidRPr="00D65089" w:rsidDel="009C6EF2" w:rsidRDefault="000F539B">
            <w:pPr>
              <w:spacing w:after="0" w:line="276" w:lineRule="auto"/>
              <w:jc w:val="center"/>
              <w:rPr>
                <w:del w:id="1193" w:author="Alotaibi, Raed" w:date="2019-07-12T12:41:00Z"/>
                <w:rFonts w:eastAsia="Times New Roman" w:cstheme="minorHAnsi"/>
                <w:color w:val="000000"/>
                <w:sz w:val="16"/>
                <w:szCs w:val="16"/>
              </w:rPr>
              <w:pPrChange w:id="1194" w:author="Alotaibi, Raed" w:date="2019-07-15T13:58:00Z">
                <w:pPr>
                  <w:spacing w:after="0" w:line="240" w:lineRule="auto"/>
                  <w:jc w:val="center"/>
                </w:pPr>
              </w:pPrChange>
            </w:pPr>
            <w:del w:id="1195" w:author="Alotaibi, Raed" w:date="2019-07-12T12:41:00Z">
              <w:r w:rsidDel="009C6EF2">
                <w:rPr>
                  <w:rFonts w:ascii="Calibri" w:hAnsi="Calibri" w:cs="Calibri"/>
                  <w:color w:val="000000"/>
                  <w:sz w:val="16"/>
                  <w:szCs w:val="16"/>
                </w:rPr>
                <w:delText>20.6%</w:delText>
              </w:r>
            </w:del>
          </w:p>
        </w:tc>
        <w:tc>
          <w:tcPr>
            <w:tcW w:w="417" w:type="pct"/>
            <w:tcBorders>
              <w:top w:val="nil"/>
              <w:left w:val="nil"/>
              <w:bottom w:val="single" w:sz="8" w:space="0" w:color="auto"/>
              <w:right w:val="single" w:sz="8" w:space="0" w:color="auto"/>
            </w:tcBorders>
            <w:shd w:val="clear" w:color="auto" w:fill="auto"/>
            <w:vAlign w:val="center"/>
            <w:hideMark/>
          </w:tcPr>
          <w:p w14:paraId="007711B8" w14:textId="670100D2" w:rsidR="000F539B" w:rsidRPr="00D65089" w:rsidDel="009C6EF2" w:rsidRDefault="000F539B">
            <w:pPr>
              <w:spacing w:after="0" w:line="276" w:lineRule="auto"/>
              <w:jc w:val="center"/>
              <w:rPr>
                <w:del w:id="1196" w:author="Alotaibi, Raed" w:date="2019-07-12T12:41:00Z"/>
                <w:rFonts w:eastAsia="Times New Roman" w:cstheme="minorHAnsi"/>
                <w:color w:val="000000"/>
                <w:sz w:val="16"/>
                <w:szCs w:val="16"/>
              </w:rPr>
              <w:pPrChange w:id="1197" w:author="Alotaibi, Raed" w:date="2019-07-15T13:58:00Z">
                <w:pPr>
                  <w:spacing w:after="0" w:line="240" w:lineRule="auto"/>
                  <w:jc w:val="center"/>
                </w:pPr>
              </w:pPrChange>
            </w:pPr>
            <w:del w:id="1198" w:author="Alotaibi, Raed" w:date="2019-07-12T12:41:00Z">
              <w:r w:rsidDel="009C6EF2">
                <w:rPr>
                  <w:rFonts w:ascii="Calibri" w:hAnsi="Calibri" w:cs="Calibri"/>
                  <w:color w:val="000000"/>
                  <w:sz w:val="16"/>
                  <w:szCs w:val="16"/>
                </w:rPr>
                <w:delText>541,085 (72%)</w:delText>
              </w:r>
            </w:del>
          </w:p>
        </w:tc>
        <w:tc>
          <w:tcPr>
            <w:tcW w:w="417" w:type="pct"/>
            <w:tcBorders>
              <w:top w:val="nil"/>
              <w:left w:val="nil"/>
              <w:bottom w:val="single" w:sz="8" w:space="0" w:color="auto"/>
              <w:right w:val="single" w:sz="8" w:space="0" w:color="auto"/>
            </w:tcBorders>
            <w:shd w:val="clear" w:color="auto" w:fill="auto"/>
            <w:vAlign w:val="center"/>
            <w:hideMark/>
          </w:tcPr>
          <w:p w14:paraId="72EF6AA0" w14:textId="3033D335" w:rsidR="000F539B" w:rsidRPr="00D65089" w:rsidDel="009C6EF2" w:rsidRDefault="000F539B">
            <w:pPr>
              <w:spacing w:after="0" w:line="276" w:lineRule="auto"/>
              <w:jc w:val="center"/>
              <w:rPr>
                <w:del w:id="1199" w:author="Alotaibi, Raed" w:date="2019-07-12T12:41:00Z"/>
                <w:rFonts w:eastAsia="Times New Roman" w:cstheme="minorHAnsi"/>
                <w:color w:val="000000"/>
                <w:sz w:val="16"/>
                <w:szCs w:val="16"/>
              </w:rPr>
              <w:pPrChange w:id="1200" w:author="Alotaibi, Raed" w:date="2019-07-15T13:58:00Z">
                <w:pPr>
                  <w:spacing w:after="0" w:line="240" w:lineRule="auto"/>
                  <w:jc w:val="center"/>
                </w:pPr>
              </w:pPrChange>
            </w:pPr>
            <w:del w:id="1201" w:author="Alotaibi, Raed" w:date="2019-07-12T12:41:00Z">
              <w:r w:rsidDel="009C6EF2">
                <w:rPr>
                  <w:rFonts w:ascii="Calibri" w:hAnsi="Calibri" w:cs="Calibri"/>
                  <w:color w:val="000000"/>
                  <w:sz w:val="16"/>
                  <w:szCs w:val="16"/>
                </w:rPr>
                <w:delText>109,581 (82%)</w:delText>
              </w:r>
            </w:del>
          </w:p>
        </w:tc>
        <w:tc>
          <w:tcPr>
            <w:tcW w:w="250" w:type="pct"/>
            <w:tcBorders>
              <w:top w:val="nil"/>
              <w:left w:val="nil"/>
              <w:bottom w:val="single" w:sz="8" w:space="0" w:color="auto"/>
              <w:right w:val="single" w:sz="8" w:space="0" w:color="auto"/>
            </w:tcBorders>
            <w:shd w:val="clear" w:color="auto" w:fill="auto"/>
            <w:vAlign w:val="center"/>
            <w:hideMark/>
          </w:tcPr>
          <w:p w14:paraId="65DA7176" w14:textId="0CF639E6" w:rsidR="000F539B" w:rsidRPr="00D65089" w:rsidDel="009C6EF2" w:rsidRDefault="000F539B">
            <w:pPr>
              <w:spacing w:after="0" w:line="276" w:lineRule="auto"/>
              <w:jc w:val="center"/>
              <w:rPr>
                <w:del w:id="1202" w:author="Alotaibi, Raed" w:date="2019-07-12T12:41:00Z"/>
                <w:rFonts w:eastAsia="Times New Roman" w:cstheme="minorHAnsi"/>
                <w:color w:val="000000"/>
                <w:sz w:val="16"/>
                <w:szCs w:val="16"/>
              </w:rPr>
              <w:pPrChange w:id="1203" w:author="Alotaibi, Raed" w:date="2019-07-15T13:58:00Z">
                <w:pPr>
                  <w:spacing w:after="0" w:line="240" w:lineRule="auto"/>
                  <w:jc w:val="center"/>
                </w:pPr>
              </w:pPrChange>
            </w:pPr>
            <w:del w:id="1204" w:author="Alotaibi, Raed" w:date="2019-07-12T12:41:00Z">
              <w:r w:rsidDel="009C6EF2">
                <w:rPr>
                  <w:rFonts w:ascii="Calibri" w:hAnsi="Calibri" w:cs="Calibri"/>
                  <w:color w:val="000000"/>
                  <w:sz w:val="16"/>
                  <w:szCs w:val="16"/>
                </w:rPr>
                <w:delText>20.3%</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FB27B" w14:textId="78C95B43" w:rsidR="000F539B" w:rsidRPr="00D65089" w:rsidDel="009C6EF2" w:rsidRDefault="000F539B">
            <w:pPr>
              <w:spacing w:after="0" w:line="276" w:lineRule="auto"/>
              <w:jc w:val="center"/>
              <w:rPr>
                <w:del w:id="1205" w:author="Alotaibi, Raed" w:date="2019-07-12T12:41:00Z"/>
                <w:rFonts w:eastAsia="Times New Roman" w:cstheme="minorHAnsi"/>
                <w:color w:val="000000"/>
                <w:sz w:val="16"/>
                <w:szCs w:val="16"/>
              </w:rPr>
              <w:pPrChange w:id="1206" w:author="Alotaibi, Raed" w:date="2019-07-15T13:58:00Z">
                <w:pPr>
                  <w:spacing w:after="0" w:line="240" w:lineRule="auto"/>
                  <w:jc w:val="center"/>
                </w:pPr>
              </w:pPrChange>
            </w:pPr>
            <w:del w:id="1207" w:author="Alotaibi, Raed" w:date="2019-07-12T12:41:00Z">
              <w:r w:rsidDel="009C6EF2">
                <w:rPr>
                  <w:rFonts w:ascii="Calibri" w:hAnsi="Calibri" w:cs="Calibri"/>
                  <w:color w:val="000000"/>
                  <w:sz w:val="16"/>
                  <w:szCs w:val="16"/>
                </w:rPr>
                <w:delText>-29,926</w:delText>
              </w:r>
            </w:del>
          </w:p>
        </w:tc>
        <w:tc>
          <w:tcPr>
            <w:tcW w:w="239" w:type="pct"/>
            <w:tcBorders>
              <w:top w:val="nil"/>
              <w:left w:val="nil"/>
              <w:bottom w:val="single" w:sz="8" w:space="0" w:color="auto"/>
              <w:right w:val="single" w:sz="8" w:space="0" w:color="auto"/>
            </w:tcBorders>
            <w:shd w:val="clear" w:color="auto" w:fill="auto"/>
            <w:vAlign w:val="center"/>
            <w:hideMark/>
          </w:tcPr>
          <w:p w14:paraId="0EAEE0C5" w14:textId="42B96A6E" w:rsidR="000F539B" w:rsidRPr="00D65089" w:rsidDel="009C6EF2" w:rsidRDefault="000F539B">
            <w:pPr>
              <w:spacing w:after="0" w:line="276" w:lineRule="auto"/>
              <w:jc w:val="center"/>
              <w:rPr>
                <w:del w:id="1208" w:author="Alotaibi, Raed" w:date="2019-07-12T12:41:00Z"/>
                <w:rFonts w:eastAsia="Times New Roman" w:cstheme="minorHAnsi"/>
                <w:color w:val="000000"/>
                <w:sz w:val="16"/>
                <w:szCs w:val="16"/>
              </w:rPr>
              <w:pPrChange w:id="1209" w:author="Alotaibi, Raed" w:date="2019-07-15T13:58:00Z">
                <w:pPr>
                  <w:spacing w:after="0" w:line="240" w:lineRule="auto"/>
                  <w:jc w:val="center"/>
                </w:pPr>
              </w:pPrChange>
            </w:pPr>
            <w:del w:id="1210" w:author="Alotaibi, Raed" w:date="2019-07-12T12:41:00Z">
              <w:r w:rsidDel="009C6EF2">
                <w:rPr>
                  <w:rFonts w:ascii="Calibri" w:hAnsi="Calibri" w:cs="Calibri"/>
                  <w:color w:val="000000"/>
                  <w:sz w:val="16"/>
                  <w:szCs w:val="16"/>
                </w:rPr>
                <w:delText>-8,040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5F18F00" w14:textId="2D757791" w:rsidR="000F539B" w:rsidRPr="00D65089" w:rsidDel="009C6EF2" w:rsidRDefault="000F539B">
            <w:pPr>
              <w:spacing w:after="0" w:line="276" w:lineRule="auto"/>
              <w:jc w:val="center"/>
              <w:rPr>
                <w:del w:id="1211" w:author="Alotaibi, Raed" w:date="2019-07-12T12:41:00Z"/>
                <w:rFonts w:eastAsia="Times New Roman" w:cstheme="minorHAnsi"/>
                <w:color w:val="000000"/>
                <w:sz w:val="16"/>
                <w:szCs w:val="16"/>
              </w:rPr>
              <w:pPrChange w:id="1212" w:author="Alotaibi, Raed" w:date="2019-07-15T13:58:00Z">
                <w:pPr>
                  <w:spacing w:after="0" w:line="240" w:lineRule="auto"/>
                  <w:jc w:val="center"/>
                </w:pPr>
              </w:pPrChange>
            </w:pPr>
            <w:del w:id="1213"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07DDFE" w14:textId="4A117FE5" w:rsidR="000F539B" w:rsidRPr="00D65089" w:rsidDel="009C6EF2" w:rsidRDefault="000F539B">
            <w:pPr>
              <w:spacing w:after="0" w:line="276" w:lineRule="auto"/>
              <w:jc w:val="center"/>
              <w:rPr>
                <w:del w:id="1214" w:author="Alotaibi, Raed" w:date="2019-07-12T12:41:00Z"/>
                <w:rFonts w:eastAsia="Times New Roman" w:cstheme="minorHAnsi"/>
                <w:color w:val="000000"/>
                <w:sz w:val="16"/>
                <w:szCs w:val="16"/>
              </w:rPr>
              <w:pPrChange w:id="1215" w:author="Alotaibi, Raed" w:date="2019-07-15T13:58:00Z">
                <w:pPr>
                  <w:spacing w:after="0" w:line="240" w:lineRule="auto"/>
                  <w:jc w:val="center"/>
                </w:pPr>
              </w:pPrChange>
            </w:pPr>
            <w:del w:id="1216" w:author="Alotaibi, Raed" w:date="2019-07-12T12:41:00Z">
              <w:r w:rsidDel="009C6EF2">
                <w:rPr>
                  <w:rFonts w:ascii="Calibri" w:hAnsi="Calibri" w:cs="Calibri"/>
                  <w:color w:val="000000"/>
                  <w:sz w:val="16"/>
                  <w:szCs w:val="16"/>
                </w:rPr>
                <w:delText>-5.2%</w:delText>
              </w:r>
            </w:del>
          </w:p>
        </w:tc>
        <w:tc>
          <w:tcPr>
            <w:tcW w:w="251" w:type="pct"/>
            <w:tcBorders>
              <w:top w:val="nil"/>
              <w:left w:val="nil"/>
              <w:bottom w:val="single" w:sz="8" w:space="0" w:color="auto"/>
              <w:right w:val="single" w:sz="8" w:space="0" w:color="auto"/>
            </w:tcBorders>
            <w:shd w:val="clear" w:color="auto" w:fill="auto"/>
            <w:vAlign w:val="center"/>
            <w:hideMark/>
          </w:tcPr>
          <w:p w14:paraId="6BDC6829" w14:textId="4F09BAF7" w:rsidR="000F539B" w:rsidRPr="00D65089" w:rsidDel="009C6EF2" w:rsidRDefault="000F539B">
            <w:pPr>
              <w:spacing w:after="0" w:line="276" w:lineRule="auto"/>
              <w:jc w:val="center"/>
              <w:rPr>
                <w:del w:id="1217" w:author="Alotaibi, Raed" w:date="2019-07-12T12:41:00Z"/>
                <w:rFonts w:eastAsia="Times New Roman" w:cstheme="minorHAnsi"/>
                <w:color w:val="000000"/>
                <w:sz w:val="16"/>
                <w:szCs w:val="16"/>
              </w:rPr>
              <w:pPrChange w:id="1218" w:author="Alotaibi, Raed" w:date="2019-07-15T13:58:00Z">
                <w:pPr>
                  <w:spacing w:after="0" w:line="240" w:lineRule="auto"/>
                  <w:jc w:val="center"/>
                </w:pPr>
              </w:pPrChange>
            </w:pPr>
            <w:del w:id="1219" w:author="Alotaibi, Raed" w:date="2019-07-12T12:41:00Z">
              <w:r w:rsidDel="009C6EF2">
                <w:rPr>
                  <w:rFonts w:ascii="Calibri" w:hAnsi="Calibri" w:cs="Calibri"/>
                  <w:color w:val="000000"/>
                  <w:sz w:val="16"/>
                  <w:szCs w:val="16"/>
                </w:rPr>
                <w:delText>-6.8%</w:delText>
              </w:r>
            </w:del>
          </w:p>
        </w:tc>
        <w:tc>
          <w:tcPr>
            <w:tcW w:w="242" w:type="pct"/>
            <w:tcBorders>
              <w:top w:val="nil"/>
              <w:left w:val="nil"/>
              <w:bottom w:val="single" w:sz="8" w:space="0" w:color="auto"/>
              <w:right w:val="single" w:sz="8" w:space="0" w:color="auto"/>
            </w:tcBorders>
            <w:shd w:val="clear" w:color="auto" w:fill="auto"/>
            <w:vAlign w:val="center"/>
            <w:hideMark/>
          </w:tcPr>
          <w:p w14:paraId="0194D5B9" w14:textId="67CC1125" w:rsidR="000F539B" w:rsidRPr="00D65089" w:rsidDel="009C6EF2" w:rsidRDefault="000F539B">
            <w:pPr>
              <w:spacing w:after="0" w:line="276" w:lineRule="auto"/>
              <w:jc w:val="center"/>
              <w:rPr>
                <w:del w:id="1220" w:author="Alotaibi, Raed" w:date="2019-07-12T12:41:00Z"/>
                <w:rFonts w:eastAsia="Times New Roman" w:cstheme="minorHAnsi"/>
                <w:color w:val="000000"/>
                <w:sz w:val="16"/>
                <w:szCs w:val="16"/>
              </w:rPr>
              <w:pPrChange w:id="1221" w:author="Alotaibi, Raed" w:date="2019-07-15T13:58:00Z">
                <w:pPr>
                  <w:spacing w:after="0" w:line="240" w:lineRule="auto"/>
                  <w:jc w:val="center"/>
                </w:pPr>
              </w:pPrChange>
            </w:pPr>
            <w:del w:id="1222" w:author="Alotaibi, Raed" w:date="2019-07-12T12:41:00Z">
              <w:r w:rsidDel="009C6EF2">
                <w:rPr>
                  <w:rFonts w:ascii="Calibri" w:hAnsi="Calibri" w:cs="Calibri"/>
                  <w:color w:val="000000"/>
                  <w:sz w:val="16"/>
                  <w:szCs w:val="16"/>
                </w:rPr>
                <w:delText>-1.7%</w:delText>
              </w:r>
            </w:del>
          </w:p>
        </w:tc>
      </w:tr>
      <w:tr w:rsidR="000F539B" w:rsidRPr="00D65089" w:rsidDel="009C6EF2" w14:paraId="072C88EE" w14:textId="05EDAC10" w:rsidTr="009C6EF2">
        <w:trPr>
          <w:trHeight w:val="169"/>
          <w:del w:id="1223"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3A6FC7E" w14:textId="07C349B2" w:rsidR="000F539B" w:rsidRPr="00D65089" w:rsidDel="009C6EF2" w:rsidRDefault="000F539B">
            <w:pPr>
              <w:spacing w:after="0" w:line="276" w:lineRule="auto"/>
              <w:rPr>
                <w:del w:id="1224" w:author="Alotaibi, Raed" w:date="2019-07-12T12:41:00Z"/>
                <w:rFonts w:eastAsia="Times New Roman" w:cstheme="minorHAnsi"/>
                <w:b/>
                <w:bCs/>
                <w:color w:val="000000"/>
                <w:sz w:val="16"/>
                <w:szCs w:val="16"/>
              </w:rPr>
              <w:pPrChange w:id="1225" w:author="Alotaibi, Raed" w:date="2019-07-15T13:58:00Z">
                <w:pPr>
                  <w:spacing w:after="0" w:line="240" w:lineRule="auto"/>
                </w:pPr>
              </w:pPrChange>
            </w:pPr>
            <w:del w:id="1226" w:author="Alotaibi, Raed" w:date="2019-07-12T12:41:00Z">
              <w:r w:rsidRPr="00D65089" w:rsidDel="009C6EF2">
                <w:rPr>
                  <w:rFonts w:eastAsia="Times New Roman" w:cstheme="minorHAnsi"/>
                  <w:b/>
                  <w:bCs/>
                  <w:color w:val="000000"/>
                  <w:sz w:val="16"/>
                  <w:szCs w:val="16"/>
                </w:rPr>
                <w:delText>By median household income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38311B2E" w14:textId="69EEE690" w:rsidR="000F539B" w:rsidRPr="00D65089" w:rsidDel="009C6EF2" w:rsidRDefault="000F539B">
            <w:pPr>
              <w:spacing w:after="0" w:line="276" w:lineRule="auto"/>
              <w:rPr>
                <w:del w:id="1227" w:author="Alotaibi, Raed" w:date="2019-07-12T12:41:00Z"/>
                <w:rFonts w:eastAsia="Times New Roman" w:cstheme="minorHAnsi"/>
                <w:b/>
                <w:bCs/>
                <w:color w:val="000000"/>
                <w:sz w:val="16"/>
                <w:szCs w:val="16"/>
              </w:rPr>
              <w:pPrChange w:id="1228" w:author="Alotaibi, Raed" w:date="2019-07-15T13:58:00Z">
                <w:pPr>
                  <w:spacing w:after="0" w:line="240" w:lineRule="auto"/>
                </w:pPr>
              </w:pPrChange>
            </w:pPr>
            <w:del w:id="1229" w:author="Alotaibi, Raed" w:date="2019-07-12T12:41:00Z">
              <w:r w:rsidRPr="00D65089" w:rsidDel="009C6EF2">
                <w:rPr>
                  <w:rFonts w:eastAsia="Times New Roman" w:cstheme="minorHAnsi"/>
                  <w:b/>
                  <w:bCs/>
                  <w:color w:val="000000"/>
                  <w:sz w:val="16"/>
                  <w:szCs w:val="16"/>
                </w:rPr>
                <w:delText>&lt;$20,000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EEC9066" w14:textId="3AA7E610" w:rsidR="000F539B" w:rsidRPr="00D65089" w:rsidDel="009C6EF2" w:rsidRDefault="000F539B">
            <w:pPr>
              <w:spacing w:after="0" w:line="276" w:lineRule="auto"/>
              <w:jc w:val="center"/>
              <w:rPr>
                <w:del w:id="1230" w:author="Alotaibi, Raed" w:date="2019-07-12T12:41:00Z"/>
                <w:rFonts w:eastAsia="Times New Roman" w:cstheme="minorHAnsi"/>
                <w:color w:val="000000"/>
                <w:sz w:val="16"/>
                <w:szCs w:val="16"/>
              </w:rPr>
              <w:pPrChange w:id="1231" w:author="Alotaibi, Raed" w:date="2019-07-15T13:58:00Z">
                <w:pPr>
                  <w:spacing w:after="0" w:line="240" w:lineRule="auto"/>
                  <w:jc w:val="center"/>
                </w:pPr>
              </w:pPrChange>
            </w:pPr>
            <w:del w:id="1232" w:author="Alotaibi, Raed" w:date="2019-07-12T12:41:00Z">
              <w:r w:rsidDel="009C6EF2">
                <w:rPr>
                  <w:rFonts w:ascii="Calibri" w:hAnsi="Calibri" w:cs="Calibri"/>
                  <w:color w:val="000000"/>
                  <w:sz w:val="16"/>
                  <w:szCs w:val="16"/>
                </w:rPr>
                <w:delText>28,207 (4%)</w:delText>
              </w:r>
            </w:del>
          </w:p>
        </w:tc>
        <w:tc>
          <w:tcPr>
            <w:tcW w:w="417" w:type="pct"/>
            <w:tcBorders>
              <w:top w:val="nil"/>
              <w:left w:val="nil"/>
              <w:bottom w:val="single" w:sz="8" w:space="0" w:color="auto"/>
              <w:right w:val="single" w:sz="8" w:space="0" w:color="auto"/>
            </w:tcBorders>
            <w:shd w:val="clear" w:color="auto" w:fill="auto"/>
            <w:vAlign w:val="center"/>
            <w:hideMark/>
          </w:tcPr>
          <w:p w14:paraId="646C66FA" w14:textId="4EFED919" w:rsidR="000F539B" w:rsidRPr="00D65089" w:rsidDel="009C6EF2" w:rsidRDefault="000F539B">
            <w:pPr>
              <w:spacing w:after="0" w:line="276" w:lineRule="auto"/>
              <w:jc w:val="center"/>
              <w:rPr>
                <w:del w:id="1233" w:author="Alotaibi, Raed" w:date="2019-07-12T12:41:00Z"/>
                <w:rFonts w:eastAsia="Times New Roman" w:cstheme="minorHAnsi"/>
                <w:color w:val="000000"/>
                <w:sz w:val="16"/>
                <w:szCs w:val="16"/>
              </w:rPr>
              <w:pPrChange w:id="1234" w:author="Alotaibi, Raed" w:date="2019-07-15T13:58:00Z">
                <w:pPr>
                  <w:spacing w:after="0" w:line="240" w:lineRule="auto"/>
                  <w:jc w:val="center"/>
                </w:pPr>
              </w:pPrChange>
            </w:pPr>
            <w:del w:id="1235" w:author="Alotaibi, Raed" w:date="2019-07-12T12:41:00Z">
              <w:r w:rsidDel="009C6EF2">
                <w:rPr>
                  <w:rFonts w:ascii="Calibri" w:hAnsi="Calibri" w:cs="Calibri"/>
                  <w:color w:val="000000"/>
                  <w:sz w:val="16"/>
                  <w:szCs w:val="16"/>
                </w:rPr>
                <w:delText>5,892 (4%)</w:delText>
              </w:r>
            </w:del>
          </w:p>
        </w:tc>
        <w:tc>
          <w:tcPr>
            <w:tcW w:w="262" w:type="pct"/>
            <w:tcBorders>
              <w:top w:val="nil"/>
              <w:left w:val="nil"/>
              <w:bottom w:val="single" w:sz="8" w:space="0" w:color="auto"/>
              <w:right w:val="single" w:sz="8" w:space="0" w:color="auto"/>
            </w:tcBorders>
            <w:shd w:val="clear" w:color="auto" w:fill="auto"/>
            <w:vAlign w:val="center"/>
            <w:hideMark/>
          </w:tcPr>
          <w:p w14:paraId="2DB7816D" w14:textId="7C92EBB1" w:rsidR="000F539B" w:rsidRPr="00D65089" w:rsidDel="009C6EF2" w:rsidRDefault="000F539B">
            <w:pPr>
              <w:spacing w:after="0" w:line="276" w:lineRule="auto"/>
              <w:jc w:val="center"/>
              <w:rPr>
                <w:del w:id="1236" w:author="Alotaibi, Raed" w:date="2019-07-12T12:41:00Z"/>
                <w:rFonts w:eastAsia="Times New Roman" w:cstheme="minorHAnsi"/>
                <w:color w:val="000000"/>
                <w:sz w:val="16"/>
                <w:szCs w:val="16"/>
              </w:rPr>
              <w:pPrChange w:id="1237" w:author="Alotaibi, Raed" w:date="2019-07-15T13:58:00Z">
                <w:pPr>
                  <w:spacing w:after="0" w:line="240" w:lineRule="auto"/>
                  <w:jc w:val="center"/>
                </w:pPr>
              </w:pPrChange>
            </w:pPr>
            <w:del w:id="1238" w:author="Alotaibi, Raed" w:date="2019-07-12T12:41:00Z">
              <w:r w:rsidDel="009C6EF2">
                <w:rPr>
                  <w:rFonts w:ascii="Calibri" w:hAnsi="Calibri" w:cs="Calibri"/>
                  <w:color w:val="000000"/>
                  <w:sz w:val="16"/>
                  <w:szCs w:val="16"/>
                </w:rPr>
                <w:delText>20.9%</w:delText>
              </w:r>
            </w:del>
          </w:p>
        </w:tc>
        <w:tc>
          <w:tcPr>
            <w:tcW w:w="417" w:type="pct"/>
            <w:tcBorders>
              <w:top w:val="nil"/>
              <w:left w:val="nil"/>
              <w:bottom w:val="single" w:sz="8" w:space="0" w:color="auto"/>
              <w:right w:val="single" w:sz="8" w:space="0" w:color="auto"/>
            </w:tcBorders>
            <w:shd w:val="clear" w:color="auto" w:fill="auto"/>
            <w:vAlign w:val="center"/>
            <w:hideMark/>
          </w:tcPr>
          <w:p w14:paraId="73ED0F0E" w14:textId="73084E4C" w:rsidR="000F539B" w:rsidRPr="00D65089" w:rsidDel="009C6EF2" w:rsidRDefault="000F539B">
            <w:pPr>
              <w:spacing w:after="0" w:line="276" w:lineRule="auto"/>
              <w:jc w:val="center"/>
              <w:rPr>
                <w:del w:id="1239" w:author="Alotaibi, Raed" w:date="2019-07-12T12:41:00Z"/>
                <w:rFonts w:eastAsia="Times New Roman" w:cstheme="minorHAnsi"/>
                <w:color w:val="000000"/>
                <w:sz w:val="16"/>
                <w:szCs w:val="16"/>
              </w:rPr>
              <w:pPrChange w:id="1240" w:author="Alotaibi, Raed" w:date="2019-07-15T13:58:00Z">
                <w:pPr>
                  <w:spacing w:after="0" w:line="240" w:lineRule="auto"/>
                  <w:jc w:val="center"/>
                </w:pPr>
              </w:pPrChange>
            </w:pPr>
            <w:del w:id="1241" w:author="Alotaibi, Raed" w:date="2019-07-12T12:41:00Z">
              <w:r w:rsidDel="009C6EF2">
                <w:rPr>
                  <w:rFonts w:ascii="Calibri" w:hAnsi="Calibri" w:cs="Calibri"/>
                  <w:color w:val="000000"/>
                  <w:sz w:val="16"/>
                  <w:szCs w:val="16"/>
                </w:rPr>
                <w:delText>28,039 (4%)</w:delText>
              </w:r>
            </w:del>
          </w:p>
        </w:tc>
        <w:tc>
          <w:tcPr>
            <w:tcW w:w="417" w:type="pct"/>
            <w:tcBorders>
              <w:top w:val="nil"/>
              <w:left w:val="nil"/>
              <w:bottom w:val="single" w:sz="8" w:space="0" w:color="auto"/>
              <w:right w:val="single" w:sz="8" w:space="0" w:color="auto"/>
            </w:tcBorders>
            <w:shd w:val="clear" w:color="auto" w:fill="auto"/>
            <w:vAlign w:val="center"/>
            <w:hideMark/>
          </w:tcPr>
          <w:p w14:paraId="686791D5" w14:textId="339677C3" w:rsidR="000F539B" w:rsidRPr="00D65089" w:rsidDel="009C6EF2" w:rsidRDefault="000F539B">
            <w:pPr>
              <w:spacing w:after="0" w:line="276" w:lineRule="auto"/>
              <w:jc w:val="center"/>
              <w:rPr>
                <w:del w:id="1242" w:author="Alotaibi, Raed" w:date="2019-07-12T12:41:00Z"/>
                <w:rFonts w:eastAsia="Times New Roman" w:cstheme="minorHAnsi"/>
                <w:color w:val="000000"/>
                <w:sz w:val="16"/>
                <w:szCs w:val="16"/>
              </w:rPr>
              <w:pPrChange w:id="1243" w:author="Alotaibi, Raed" w:date="2019-07-15T13:58:00Z">
                <w:pPr>
                  <w:spacing w:after="0" w:line="240" w:lineRule="auto"/>
                  <w:jc w:val="center"/>
                </w:pPr>
              </w:pPrChange>
            </w:pPr>
            <w:del w:id="1244" w:author="Alotaibi, Raed" w:date="2019-07-12T12:41:00Z">
              <w:r w:rsidDel="009C6EF2">
                <w:rPr>
                  <w:rFonts w:ascii="Calibri" w:hAnsi="Calibri" w:cs="Calibri"/>
                  <w:color w:val="000000"/>
                  <w:sz w:val="16"/>
                  <w:szCs w:val="16"/>
                </w:rPr>
                <w:delText>5,834 (4%)</w:delText>
              </w:r>
            </w:del>
          </w:p>
        </w:tc>
        <w:tc>
          <w:tcPr>
            <w:tcW w:w="250" w:type="pct"/>
            <w:tcBorders>
              <w:top w:val="nil"/>
              <w:left w:val="nil"/>
              <w:bottom w:val="single" w:sz="8" w:space="0" w:color="auto"/>
              <w:right w:val="single" w:sz="8" w:space="0" w:color="auto"/>
            </w:tcBorders>
            <w:shd w:val="clear" w:color="auto" w:fill="auto"/>
            <w:vAlign w:val="center"/>
            <w:hideMark/>
          </w:tcPr>
          <w:p w14:paraId="68527B0F" w14:textId="14A1A5D9" w:rsidR="000F539B" w:rsidRPr="00D65089" w:rsidDel="009C6EF2" w:rsidRDefault="000F539B">
            <w:pPr>
              <w:spacing w:after="0" w:line="276" w:lineRule="auto"/>
              <w:jc w:val="center"/>
              <w:rPr>
                <w:del w:id="1245" w:author="Alotaibi, Raed" w:date="2019-07-12T12:41:00Z"/>
                <w:rFonts w:eastAsia="Times New Roman" w:cstheme="minorHAnsi"/>
                <w:color w:val="000000"/>
                <w:sz w:val="16"/>
                <w:szCs w:val="16"/>
              </w:rPr>
              <w:pPrChange w:id="1246" w:author="Alotaibi, Raed" w:date="2019-07-15T13:58:00Z">
                <w:pPr>
                  <w:spacing w:after="0" w:line="240" w:lineRule="auto"/>
                  <w:jc w:val="center"/>
                </w:pPr>
              </w:pPrChange>
            </w:pPr>
            <w:del w:id="1247" w:author="Alotaibi, Raed" w:date="2019-07-12T12:41:00Z">
              <w:r w:rsidDel="009C6EF2">
                <w:rPr>
                  <w:rFonts w:ascii="Calibri" w:hAnsi="Calibri" w:cs="Calibri"/>
                  <w:color w:val="000000"/>
                  <w:sz w:val="16"/>
                  <w:szCs w:val="16"/>
                </w:rPr>
                <w:delText>20.8%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F47D0C1" w14:textId="569CE158" w:rsidR="000F539B" w:rsidRPr="00D65089" w:rsidDel="009C6EF2" w:rsidRDefault="000F539B">
            <w:pPr>
              <w:spacing w:after="0" w:line="276" w:lineRule="auto"/>
              <w:jc w:val="center"/>
              <w:rPr>
                <w:del w:id="1248" w:author="Alotaibi, Raed" w:date="2019-07-12T12:41:00Z"/>
                <w:rFonts w:eastAsia="Times New Roman" w:cstheme="minorHAnsi"/>
                <w:color w:val="000000"/>
                <w:sz w:val="16"/>
                <w:szCs w:val="16"/>
              </w:rPr>
              <w:pPrChange w:id="1249" w:author="Alotaibi, Raed" w:date="2019-07-15T13:58:00Z">
                <w:pPr>
                  <w:spacing w:after="0" w:line="240" w:lineRule="auto"/>
                  <w:jc w:val="center"/>
                </w:pPr>
              </w:pPrChange>
            </w:pPr>
            <w:del w:id="1250" w:author="Alotaibi, Raed" w:date="2019-07-12T12:41:00Z">
              <w:r w:rsidDel="009C6EF2">
                <w:rPr>
                  <w:rFonts w:ascii="Calibri" w:hAnsi="Calibri" w:cs="Calibri"/>
                  <w:color w:val="000000"/>
                  <w:sz w:val="16"/>
                  <w:szCs w:val="16"/>
                </w:rPr>
                <w:delText>-168</w:delText>
              </w:r>
            </w:del>
          </w:p>
        </w:tc>
        <w:tc>
          <w:tcPr>
            <w:tcW w:w="239" w:type="pct"/>
            <w:tcBorders>
              <w:top w:val="nil"/>
              <w:left w:val="nil"/>
              <w:bottom w:val="single" w:sz="8" w:space="0" w:color="auto"/>
              <w:right w:val="single" w:sz="8" w:space="0" w:color="auto"/>
            </w:tcBorders>
            <w:shd w:val="clear" w:color="auto" w:fill="auto"/>
            <w:vAlign w:val="center"/>
            <w:hideMark/>
          </w:tcPr>
          <w:p w14:paraId="412061F1" w14:textId="033DE501" w:rsidR="000F539B" w:rsidRPr="00D65089" w:rsidDel="009C6EF2" w:rsidRDefault="000F539B">
            <w:pPr>
              <w:spacing w:after="0" w:line="276" w:lineRule="auto"/>
              <w:jc w:val="center"/>
              <w:rPr>
                <w:del w:id="1251" w:author="Alotaibi, Raed" w:date="2019-07-12T12:41:00Z"/>
                <w:rFonts w:eastAsia="Times New Roman" w:cstheme="minorHAnsi"/>
                <w:color w:val="000000"/>
                <w:sz w:val="16"/>
                <w:szCs w:val="16"/>
              </w:rPr>
              <w:pPrChange w:id="1252" w:author="Alotaibi, Raed" w:date="2019-07-15T13:58:00Z">
                <w:pPr>
                  <w:spacing w:after="0" w:line="240" w:lineRule="auto"/>
                  <w:jc w:val="center"/>
                </w:pPr>
              </w:pPrChange>
            </w:pPr>
            <w:del w:id="1253" w:author="Alotaibi, Raed" w:date="2019-07-12T12:41:00Z">
              <w:r w:rsidDel="009C6EF2">
                <w:rPr>
                  <w:rFonts w:ascii="Calibri" w:hAnsi="Calibri" w:cs="Calibri"/>
                  <w:color w:val="000000"/>
                  <w:sz w:val="16"/>
                  <w:szCs w:val="16"/>
                </w:rPr>
                <w:delText>-58</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25A2EA0" w14:textId="70448571" w:rsidR="000F539B" w:rsidRPr="00D65089" w:rsidDel="009C6EF2" w:rsidRDefault="000F539B">
            <w:pPr>
              <w:spacing w:after="0" w:line="276" w:lineRule="auto"/>
              <w:jc w:val="center"/>
              <w:rPr>
                <w:del w:id="1254" w:author="Alotaibi, Raed" w:date="2019-07-12T12:41:00Z"/>
                <w:rFonts w:eastAsia="Times New Roman" w:cstheme="minorHAnsi"/>
                <w:color w:val="000000"/>
                <w:sz w:val="16"/>
                <w:szCs w:val="16"/>
              </w:rPr>
              <w:pPrChange w:id="1255" w:author="Alotaibi, Raed" w:date="2019-07-15T13:58:00Z">
                <w:pPr>
                  <w:spacing w:after="0" w:line="240" w:lineRule="auto"/>
                  <w:jc w:val="center"/>
                </w:pPr>
              </w:pPrChange>
            </w:pPr>
            <w:del w:id="1256" w:author="Alotaibi, Raed" w:date="2019-07-12T12:41:00Z">
              <w:r w:rsidDel="009C6EF2">
                <w:rPr>
                  <w:rFonts w:ascii="Calibri" w:hAnsi="Calibri" w:cs="Calibri"/>
                  <w:color w:val="000000"/>
                  <w:sz w:val="16"/>
                  <w:szCs w:val="16"/>
                </w:rPr>
                <w:delText>-0.1%</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8BB5BF6" w14:textId="598B3C1B" w:rsidR="000F539B" w:rsidRPr="00D65089" w:rsidDel="009C6EF2" w:rsidRDefault="000F539B">
            <w:pPr>
              <w:spacing w:after="0" w:line="276" w:lineRule="auto"/>
              <w:jc w:val="center"/>
              <w:rPr>
                <w:del w:id="1257" w:author="Alotaibi, Raed" w:date="2019-07-12T12:41:00Z"/>
                <w:rFonts w:eastAsia="Times New Roman" w:cstheme="minorHAnsi"/>
                <w:color w:val="000000"/>
                <w:sz w:val="16"/>
                <w:szCs w:val="16"/>
              </w:rPr>
              <w:pPrChange w:id="1258" w:author="Alotaibi, Raed" w:date="2019-07-15T13:58:00Z">
                <w:pPr>
                  <w:spacing w:after="0" w:line="240" w:lineRule="auto"/>
                  <w:jc w:val="center"/>
                </w:pPr>
              </w:pPrChange>
            </w:pPr>
            <w:del w:id="1259" w:author="Alotaibi, Raed" w:date="2019-07-12T12:41:00Z">
              <w:r w:rsidDel="009C6EF2">
                <w:rPr>
                  <w:rFonts w:ascii="Calibri" w:hAnsi="Calibri" w:cs="Calibri"/>
                  <w:color w:val="000000"/>
                  <w:sz w:val="16"/>
                  <w:szCs w:val="16"/>
                </w:rPr>
                <w:delText>-0.6%</w:delText>
              </w:r>
            </w:del>
          </w:p>
        </w:tc>
        <w:tc>
          <w:tcPr>
            <w:tcW w:w="251" w:type="pct"/>
            <w:tcBorders>
              <w:top w:val="nil"/>
              <w:left w:val="nil"/>
              <w:bottom w:val="single" w:sz="8" w:space="0" w:color="auto"/>
              <w:right w:val="single" w:sz="8" w:space="0" w:color="auto"/>
            </w:tcBorders>
            <w:shd w:val="clear" w:color="auto" w:fill="auto"/>
            <w:vAlign w:val="center"/>
            <w:hideMark/>
          </w:tcPr>
          <w:p w14:paraId="36C3A9CF" w14:textId="51D6489A" w:rsidR="000F539B" w:rsidRPr="00D65089" w:rsidDel="009C6EF2" w:rsidRDefault="000F539B">
            <w:pPr>
              <w:spacing w:after="0" w:line="276" w:lineRule="auto"/>
              <w:jc w:val="center"/>
              <w:rPr>
                <w:del w:id="1260" w:author="Alotaibi, Raed" w:date="2019-07-12T12:41:00Z"/>
                <w:rFonts w:eastAsia="Times New Roman" w:cstheme="minorHAnsi"/>
                <w:color w:val="000000"/>
                <w:sz w:val="16"/>
                <w:szCs w:val="16"/>
              </w:rPr>
              <w:pPrChange w:id="1261" w:author="Alotaibi, Raed" w:date="2019-07-15T13:58:00Z">
                <w:pPr>
                  <w:spacing w:after="0" w:line="240" w:lineRule="auto"/>
                  <w:jc w:val="center"/>
                </w:pPr>
              </w:pPrChange>
            </w:pPr>
            <w:del w:id="1262" w:author="Alotaibi, Raed" w:date="2019-07-12T12:41:00Z">
              <w:r w:rsidDel="009C6EF2">
                <w:rPr>
                  <w:rFonts w:ascii="Calibri" w:hAnsi="Calibri" w:cs="Calibri"/>
                  <w:color w:val="000000"/>
                  <w:sz w:val="16"/>
                  <w:szCs w:val="16"/>
                </w:rPr>
                <w:delText>-1.0%</w:delText>
              </w:r>
            </w:del>
          </w:p>
        </w:tc>
        <w:tc>
          <w:tcPr>
            <w:tcW w:w="242" w:type="pct"/>
            <w:tcBorders>
              <w:top w:val="nil"/>
              <w:left w:val="nil"/>
              <w:bottom w:val="single" w:sz="8" w:space="0" w:color="auto"/>
              <w:right w:val="single" w:sz="8" w:space="0" w:color="auto"/>
            </w:tcBorders>
            <w:shd w:val="clear" w:color="auto" w:fill="auto"/>
            <w:vAlign w:val="center"/>
            <w:hideMark/>
          </w:tcPr>
          <w:p w14:paraId="0B5641F2" w14:textId="7B1F96EB" w:rsidR="000F539B" w:rsidRPr="00D65089" w:rsidDel="009C6EF2" w:rsidRDefault="000F539B">
            <w:pPr>
              <w:spacing w:after="0" w:line="276" w:lineRule="auto"/>
              <w:jc w:val="center"/>
              <w:rPr>
                <w:del w:id="1263" w:author="Alotaibi, Raed" w:date="2019-07-12T12:41:00Z"/>
                <w:rFonts w:eastAsia="Times New Roman" w:cstheme="minorHAnsi"/>
                <w:color w:val="000000"/>
                <w:sz w:val="16"/>
                <w:szCs w:val="16"/>
              </w:rPr>
              <w:pPrChange w:id="1264" w:author="Alotaibi, Raed" w:date="2019-07-15T13:58:00Z">
                <w:pPr>
                  <w:spacing w:after="0" w:line="240" w:lineRule="auto"/>
                  <w:jc w:val="center"/>
                </w:pPr>
              </w:pPrChange>
            </w:pPr>
            <w:del w:id="1265" w:author="Alotaibi, Raed" w:date="2019-07-12T12:41:00Z">
              <w:r w:rsidDel="009C6EF2">
                <w:rPr>
                  <w:rFonts w:ascii="Calibri" w:hAnsi="Calibri" w:cs="Calibri"/>
                  <w:color w:val="000000"/>
                  <w:sz w:val="16"/>
                  <w:szCs w:val="16"/>
                </w:rPr>
                <w:delText>-0.4%</w:delText>
              </w:r>
            </w:del>
          </w:p>
        </w:tc>
      </w:tr>
      <w:tr w:rsidR="000F539B" w:rsidRPr="00D65089" w:rsidDel="009C6EF2" w14:paraId="282BA91C" w14:textId="0D81B8D9" w:rsidTr="009C6EF2">
        <w:trPr>
          <w:trHeight w:val="249"/>
          <w:del w:id="1266"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528DC5C9" w14:textId="09EE8A81" w:rsidR="000F539B" w:rsidRPr="00D65089" w:rsidDel="009C6EF2" w:rsidRDefault="000F539B">
            <w:pPr>
              <w:spacing w:after="0" w:line="276" w:lineRule="auto"/>
              <w:rPr>
                <w:del w:id="1267" w:author="Alotaibi, Raed" w:date="2019-07-12T12:41:00Z"/>
                <w:rFonts w:eastAsia="Times New Roman" w:cstheme="minorHAnsi"/>
                <w:b/>
                <w:bCs/>
                <w:color w:val="000000"/>
                <w:sz w:val="16"/>
                <w:szCs w:val="16"/>
              </w:rPr>
              <w:pPrChange w:id="1268"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3E99A1F" w14:textId="1F441C2E" w:rsidR="000F539B" w:rsidRPr="00D65089" w:rsidDel="009C6EF2" w:rsidRDefault="000F539B">
            <w:pPr>
              <w:spacing w:after="0" w:line="276" w:lineRule="auto"/>
              <w:rPr>
                <w:del w:id="1269" w:author="Alotaibi, Raed" w:date="2019-07-12T12:41:00Z"/>
                <w:rFonts w:eastAsia="Times New Roman" w:cstheme="minorHAnsi"/>
                <w:b/>
                <w:bCs/>
                <w:color w:val="000000"/>
                <w:sz w:val="16"/>
                <w:szCs w:val="16"/>
              </w:rPr>
              <w:pPrChange w:id="1270" w:author="Alotaibi, Raed" w:date="2019-07-15T13:58:00Z">
                <w:pPr>
                  <w:spacing w:after="0" w:line="240" w:lineRule="auto"/>
                </w:pPr>
              </w:pPrChange>
            </w:pPr>
            <w:del w:id="1271" w:author="Alotaibi, Raed" w:date="2019-07-12T12:41:00Z">
              <w:r w:rsidRPr="00D65089" w:rsidDel="009C6EF2">
                <w:rPr>
                  <w:rFonts w:eastAsia="Times New Roman" w:cstheme="minorHAnsi"/>
                  <w:b/>
                  <w:bCs/>
                  <w:color w:val="000000"/>
                  <w:sz w:val="16"/>
                  <w:szCs w:val="16"/>
                </w:rPr>
                <w:delText>$20,000 to &lt;$35,000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3CA5287" w14:textId="1588D8DA" w:rsidR="000F539B" w:rsidRPr="00D65089" w:rsidDel="009C6EF2" w:rsidRDefault="000F539B">
            <w:pPr>
              <w:spacing w:after="0" w:line="276" w:lineRule="auto"/>
              <w:jc w:val="center"/>
              <w:rPr>
                <w:del w:id="1272" w:author="Alotaibi, Raed" w:date="2019-07-12T12:41:00Z"/>
                <w:rFonts w:eastAsia="Times New Roman" w:cstheme="minorHAnsi"/>
                <w:color w:val="000000"/>
                <w:sz w:val="16"/>
                <w:szCs w:val="16"/>
              </w:rPr>
              <w:pPrChange w:id="1273" w:author="Alotaibi, Raed" w:date="2019-07-15T13:58:00Z">
                <w:pPr>
                  <w:spacing w:after="0" w:line="240" w:lineRule="auto"/>
                  <w:jc w:val="center"/>
                </w:pPr>
              </w:pPrChange>
            </w:pPr>
            <w:del w:id="1274" w:author="Alotaibi, Raed" w:date="2019-07-12T12:41:00Z">
              <w:r w:rsidDel="009C6EF2">
                <w:rPr>
                  <w:rFonts w:ascii="Calibri" w:hAnsi="Calibri" w:cs="Calibri"/>
                  <w:color w:val="000000"/>
                  <w:sz w:val="16"/>
                  <w:szCs w:val="16"/>
                </w:rPr>
                <w:delText>137,765 (17%)</w:delText>
              </w:r>
            </w:del>
          </w:p>
        </w:tc>
        <w:tc>
          <w:tcPr>
            <w:tcW w:w="417" w:type="pct"/>
            <w:tcBorders>
              <w:top w:val="nil"/>
              <w:left w:val="nil"/>
              <w:bottom w:val="single" w:sz="8" w:space="0" w:color="auto"/>
              <w:right w:val="single" w:sz="8" w:space="0" w:color="auto"/>
            </w:tcBorders>
            <w:shd w:val="clear" w:color="auto" w:fill="auto"/>
            <w:vAlign w:val="center"/>
            <w:hideMark/>
          </w:tcPr>
          <w:p w14:paraId="13CCF8E3" w14:textId="4931A63B" w:rsidR="000F539B" w:rsidRPr="00D65089" w:rsidDel="009C6EF2" w:rsidRDefault="000F539B">
            <w:pPr>
              <w:spacing w:after="0" w:line="276" w:lineRule="auto"/>
              <w:jc w:val="center"/>
              <w:rPr>
                <w:del w:id="1275" w:author="Alotaibi, Raed" w:date="2019-07-12T12:41:00Z"/>
                <w:rFonts w:eastAsia="Times New Roman" w:cstheme="minorHAnsi"/>
                <w:color w:val="000000"/>
                <w:sz w:val="16"/>
                <w:szCs w:val="16"/>
              </w:rPr>
              <w:pPrChange w:id="1276" w:author="Alotaibi, Raed" w:date="2019-07-15T13:58:00Z">
                <w:pPr>
                  <w:spacing w:after="0" w:line="240" w:lineRule="auto"/>
                  <w:jc w:val="center"/>
                </w:pPr>
              </w:pPrChange>
            </w:pPr>
            <w:del w:id="1277" w:author="Alotaibi, Raed" w:date="2019-07-12T12:41:00Z">
              <w:r w:rsidDel="009C6EF2">
                <w:rPr>
                  <w:rFonts w:ascii="Calibri" w:hAnsi="Calibri" w:cs="Calibri"/>
                  <w:color w:val="000000"/>
                  <w:sz w:val="16"/>
                  <w:szCs w:val="16"/>
                </w:rPr>
                <w:delText>25,794 (18%)</w:delText>
              </w:r>
            </w:del>
          </w:p>
        </w:tc>
        <w:tc>
          <w:tcPr>
            <w:tcW w:w="262" w:type="pct"/>
            <w:tcBorders>
              <w:top w:val="nil"/>
              <w:left w:val="nil"/>
              <w:bottom w:val="single" w:sz="8" w:space="0" w:color="auto"/>
              <w:right w:val="single" w:sz="8" w:space="0" w:color="auto"/>
            </w:tcBorders>
            <w:shd w:val="clear" w:color="auto" w:fill="auto"/>
            <w:vAlign w:val="center"/>
            <w:hideMark/>
          </w:tcPr>
          <w:p w14:paraId="3974C8E6" w14:textId="2385D514" w:rsidR="000F539B" w:rsidRPr="00D65089" w:rsidDel="009C6EF2" w:rsidRDefault="000F539B">
            <w:pPr>
              <w:spacing w:after="0" w:line="276" w:lineRule="auto"/>
              <w:jc w:val="center"/>
              <w:rPr>
                <w:del w:id="1278" w:author="Alotaibi, Raed" w:date="2019-07-12T12:41:00Z"/>
                <w:rFonts w:eastAsia="Times New Roman" w:cstheme="minorHAnsi"/>
                <w:color w:val="000000"/>
                <w:sz w:val="16"/>
                <w:szCs w:val="16"/>
              </w:rPr>
              <w:pPrChange w:id="1279" w:author="Alotaibi, Raed" w:date="2019-07-15T13:58:00Z">
                <w:pPr>
                  <w:spacing w:after="0" w:line="240" w:lineRule="auto"/>
                  <w:jc w:val="center"/>
                </w:pPr>
              </w:pPrChange>
            </w:pPr>
            <w:del w:id="1280" w:author="Alotaibi, Raed" w:date="2019-07-12T12:41:00Z">
              <w:r w:rsidDel="009C6EF2">
                <w:rPr>
                  <w:rFonts w:ascii="Calibri" w:hAnsi="Calibri" w:cs="Calibri"/>
                  <w:color w:val="000000"/>
                  <w:sz w:val="16"/>
                  <w:szCs w:val="16"/>
                </w:rPr>
                <w:delText>18.7%</w:delText>
              </w:r>
            </w:del>
          </w:p>
        </w:tc>
        <w:tc>
          <w:tcPr>
            <w:tcW w:w="417" w:type="pct"/>
            <w:tcBorders>
              <w:top w:val="nil"/>
              <w:left w:val="nil"/>
              <w:bottom w:val="single" w:sz="8" w:space="0" w:color="auto"/>
              <w:right w:val="single" w:sz="8" w:space="0" w:color="auto"/>
            </w:tcBorders>
            <w:shd w:val="clear" w:color="auto" w:fill="auto"/>
            <w:vAlign w:val="center"/>
            <w:hideMark/>
          </w:tcPr>
          <w:p w14:paraId="504BEE61" w14:textId="6441B34D" w:rsidR="000F539B" w:rsidRPr="00D65089" w:rsidDel="009C6EF2" w:rsidRDefault="000F539B">
            <w:pPr>
              <w:spacing w:after="0" w:line="276" w:lineRule="auto"/>
              <w:jc w:val="center"/>
              <w:rPr>
                <w:del w:id="1281" w:author="Alotaibi, Raed" w:date="2019-07-12T12:41:00Z"/>
                <w:rFonts w:eastAsia="Times New Roman" w:cstheme="minorHAnsi"/>
                <w:color w:val="000000"/>
                <w:sz w:val="16"/>
                <w:szCs w:val="16"/>
              </w:rPr>
              <w:pPrChange w:id="1282" w:author="Alotaibi, Raed" w:date="2019-07-15T13:58:00Z">
                <w:pPr>
                  <w:spacing w:after="0" w:line="240" w:lineRule="auto"/>
                  <w:jc w:val="center"/>
                </w:pPr>
              </w:pPrChange>
            </w:pPr>
            <w:del w:id="1283" w:author="Alotaibi, Raed" w:date="2019-07-12T12:41:00Z">
              <w:r w:rsidDel="009C6EF2">
                <w:rPr>
                  <w:rFonts w:ascii="Calibri" w:hAnsi="Calibri" w:cs="Calibri"/>
                  <w:color w:val="000000"/>
                  <w:sz w:val="16"/>
                  <w:szCs w:val="16"/>
                </w:rPr>
                <w:delText>134,208 (18%)</w:delText>
              </w:r>
            </w:del>
          </w:p>
        </w:tc>
        <w:tc>
          <w:tcPr>
            <w:tcW w:w="417" w:type="pct"/>
            <w:tcBorders>
              <w:top w:val="nil"/>
              <w:left w:val="nil"/>
              <w:bottom w:val="single" w:sz="8" w:space="0" w:color="auto"/>
              <w:right w:val="single" w:sz="8" w:space="0" w:color="auto"/>
            </w:tcBorders>
            <w:shd w:val="clear" w:color="auto" w:fill="auto"/>
            <w:vAlign w:val="center"/>
            <w:hideMark/>
          </w:tcPr>
          <w:p w14:paraId="0C04DC61" w14:textId="5BBDADF6" w:rsidR="000F539B" w:rsidRPr="00D65089" w:rsidDel="009C6EF2" w:rsidRDefault="000F539B">
            <w:pPr>
              <w:spacing w:after="0" w:line="276" w:lineRule="auto"/>
              <w:jc w:val="center"/>
              <w:rPr>
                <w:del w:id="1284" w:author="Alotaibi, Raed" w:date="2019-07-12T12:41:00Z"/>
                <w:rFonts w:eastAsia="Times New Roman" w:cstheme="minorHAnsi"/>
                <w:color w:val="000000"/>
                <w:sz w:val="16"/>
                <w:szCs w:val="16"/>
              </w:rPr>
              <w:pPrChange w:id="1285" w:author="Alotaibi, Raed" w:date="2019-07-15T13:58:00Z">
                <w:pPr>
                  <w:spacing w:after="0" w:line="240" w:lineRule="auto"/>
                  <w:jc w:val="center"/>
                </w:pPr>
              </w:pPrChange>
            </w:pPr>
            <w:del w:id="1286" w:author="Alotaibi, Raed" w:date="2019-07-12T12:41:00Z">
              <w:r w:rsidDel="009C6EF2">
                <w:rPr>
                  <w:rFonts w:ascii="Calibri" w:hAnsi="Calibri" w:cs="Calibri"/>
                  <w:color w:val="000000"/>
                  <w:sz w:val="16"/>
                  <w:szCs w:val="16"/>
                </w:rPr>
                <w:delText>24,906 (19%)</w:delText>
              </w:r>
            </w:del>
          </w:p>
        </w:tc>
        <w:tc>
          <w:tcPr>
            <w:tcW w:w="250" w:type="pct"/>
            <w:tcBorders>
              <w:top w:val="nil"/>
              <w:left w:val="nil"/>
              <w:bottom w:val="single" w:sz="8" w:space="0" w:color="auto"/>
              <w:right w:val="single" w:sz="8" w:space="0" w:color="auto"/>
            </w:tcBorders>
            <w:shd w:val="clear" w:color="auto" w:fill="auto"/>
            <w:vAlign w:val="center"/>
            <w:hideMark/>
          </w:tcPr>
          <w:p w14:paraId="31872040" w14:textId="014D2EEC" w:rsidR="000F539B" w:rsidRPr="00D65089" w:rsidDel="009C6EF2" w:rsidRDefault="000F539B">
            <w:pPr>
              <w:spacing w:after="0" w:line="276" w:lineRule="auto"/>
              <w:jc w:val="center"/>
              <w:rPr>
                <w:del w:id="1287" w:author="Alotaibi, Raed" w:date="2019-07-12T12:41:00Z"/>
                <w:rFonts w:eastAsia="Times New Roman" w:cstheme="minorHAnsi"/>
                <w:color w:val="000000"/>
                <w:sz w:val="16"/>
                <w:szCs w:val="16"/>
              </w:rPr>
              <w:pPrChange w:id="1288" w:author="Alotaibi, Raed" w:date="2019-07-15T13:58:00Z">
                <w:pPr>
                  <w:spacing w:after="0" w:line="240" w:lineRule="auto"/>
                  <w:jc w:val="center"/>
                </w:pPr>
              </w:pPrChange>
            </w:pPr>
            <w:del w:id="1289" w:author="Alotaibi, Raed" w:date="2019-07-12T12:41:00Z">
              <w:r w:rsidDel="009C6EF2">
                <w:rPr>
                  <w:rFonts w:ascii="Calibri" w:hAnsi="Calibri" w:cs="Calibri"/>
                  <w:color w:val="000000"/>
                  <w:sz w:val="16"/>
                  <w:szCs w:val="16"/>
                </w:rPr>
                <w:delText>18.6%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ECF4C5" w14:textId="6EA92AEB" w:rsidR="000F539B" w:rsidRPr="00D65089" w:rsidDel="009C6EF2" w:rsidRDefault="000F539B">
            <w:pPr>
              <w:spacing w:after="0" w:line="276" w:lineRule="auto"/>
              <w:jc w:val="center"/>
              <w:rPr>
                <w:del w:id="1290" w:author="Alotaibi, Raed" w:date="2019-07-12T12:41:00Z"/>
                <w:rFonts w:eastAsia="Times New Roman" w:cstheme="minorHAnsi"/>
                <w:color w:val="000000"/>
                <w:sz w:val="16"/>
                <w:szCs w:val="16"/>
              </w:rPr>
              <w:pPrChange w:id="1291" w:author="Alotaibi, Raed" w:date="2019-07-15T13:58:00Z">
                <w:pPr>
                  <w:spacing w:after="0" w:line="240" w:lineRule="auto"/>
                  <w:jc w:val="center"/>
                </w:pPr>
              </w:pPrChange>
            </w:pPr>
            <w:del w:id="1292" w:author="Alotaibi, Raed" w:date="2019-07-12T12:41:00Z">
              <w:r w:rsidDel="009C6EF2">
                <w:rPr>
                  <w:rFonts w:ascii="Calibri" w:hAnsi="Calibri" w:cs="Calibri"/>
                  <w:color w:val="000000"/>
                  <w:sz w:val="16"/>
                  <w:szCs w:val="16"/>
                </w:rPr>
                <w:delText>-3,558</w:delText>
              </w:r>
            </w:del>
          </w:p>
        </w:tc>
        <w:tc>
          <w:tcPr>
            <w:tcW w:w="239" w:type="pct"/>
            <w:tcBorders>
              <w:top w:val="nil"/>
              <w:left w:val="nil"/>
              <w:bottom w:val="single" w:sz="8" w:space="0" w:color="auto"/>
              <w:right w:val="single" w:sz="8" w:space="0" w:color="auto"/>
            </w:tcBorders>
            <w:shd w:val="clear" w:color="auto" w:fill="auto"/>
            <w:vAlign w:val="center"/>
            <w:hideMark/>
          </w:tcPr>
          <w:p w14:paraId="4876E1EA" w14:textId="4124B85B" w:rsidR="000F539B" w:rsidRPr="00D65089" w:rsidDel="009C6EF2" w:rsidRDefault="000F539B">
            <w:pPr>
              <w:spacing w:after="0" w:line="276" w:lineRule="auto"/>
              <w:jc w:val="center"/>
              <w:rPr>
                <w:del w:id="1293" w:author="Alotaibi, Raed" w:date="2019-07-12T12:41:00Z"/>
                <w:rFonts w:eastAsia="Times New Roman" w:cstheme="minorHAnsi"/>
                <w:color w:val="000000"/>
                <w:sz w:val="16"/>
                <w:szCs w:val="16"/>
              </w:rPr>
              <w:pPrChange w:id="1294" w:author="Alotaibi, Raed" w:date="2019-07-15T13:58:00Z">
                <w:pPr>
                  <w:spacing w:after="0" w:line="240" w:lineRule="auto"/>
                  <w:jc w:val="center"/>
                </w:pPr>
              </w:pPrChange>
            </w:pPr>
            <w:del w:id="1295" w:author="Alotaibi, Raed" w:date="2019-07-12T12:41:00Z">
              <w:r w:rsidDel="009C6EF2">
                <w:rPr>
                  <w:rFonts w:ascii="Calibri" w:hAnsi="Calibri" w:cs="Calibri"/>
                  <w:color w:val="000000"/>
                  <w:sz w:val="16"/>
                  <w:szCs w:val="16"/>
                </w:rPr>
                <w:delText>-889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3C59844" w14:textId="6D9D794F" w:rsidR="000F539B" w:rsidRPr="00D65089" w:rsidDel="009C6EF2" w:rsidRDefault="000F539B">
            <w:pPr>
              <w:spacing w:after="0" w:line="276" w:lineRule="auto"/>
              <w:jc w:val="center"/>
              <w:rPr>
                <w:del w:id="1296" w:author="Alotaibi, Raed" w:date="2019-07-12T12:41:00Z"/>
                <w:rFonts w:eastAsia="Times New Roman" w:cstheme="minorHAnsi"/>
                <w:color w:val="000000"/>
                <w:sz w:val="16"/>
                <w:szCs w:val="16"/>
              </w:rPr>
              <w:pPrChange w:id="1297" w:author="Alotaibi, Raed" w:date="2019-07-15T13:58:00Z">
                <w:pPr>
                  <w:spacing w:after="0" w:line="240" w:lineRule="auto"/>
                  <w:jc w:val="center"/>
                </w:pPr>
              </w:pPrChange>
            </w:pPr>
            <w:del w:id="1298"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1E6F1C68" w14:textId="39C1D365" w:rsidR="000F539B" w:rsidRPr="00D65089" w:rsidDel="009C6EF2" w:rsidRDefault="000F539B">
            <w:pPr>
              <w:spacing w:after="0" w:line="276" w:lineRule="auto"/>
              <w:jc w:val="center"/>
              <w:rPr>
                <w:del w:id="1299" w:author="Alotaibi, Raed" w:date="2019-07-12T12:41:00Z"/>
                <w:rFonts w:eastAsia="Times New Roman" w:cstheme="minorHAnsi"/>
                <w:color w:val="000000"/>
                <w:sz w:val="16"/>
                <w:szCs w:val="16"/>
              </w:rPr>
              <w:pPrChange w:id="1300" w:author="Alotaibi, Raed" w:date="2019-07-15T13:58:00Z">
                <w:pPr>
                  <w:spacing w:after="0" w:line="240" w:lineRule="auto"/>
                  <w:jc w:val="center"/>
                </w:pPr>
              </w:pPrChange>
            </w:pPr>
            <w:del w:id="1301" w:author="Alotaibi, Raed" w:date="2019-07-12T12:41:00Z">
              <w:r w:rsidDel="009C6EF2">
                <w:rPr>
                  <w:rFonts w:ascii="Calibri" w:hAnsi="Calibri" w:cs="Calibri"/>
                  <w:color w:val="000000"/>
                  <w:sz w:val="16"/>
                  <w:szCs w:val="16"/>
                </w:rPr>
                <w:delText>-2.6%</w:delText>
              </w:r>
            </w:del>
          </w:p>
        </w:tc>
        <w:tc>
          <w:tcPr>
            <w:tcW w:w="251" w:type="pct"/>
            <w:tcBorders>
              <w:top w:val="nil"/>
              <w:left w:val="nil"/>
              <w:bottom w:val="single" w:sz="8" w:space="0" w:color="auto"/>
              <w:right w:val="single" w:sz="8" w:space="0" w:color="auto"/>
            </w:tcBorders>
            <w:shd w:val="clear" w:color="auto" w:fill="auto"/>
            <w:vAlign w:val="center"/>
            <w:hideMark/>
          </w:tcPr>
          <w:p w14:paraId="27A181FF" w14:textId="78CF1F6A" w:rsidR="000F539B" w:rsidRPr="00D65089" w:rsidDel="009C6EF2" w:rsidRDefault="000F539B">
            <w:pPr>
              <w:spacing w:after="0" w:line="276" w:lineRule="auto"/>
              <w:jc w:val="center"/>
              <w:rPr>
                <w:del w:id="1302" w:author="Alotaibi, Raed" w:date="2019-07-12T12:41:00Z"/>
                <w:rFonts w:eastAsia="Times New Roman" w:cstheme="minorHAnsi"/>
                <w:color w:val="000000"/>
                <w:sz w:val="16"/>
                <w:szCs w:val="16"/>
              </w:rPr>
              <w:pPrChange w:id="1303" w:author="Alotaibi, Raed" w:date="2019-07-15T13:58:00Z">
                <w:pPr>
                  <w:spacing w:after="0" w:line="240" w:lineRule="auto"/>
                  <w:jc w:val="center"/>
                </w:pPr>
              </w:pPrChange>
            </w:pPr>
            <w:del w:id="1304" w:author="Alotaibi, Raed" w:date="2019-07-12T12:41:00Z">
              <w:r w:rsidDel="009C6EF2">
                <w:rPr>
                  <w:rFonts w:ascii="Calibri" w:hAnsi="Calibri" w:cs="Calibri"/>
                  <w:color w:val="000000"/>
                  <w:sz w:val="16"/>
                  <w:szCs w:val="16"/>
                </w:rPr>
                <w:delText>-3.4%</w:delText>
              </w:r>
            </w:del>
          </w:p>
        </w:tc>
        <w:tc>
          <w:tcPr>
            <w:tcW w:w="242" w:type="pct"/>
            <w:tcBorders>
              <w:top w:val="nil"/>
              <w:left w:val="nil"/>
              <w:bottom w:val="single" w:sz="8" w:space="0" w:color="auto"/>
              <w:right w:val="single" w:sz="8" w:space="0" w:color="auto"/>
            </w:tcBorders>
            <w:shd w:val="clear" w:color="auto" w:fill="auto"/>
            <w:vAlign w:val="center"/>
            <w:hideMark/>
          </w:tcPr>
          <w:p w14:paraId="7A04E0A9" w14:textId="220DFBCD" w:rsidR="000F539B" w:rsidRPr="00D65089" w:rsidDel="009C6EF2" w:rsidRDefault="000F539B">
            <w:pPr>
              <w:spacing w:after="0" w:line="276" w:lineRule="auto"/>
              <w:jc w:val="center"/>
              <w:rPr>
                <w:del w:id="1305" w:author="Alotaibi, Raed" w:date="2019-07-12T12:41:00Z"/>
                <w:rFonts w:eastAsia="Times New Roman" w:cstheme="minorHAnsi"/>
                <w:color w:val="000000"/>
                <w:sz w:val="16"/>
                <w:szCs w:val="16"/>
              </w:rPr>
              <w:pPrChange w:id="1306" w:author="Alotaibi, Raed" w:date="2019-07-15T13:58:00Z">
                <w:pPr>
                  <w:spacing w:after="0" w:line="240" w:lineRule="auto"/>
                  <w:jc w:val="center"/>
                </w:pPr>
              </w:pPrChange>
            </w:pPr>
            <w:del w:id="1307" w:author="Alotaibi, Raed" w:date="2019-07-12T12:41:00Z">
              <w:r w:rsidDel="009C6EF2">
                <w:rPr>
                  <w:rFonts w:ascii="Calibri" w:hAnsi="Calibri" w:cs="Calibri"/>
                  <w:color w:val="000000"/>
                  <w:sz w:val="16"/>
                  <w:szCs w:val="16"/>
                </w:rPr>
                <w:delText>-0.9%</w:delText>
              </w:r>
            </w:del>
          </w:p>
        </w:tc>
      </w:tr>
      <w:tr w:rsidR="000F539B" w:rsidRPr="00D65089" w:rsidDel="009C6EF2" w14:paraId="75352206" w14:textId="1D6C6396" w:rsidTr="009C6EF2">
        <w:trPr>
          <w:trHeight w:val="249"/>
          <w:del w:id="1308"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2E035870" w14:textId="449D1A59" w:rsidR="000F539B" w:rsidRPr="00D65089" w:rsidDel="009C6EF2" w:rsidRDefault="000F539B">
            <w:pPr>
              <w:spacing w:after="0" w:line="276" w:lineRule="auto"/>
              <w:rPr>
                <w:del w:id="1309" w:author="Alotaibi, Raed" w:date="2019-07-12T12:41:00Z"/>
                <w:rFonts w:eastAsia="Times New Roman" w:cstheme="minorHAnsi"/>
                <w:b/>
                <w:bCs/>
                <w:color w:val="000000"/>
                <w:sz w:val="16"/>
                <w:szCs w:val="16"/>
              </w:rPr>
              <w:pPrChange w:id="1310"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1647C2E" w14:textId="5A08A70A" w:rsidR="000F539B" w:rsidRPr="00D65089" w:rsidDel="009C6EF2" w:rsidRDefault="000F539B">
            <w:pPr>
              <w:spacing w:after="0" w:line="276" w:lineRule="auto"/>
              <w:rPr>
                <w:del w:id="1311" w:author="Alotaibi, Raed" w:date="2019-07-12T12:41:00Z"/>
                <w:rFonts w:eastAsia="Times New Roman" w:cstheme="minorHAnsi"/>
                <w:b/>
                <w:bCs/>
                <w:color w:val="000000"/>
                <w:sz w:val="16"/>
                <w:szCs w:val="16"/>
              </w:rPr>
              <w:pPrChange w:id="1312" w:author="Alotaibi, Raed" w:date="2019-07-15T13:58:00Z">
                <w:pPr>
                  <w:spacing w:after="0" w:line="240" w:lineRule="auto"/>
                </w:pPr>
              </w:pPrChange>
            </w:pPr>
            <w:del w:id="1313" w:author="Alotaibi, Raed" w:date="2019-07-12T12:41:00Z">
              <w:r w:rsidRPr="00D65089" w:rsidDel="009C6EF2">
                <w:rPr>
                  <w:rFonts w:eastAsia="Times New Roman" w:cstheme="minorHAnsi"/>
                  <w:b/>
                  <w:bCs/>
                  <w:color w:val="000000"/>
                  <w:sz w:val="16"/>
                  <w:szCs w:val="16"/>
                </w:rPr>
                <w:delText>$35,000 to &lt;$50,000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FCD318" w14:textId="410B4050" w:rsidR="000F539B" w:rsidRPr="00D65089" w:rsidDel="009C6EF2" w:rsidRDefault="000F539B">
            <w:pPr>
              <w:spacing w:after="0" w:line="276" w:lineRule="auto"/>
              <w:jc w:val="center"/>
              <w:rPr>
                <w:del w:id="1314" w:author="Alotaibi, Raed" w:date="2019-07-12T12:41:00Z"/>
                <w:rFonts w:eastAsia="Times New Roman" w:cstheme="minorHAnsi"/>
                <w:color w:val="000000"/>
                <w:sz w:val="16"/>
                <w:szCs w:val="16"/>
              </w:rPr>
              <w:pPrChange w:id="1315" w:author="Alotaibi, Raed" w:date="2019-07-15T13:58:00Z">
                <w:pPr>
                  <w:spacing w:after="0" w:line="240" w:lineRule="auto"/>
                  <w:jc w:val="center"/>
                </w:pPr>
              </w:pPrChange>
            </w:pPr>
            <w:del w:id="1316" w:author="Alotaibi, Raed" w:date="2019-07-12T12:41:00Z">
              <w:r w:rsidDel="009C6EF2">
                <w:rPr>
                  <w:rFonts w:ascii="Calibri" w:hAnsi="Calibri" w:cs="Calibri"/>
                  <w:color w:val="000000"/>
                  <w:sz w:val="16"/>
                  <w:szCs w:val="16"/>
                </w:rPr>
                <w:delText>200,367 (25%)</w:delText>
              </w:r>
            </w:del>
          </w:p>
        </w:tc>
        <w:tc>
          <w:tcPr>
            <w:tcW w:w="417" w:type="pct"/>
            <w:tcBorders>
              <w:top w:val="nil"/>
              <w:left w:val="nil"/>
              <w:bottom w:val="single" w:sz="8" w:space="0" w:color="auto"/>
              <w:right w:val="single" w:sz="8" w:space="0" w:color="auto"/>
            </w:tcBorders>
            <w:shd w:val="clear" w:color="auto" w:fill="auto"/>
            <w:vAlign w:val="center"/>
            <w:hideMark/>
          </w:tcPr>
          <w:p w14:paraId="7C3B0626" w14:textId="44F7179B" w:rsidR="000F539B" w:rsidRPr="00D65089" w:rsidDel="009C6EF2" w:rsidRDefault="000F539B">
            <w:pPr>
              <w:spacing w:after="0" w:line="276" w:lineRule="auto"/>
              <w:jc w:val="center"/>
              <w:rPr>
                <w:del w:id="1317" w:author="Alotaibi, Raed" w:date="2019-07-12T12:41:00Z"/>
                <w:rFonts w:eastAsia="Times New Roman" w:cstheme="minorHAnsi"/>
                <w:color w:val="000000"/>
                <w:sz w:val="16"/>
                <w:szCs w:val="16"/>
              </w:rPr>
              <w:pPrChange w:id="1318" w:author="Alotaibi, Raed" w:date="2019-07-15T13:58:00Z">
                <w:pPr>
                  <w:spacing w:after="0" w:line="240" w:lineRule="auto"/>
                  <w:jc w:val="center"/>
                </w:pPr>
              </w:pPrChange>
            </w:pPr>
            <w:del w:id="1319" w:author="Alotaibi, Raed" w:date="2019-07-12T12:41:00Z">
              <w:r w:rsidDel="009C6EF2">
                <w:rPr>
                  <w:rFonts w:ascii="Calibri" w:hAnsi="Calibri" w:cs="Calibri"/>
                  <w:color w:val="000000"/>
                  <w:sz w:val="16"/>
                  <w:szCs w:val="16"/>
                </w:rPr>
                <w:delText>34,549 (24%)</w:delText>
              </w:r>
            </w:del>
          </w:p>
        </w:tc>
        <w:tc>
          <w:tcPr>
            <w:tcW w:w="262" w:type="pct"/>
            <w:tcBorders>
              <w:top w:val="nil"/>
              <w:left w:val="nil"/>
              <w:bottom w:val="single" w:sz="8" w:space="0" w:color="auto"/>
              <w:right w:val="single" w:sz="8" w:space="0" w:color="auto"/>
            </w:tcBorders>
            <w:shd w:val="clear" w:color="auto" w:fill="auto"/>
            <w:vAlign w:val="center"/>
            <w:hideMark/>
          </w:tcPr>
          <w:p w14:paraId="7F67D61D" w14:textId="0B8F6896" w:rsidR="000F539B" w:rsidRPr="00D65089" w:rsidDel="009C6EF2" w:rsidRDefault="000F539B">
            <w:pPr>
              <w:spacing w:after="0" w:line="276" w:lineRule="auto"/>
              <w:jc w:val="center"/>
              <w:rPr>
                <w:del w:id="1320" w:author="Alotaibi, Raed" w:date="2019-07-12T12:41:00Z"/>
                <w:rFonts w:eastAsia="Times New Roman" w:cstheme="minorHAnsi"/>
                <w:color w:val="000000"/>
                <w:sz w:val="16"/>
                <w:szCs w:val="16"/>
              </w:rPr>
              <w:pPrChange w:id="1321" w:author="Alotaibi, Raed" w:date="2019-07-15T13:58:00Z">
                <w:pPr>
                  <w:spacing w:after="0" w:line="240" w:lineRule="auto"/>
                  <w:jc w:val="center"/>
                </w:pPr>
              </w:pPrChange>
            </w:pPr>
            <w:del w:id="1322" w:author="Alotaibi, Raed" w:date="2019-07-12T12:41:00Z">
              <w:r w:rsidDel="009C6EF2">
                <w:rPr>
                  <w:rFonts w:ascii="Calibri" w:hAnsi="Calibri" w:cs="Calibri"/>
                  <w:color w:val="000000"/>
                  <w:sz w:val="16"/>
                  <w:szCs w:val="16"/>
                </w:rPr>
                <w:delText>17.2%</w:delText>
              </w:r>
            </w:del>
          </w:p>
        </w:tc>
        <w:tc>
          <w:tcPr>
            <w:tcW w:w="417" w:type="pct"/>
            <w:tcBorders>
              <w:top w:val="nil"/>
              <w:left w:val="nil"/>
              <w:bottom w:val="single" w:sz="8" w:space="0" w:color="auto"/>
              <w:right w:val="single" w:sz="8" w:space="0" w:color="auto"/>
            </w:tcBorders>
            <w:shd w:val="clear" w:color="auto" w:fill="auto"/>
            <w:vAlign w:val="center"/>
            <w:hideMark/>
          </w:tcPr>
          <w:p w14:paraId="4D8E0F8B" w14:textId="3B303AF5" w:rsidR="000F539B" w:rsidRPr="00D65089" w:rsidDel="009C6EF2" w:rsidRDefault="000F539B">
            <w:pPr>
              <w:spacing w:after="0" w:line="276" w:lineRule="auto"/>
              <w:jc w:val="center"/>
              <w:rPr>
                <w:del w:id="1323" w:author="Alotaibi, Raed" w:date="2019-07-12T12:41:00Z"/>
                <w:rFonts w:eastAsia="Times New Roman" w:cstheme="minorHAnsi"/>
                <w:color w:val="000000"/>
                <w:sz w:val="16"/>
                <w:szCs w:val="16"/>
              </w:rPr>
              <w:pPrChange w:id="1324" w:author="Alotaibi, Raed" w:date="2019-07-15T13:58:00Z">
                <w:pPr>
                  <w:spacing w:after="0" w:line="240" w:lineRule="auto"/>
                  <w:jc w:val="center"/>
                </w:pPr>
              </w:pPrChange>
            </w:pPr>
            <w:del w:id="1325" w:author="Alotaibi, Raed" w:date="2019-07-12T12:41:00Z">
              <w:r w:rsidDel="009C6EF2">
                <w:rPr>
                  <w:rFonts w:ascii="Calibri" w:hAnsi="Calibri" w:cs="Calibri"/>
                  <w:color w:val="000000"/>
                  <w:sz w:val="16"/>
                  <w:szCs w:val="16"/>
                </w:rPr>
                <w:delText>190,481 (25%)</w:delText>
              </w:r>
            </w:del>
          </w:p>
        </w:tc>
        <w:tc>
          <w:tcPr>
            <w:tcW w:w="417" w:type="pct"/>
            <w:tcBorders>
              <w:top w:val="nil"/>
              <w:left w:val="nil"/>
              <w:bottom w:val="single" w:sz="8" w:space="0" w:color="auto"/>
              <w:right w:val="single" w:sz="8" w:space="0" w:color="auto"/>
            </w:tcBorders>
            <w:shd w:val="clear" w:color="auto" w:fill="auto"/>
            <w:vAlign w:val="center"/>
            <w:hideMark/>
          </w:tcPr>
          <w:p w14:paraId="5DF72ED2" w14:textId="2E472C49" w:rsidR="000F539B" w:rsidRPr="00D65089" w:rsidDel="009C6EF2" w:rsidRDefault="000F539B">
            <w:pPr>
              <w:spacing w:after="0" w:line="276" w:lineRule="auto"/>
              <w:jc w:val="center"/>
              <w:rPr>
                <w:del w:id="1326" w:author="Alotaibi, Raed" w:date="2019-07-12T12:41:00Z"/>
                <w:rFonts w:eastAsia="Times New Roman" w:cstheme="minorHAnsi"/>
                <w:color w:val="000000"/>
                <w:sz w:val="16"/>
                <w:szCs w:val="16"/>
              </w:rPr>
              <w:pPrChange w:id="1327" w:author="Alotaibi, Raed" w:date="2019-07-15T13:58:00Z">
                <w:pPr>
                  <w:spacing w:after="0" w:line="240" w:lineRule="auto"/>
                  <w:jc w:val="center"/>
                </w:pPr>
              </w:pPrChange>
            </w:pPr>
            <w:del w:id="1328" w:author="Alotaibi, Raed" w:date="2019-07-12T12:41:00Z">
              <w:r w:rsidDel="009C6EF2">
                <w:rPr>
                  <w:rFonts w:ascii="Calibri" w:hAnsi="Calibri" w:cs="Calibri"/>
                  <w:color w:val="000000"/>
                  <w:sz w:val="16"/>
                  <w:szCs w:val="16"/>
                </w:rPr>
                <w:delText>32,369 (24%)</w:delText>
              </w:r>
            </w:del>
          </w:p>
        </w:tc>
        <w:tc>
          <w:tcPr>
            <w:tcW w:w="250" w:type="pct"/>
            <w:tcBorders>
              <w:top w:val="nil"/>
              <w:left w:val="nil"/>
              <w:bottom w:val="single" w:sz="8" w:space="0" w:color="auto"/>
              <w:right w:val="single" w:sz="8" w:space="0" w:color="auto"/>
            </w:tcBorders>
            <w:shd w:val="clear" w:color="auto" w:fill="auto"/>
            <w:vAlign w:val="center"/>
            <w:hideMark/>
          </w:tcPr>
          <w:p w14:paraId="6ECC1AA2" w14:textId="2C58744A" w:rsidR="000F539B" w:rsidRPr="00D65089" w:rsidDel="009C6EF2" w:rsidRDefault="000F539B">
            <w:pPr>
              <w:spacing w:after="0" w:line="276" w:lineRule="auto"/>
              <w:jc w:val="center"/>
              <w:rPr>
                <w:del w:id="1329" w:author="Alotaibi, Raed" w:date="2019-07-12T12:41:00Z"/>
                <w:rFonts w:eastAsia="Times New Roman" w:cstheme="minorHAnsi"/>
                <w:color w:val="000000"/>
                <w:sz w:val="16"/>
                <w:szCs w:val="16"/>
              </w:rPr>
              <w:pPrChange w:id="1330" w:author="Alotaibi, Raed" w:date="2019-07-15T13:58:00Z">
                <w:pPr>
                  <w:spacing w:after="0" w:line="240" w:lineRule="auto"/>
                  <w:jc w:val="center"/>
                </w:pPr>
              </w:pPrChange>
            </w:pPr>
            <w:del w:id="1331" w:author="Alotaibi, Raed" w:date="2019-07-12T12:41:00Z">
              <w:r w:rsidDel="009C6EF2">
                <w:rPr>
                  <w:rFonts w:ascii="Calibri" w:hAnsi="Calibri" w:cs="Calibri"/>
                  <w:color w:val="000000"/>
                  <w:sz w:val="16"/>
                  <w:szCs w:val="16"/>
                </w:rPr>
                <w:delText>17.0%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26ABB8" w14:textId="2ACE57AD" w:rsidR="000F539B" w:rsidRPr="00D65089" w:rsidDel="009C6EF2" w:rsidRDefault="000F539B">
            <w:pPr>
              <w:spacing w:after="0" w:line="276" w:lineRule="auto"/>
              <w:jc w:val="center"/>
              <w:rPr>
                <w:del w:id="1332" w:author="Alotaibi, Raed" w:date="2019-07-12T12:41:00Z"/>
                <w:rFonts w:eastAsia="Times New Roman" w:cstheme="minorHAnsi"/>
                <w:color w:val="000000"/>
                <w:sz w:val="16"/>
                <w:szCs w:val="16"/>
              </w:rPr>
              <w:pPrChange w:id="1333" w:author="Alotaibi, Raed" w:date="2019-07-15T13:58:00Z">
                <w:pPr>
                  <w:spacing w:after="0" w:line="240" w:lineRule="auto"/>
                  <w:jc w:val="center"/>
                </w:pPr>
              </w:pPrChange>
            </w:pPr>
            <w:del w:id="1334" w:author="Alotaibi, Raed" w:date="2019-07-12T12:41:00Z">
              <w:r w:rsidDel="009C6EF2">
                <w:rPr>
                  <w:rFonts w:ascii="Calibri" w:hAnsi="Calibri" w:cs="Calibri"/>
                  <w:color w:val="000000"/>
                  <w:sz w:val="16"/>
                  <w:szCs w:val="16"/>
                </w:rPr>
                <w:delText>-9,885</w:delText>
              </w:r>
            </w:del>
          </w:p>
        </w:tc>
        <w:tc>
          <w:tcPr>
            <w:tcW w:w="239" w:type="pct"/>
            <w:tcBorders>
              <w:top w:val="nil"/>
              <w:left w:val="nil"/>
              <w:bottom w:val="single" w:sz="8" w:space="0" w:color="auto"/>
              <w:right w:val="single" w:sz="8" w:space="0" w:color="auto"/>
            </w:tcBorders>
            <w:shd w:val="clear" w:color="auto" w:fill="auto"/>
            <w:vAlign w:val="center"/>
            <w:hideMark/>
          </w:tcPr>
          <w:p w14:paraId="119676DB" w14:textId="10CDDD6E" w:rsidR="000F539B" w:rsidRPr="00D65089" w:rsidDel="009C6EF2" w:rsidRDefault="000F539B">
            <w:pPr>
              <w:spacing w:after="0" w:line="276" w:lineRule="auto"/>
              <w:jc w:val="center"/>
              <w:rPr>
                <w:del w:id="1335" w:author="Alotaibi, Raed" w:date="2019-07-12T12:41:00Z"/>
                <w:rFonts w:eastAsia="Times New Roman" w:cstheme="minorHAnsi"/>
                <w:color w:val="000000"/>
                <w:sz w:val="16"/>
                <w:szCs w:val="16"/>
              </w:rPr>
              <w:pPrChange w:id="1336" w:author="Alotaibi, Raed" w:date="2019-07-15T13:58:00Z">
                <w:pPr>
                  <w:spacing w:after="0" w:line="240" w:lineRule="auto"/>
                  <w:jc w:val="center"/>
                </w:pPr>
              </w:pPrChange>
            </w:pPr>
            <w:del w:id="1337" w:author="Alotaibi, Raed" w:date="2019-07-12T12:41:00Z">
              <w:r w:rsidDel="009C6EF2">
                <w:rPr>
                  <w:rFonts w:ascii="Calibri" w:hAnsi="Calibri" w:cs="Calibri"/>
                  <w:color w:val="000000"/>
                  <w:sz w:val="16"/>
                  <w:szCs w:val="16"/>
                </w:rPr>
                <w:delText>-2,180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45A6E33" w14:textId="59C53AA3" w:rsidR="000F539B" w:rsidRPr="00D65089" w:rsidDel="009C6EF2" w:rsidRDefault="000F539B">
            <w:pPr>
              <w:spacing w:after="0" w:line="276" w:lineRule="auto"/>
              <w:jc w:val="center"/>
              <w:rPr>
                <w:del w:id="1338" w:author="Alotaibi, Raed" w:date="2019-07-12T12:41:00Z"/>
                <w:rFonts w:eastAsia="Times New Roman" w:cstheme="minorHAnsi"/>
                <w:color w:val="000000"/>
                <w:sz w:val="16"/>
                <w:szCs w:val="16"/>
              </w:rPr>
              <w:pPrChange w:id="1339" w:author="Alotaibi, Raed" w:date="2019-07-15T13:58:00Z">
                <w:pPr>
                  <w:spacing w:after="0" w:line="240" w:lineRule="auto"/>
                  <w:jc w:val="center"/>
                </w:pPr>
              </w:pPrChange>
            </w:pPr>
            <w:del w:id="1340"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C426EAC" w14:textId="5D0708CF" w:rsidR="000F539B" w:rsidRPr="00D65089" w:rsidDel="009C6EF2" w:rsidRDefault="000F539B">
            <w:pPr>
              <w:spacing w:after="0" w:line="276" w:lineRule="auto"/>
              <w:jc w:val="center"/>
              <w:rPr>
                <w:del w:id="1341" w:author="Alotaibi, Raed" w:date="2019-07-12T12:41:00Z"/>
                <w:rFonts w:eastAsia="Times New Roman" w:cstheme="minorHAnsi"/>
                <w:color w:val="000000"/>
                <w:sz w:val="16"/>
                <w:szCs w:val="16"/>
              </w:rPr>
              <w:pPrChange w:id="1342" w:author="Alotaibi, Raed" w:date="2019-07-15T13:58:00Z">
                <w:pPr>
                  <w:spacing w:after="0" w:line="240" w:lineRule="auto"/>
                  <w:jc w:val="center"/>
                </w:pPr>
              </w:pPrChange>
            </w:pPr>
            <w:del w:id="1343" w:author="Alotaibi, Raed" w:date="2019-07-12T12:41:00Z">
              <w:r w:rsidDel="009C6EF2">
                <w:rPr>
                  <w:rFonts w:ascii="Calibri" w:hAnsi="Calibri" w:cs="Calibri"/>
                  <w:color w:val="000000"/>
                  <w:sz w:val="16"/>
                  <w:szCs w:val="16"/>
                </w:rPr>
                <w:delText>-4.9%</w:delText>
              </w:r>
            </w:del>
          </w:p>
        </w:tc>
        <w:tc>
          <w:tcPr>
            <w:tcW w:w="251" w:type="pct"/>
            <w:tcBorders>
              <w:top w:val="nil"/>
              <w:left w:val="nil"/>
              <w:bottom w:val="single" w:sz="8" w:space="0" w:color="auto"/>
              <w:right w:val="single" w:sz="8" w:space="0" w:color="auto"/>
            </w:tcBorders>
            <w:shd w:val="clear" w:color="auto" w:fill="auto"/>
            <w:vAlign w:val="center"/>
            <w:hideMark/>
          </w:tcPr>
          <w:p w14:paraId="0B9C95A7" w14:textId="3370FAAE" w:rsidR="000F539B" w:rsidRPr="00D65089" w:rsidDel="009C6EF2" w:rsidRDefault="000F539B">
            <w:pPr>
              <w:spacing w:after="0" w:line="276" w:lineRule="auto"/>
              <w:jc w:val="center"/>
              <w:rPr>
                <w:del w:id="1344" w:author="Alotaibi, Raed" w:date="2019-07-12T12:41:00Z"/>
                <w:rFonts w:eastAsia="Times New Roman" w:cstheme="minorHAnsi"/>
                <w:color w:val="000000"/>
                <w:sz w:val="16"/>
                <w:szCs w:val="16"/>
              </w:rPr>
              <w:pPrChange w:id="1345" w:author="Alotaibi, Raed" w:date="2019-07-15T13:58:00Z">
                <w:pPr>
                  <w:spacing w:after="0" w:line="240" w:lineRule="auto"/>
                  <w:jc w:val="center"/>
                </w:pPr>
              </w:pPrChange>
            </w:pPr>
            <w:del w:id="1346" w:author="Alotaibi, Raed" w:date="2019-07-12T12:41:00Z">
              <w:r w:rsidDel="009C6EF2">
                <w:rPr>
                  <w:rFonts w:ascii="Calibri" w:hAnsi="Calibri" w:cs="Calibri"/>
                  <w:color w:val="000000"/>
                  <w:sz w:val="16"/>
                  <w:szCs w:val="16"/>
                </w:rPr>
                <w:delText>-6.3%</w:delText>
              </w:r>
            </w:del>
          </w:p>
        </w:tc>
        <w:tc>
          <w:tcPr>
            <w:tcW w:w="242" w:type="pct"/>
            <w:tcBorders>
              <w:top w:val="nil"/>
              <w:left w:val="nil"/>
              <w:bottom w:val="single" w:sz="8" w:space="0" w:color="auto"/>
              <w:right w:val="single" w:sz="8" w:space="0" w:color="auto"/>
            </w:tcBorders>
            <w:shd w:val="clear" w:color="auto" w:fill="auto"/>
            <w:vAlign w:val="center"/>
            <w:hideMark/>
          </w:tcPr>
          <w:p w14:paraId="1125E0FE" w14:textId="12032342" w:rsidR="000F539B" w:rsidRPr="00D65089" w:rsidDel="009C6EF2" w:rsidRDefault="000F539B">
            <w:pPr>
              <w:spacing w:after="0" w:line="276" w:lineRule="auto"/>
              <w:jc w:val="center"/>
              <w:rPr>
                <w:del w:id="1347" w:author="Alotaibi, Raed" w:date="2019-07-12T12:41:00Z"/>
                <w:rFonts w:eastAsia="Times New Roman" w:cstheme="minorHAnsi"/>
                <w:color w:val="000000"/>
                <w:sz w:val="16"/>
                <w:szCs w:val="16"/>
              </w:rPr>
              <w:pPrChange w:id="1348" w:author="Alotaibi, Raed" w:date="2019-07-15T13:58:00Z">
                <w:pPr>
                  <w:spacing w:after="0" w:line="240" w:lineRule="auto"/>
                  <w:jc w:val="center"/>
                </w:pPr>
              </w:pPrChange>
            </w:pPr>
            <w:del w:id="1349" w:author="Alotaibi, Raed" w:date="2019-07-12T12:41:00Z">
              <w:r w:rsidDel="009C6EF2">
                <w:rPr>
                  <w:rFonts w:ascii="Calibri" w:hAnsi="Calibri" w:cs="Calibri"/>
                  <w:color w:val="000000"/>
                  <w:sz w:val="16"/>
                  <w:szCs w:val="16"/>
                </w:rPr>
                <w:delText>-1.4%</w:delText>
              </w:r>
            </w:del>
          </w:p>
        </w:tc>
      </w:tr>
      <w:tr w:rsidR="000F539B" w:rsidRPr="00D65089" w:rsidDel="009C6EF2" w14:paraId="08696DFC" w14:textId="69DF0101" w:rsidTr="009C6EF2">
        <w:trPr>
          <w:trHeight w:val="249"/>
          <w:del w:id="1350"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12673166" w14:textId="62352557" w:rsidR="000F539B" w:rsidRPr="00D65089" w:rsidDel="009C6EF2" w:rsidRDefault="000F539B">
            <w:pPr>
              <w:spacing w:after="0" w:line="276" w:lineRule="auto"/>
              <w:rPr>
                <w:del w:id="1351" w:author="Alotaibi, Raed" w:date="2019-07-12T12:41:00Z"/>
                <w:rFonts w:eastAsia="Times New Roman" w:cstheme="minorHAnsi"/>
                <w:b/>
                <w:bCs/>
                <w:color w:val="000000"/>
                <w:sz w:val="16"/>
                <w:szCs w:val="16"/>
              </w:rPr>
              <w:pPrChange w:id="1352"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BDEDB37" w14:textId="2BE66F1F" w:rsidR="000F539B" w:rsidRPr="00D65089" w:rsidDel="009C6EF2" w:rsidRDefault="000F539B">
            <w:pPr>
              <w:spacing w:after="0" w:line="276" w:lineRule="auto"/>
              <w:rPr>
                <w:del w:id="1353" w:author="Alotaibi, Raed" w:date="2019-07-12T12:41:00Z"/>
                <w:rFonts w:eastAsia="Times New Roman" w:cstheme="minorHAnsi"/>
                <w:b/>
                <w:bCs/>
                <w:color w:val="000000"/>
                <w:sz w:val="16"/>
                <w:szCs w:val="16"/>
              </w:rPr>
              <w:pPrChange w:id="1354" w:author="Alotaibi, Raed" w:date="2019-07-15T13:58:00Z">
                <w:pPr>
                  <w:spacing w:after="0" w:line="240" w:lineRule="auto"/>
                </w:pPr>
              </w:pPrChange>
            </w:pPr>
            <w:del w:id="1355" w:author="Alotaibi, Raed" w:date="2019-07-12T12:41:00Z">
              <w:r w:rsidRPr="00D65089" w:rsidDel="009C6EF2">
                <w:rPr>
                  <w:rFonts w:eastAsia="Times New Roman" w:cstheme="minorHAnsi"/>
                  <w:b/>
                  <w:bCs/>
                  <w:color w:val="000000"/>
                  <w:sz w:val="16"/>
                  <w:szCs w:val="16"/>
                </w:rPr>
                <w:delText>$50,000 to &lt;$75,000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F8C998E" w14:textId="6EFE4575" w:rsidR="000F539B" w:rsidRPr="00D65089" w:rsidDel="009C6EF2" w:rsidRDefault="000F539B">
            <w:pPr>
              <w:spacing w:after="0" w:line="276" w:lineRule="auto"/>
              <w:jc w:val="center"/>
              <w:rPr>
                <w:del w:id="1356" w:author="Alotaibi, Raed" w:date="2019-07-12T12:41:00Z"/>
                <w:rFonts w:eastAsia="Times New Roman" w:cstheme="minorHAnsi"/>
                <w:color w:val="000000"/>
                <w:sz w:val="16"/>
                <w:szCs w:val="16"/>
              </w:rPr>
              <w:pPrChange w:id="1357" w:author="Alotaibi, Raed" w:date="2019-07-15T13:58:00Z">
                <w:pPr>
                  <w:spacing w:after="0" w:line="240" w:lineRule="auto"/>
                  <w:jc w:val="center"/>
                </w:pPr>
              </w:pPrChange>
            </w:pPr>
            <w:del w:id="1358" w:author="Alotaibi, Raed" w:date="2019-07-12T12:41:00Z">
              <w:r w:rsidDel="009C6EF2">
                <w:rPr>
                  <w:rFonts w:ascii="Calibri" w:hAnsi="Calibri" w:cs="Calibri"/>
                  <w:color w:val="000000"/>
                  <w:sz w:val="16"/>
                  <w:szCs w:val="16"/>
                </w:rPr>
                <w:delText>236,827 (30%)</w:delText>
              </w:r>
            </w:del>
          </w:p>
        </w:tc>
        <w:tc>
          <w:tcPr>
            <w:tcW w:w="417" w:type="pct"/>
            <w:tcBorders>
              <w:top w:val="nil"/>
              <w:left w:val="nil"/>
              <w:bottom w:val="single" w:sz="8" w:space="0" w:color="auto"/>
              <w:right w:val="single" w:sz="8" w:space="0" w:color="auto"/>
            </w:tcBorders>
            <w:shd w:val="clear" w:color="auto" w:fill="auto"/>
            <w:vAlign w:val="center"/>
            <w:hideMark/>
          </w:tcPr>
          <w:p w14:paraId="5FEBCEDA" w14:textId="52449D21" w:rsidR="000F539B" w:rsidRPr="00D65089" w:rsidDel="009C6EF2" w:rsidRDefault="000F539B">
            <w:pPr>
              <w:spacing w:after="0" w:line="276" w:lineRule="auto"/>
              <w:jc w:val="center"/>
              <w:rPr>
                <w:del w:id="1359" w:author="Alotaibi, Raed" w:date="2019-07-12T12:41:00Z"/>
                <w:rFonts w:eastAsia="Times New Roman" w:cstheme="minorHAnsi"/>
                <w:color w:val="000000"/>
                <w:sz w:val="16"/>
                <w:szCs w:val="16"/>
              </w:rPr>
              <w:pPrChange w:id="1360" w:author="Alotaibi, Raed" w:date="2019-07-15T13:58:00Z">
                <w:pPr>
                  <w:spacing w:after="0" w:line="240" w:lineRule="auto"/>
                  <w:jc w:val="center"/>
                </w:pPr>
              </w:pPrChange>
            </w:pPr>
            <w:del w:id="1361" w:author="Alotaibi, Raed" w:date="2019-07-12T12:41:00Z">
              <w:r w:rsidDel="009C6EF2">
                <w:rPr>
                  <w:rFonts w:ascii="Calibri" w:hAnsi="Calibri" w:cs="Calibri"/>
                  <w:color w:val="000000"/>
                  <w:sz w:val="16"/>
                  <w:szCs w:val="16"/>
                </w:rPr>
                <w:delText>40,540 (29%)</w:delText>
              </w:r>
            </w:del>
          </w:p>
        </w:tc>
        <w:tc>
          <w:tcPr>
            <w:tcW w:w="262" w:type="pct"/>
            <w:tcBorders>
              <w:top w:val="nil"/>
              <w:left w:val="nil"/>
              <w:bottom w:val="single" w:sz="8" w:space="0" w:color="auto"/>
              <w:right w:val="single" w:sz="8" w:space="0" w:color="auto"/>
            </w:tcBorders>
            <w:shd w:val="clear" w:color="auto" w:fill="auto"/>
            <w:vAlign w:val="center"/>
            <w:hideMark/>
          </w:tcPr>
          <w:p w14:paraId="746B5B1B" w14:textId="64B0C161" w:rsidR="000F539B" w:rsidRPr="00D65089" w:rsidDel="009C6EF2" w:rsidRDefault="000F539B">
            <w:pPr>
              <w:spacing w:after="0" w:line="276" w:lineRule="auto"/>
              <w:jc w:val="center"/>
              <w:rPr>
                <w:del w:id="1362" w:author="Alotaibi, Raed" w:date="2019-07-12T12:41:00Z"/>
                <w:rFonts w:eastAsia="Times New Roman" w:cstheme="minorHAnsi"/>
                <w:color w:val="000000"/>
                <w:sz w:val="16"/>
                <w:szCs w:val="16"/>
              </w:rPr>
              <w:pPrChange w:id="1363" w:author="Alotaibi, Raed" w:date="2019-07-15T13:58:00Z">
                <w:pPr>
                  <w:spacing w:after="0" w:line="240" w:lineRule="auto"/>
                  <w:jc w:val="center"/>
                </w:pPr>
              </w:pPrChange>
            </w:pPr>
            <w:del w:id="1364" w:author="Alotaibi, Raed" w:date="2019-07-12T12:41:00Z">
              <w:r w:rsidDel="009C6EF2">
                <w:rPr>
                  <w:rFonts w:ascii="Calibri" w:hAnsi="Calibri" w:cs="Calibri"/>
                  <w:color w:val="000000"/>
                  <w:sz w:val="16"/>
                  <w:szCs w:val="16"/>
                </w:rPr>
                <w:delText>17.1%</w:delText>
              </w:r>
            </w:del>
          </w:p>
        </w:tc>
        <w:tc>
          <w:tcPr>
            <w:tcW w:w="417" w:type="pct"/>
            <w:tcBorders>
              <w:top w:val="nil"/>
              <w:left w:val="nil"/>
              <w:bottom w:val="single" w:sz="8" w:space="0" w:color="auto"/>
              <w:right w:val="single" w:sz="8" w:space="0" w:color="auto"/>
            </w:tcBorders>
            <w:shd w:val="clear" w:color="auto" w:fill="auto"/>
            <w:vAlign w:val="center"/>
            <w:hideMark/>
          </w:tcPr>
          <w:p w14:paraId="559319D0" w14:textId="15C79997" w:rsidR="000F539B" w:rsidRPr="00D65089" w:rsidDel="009C6EF2" w:rsidRDefault="000F539B">
            <w:pPr>
              <w:spacing w:after="0" w:line="276" w:lineRule="auto"/>
              <w:jc w:val="center"/>
              <w:rPr>
                <w:del w:id="1365" w:author="Alotaibi, Raed" w:date="2019-07-12T12:41:00Z"/>
                <w:rFonts w:eastAsia="Times New Roman" w:cstheme="minorHAnsi"/>
                <w:color w:val="000000"/>
                <w:sz w:val="16"/>
                <w:szCs w:val="16"/>
              </w:rPr>
              <w:pPrChange w:id="1366" w:author="Alotaibi, Raed" w:date="2019-07-15T13:58:00Z">
                <w:pPr>
                  <w:spacing w:after="0" w:line="240" w:lineRule="auto"/>
                  <w:jc w:val="center"/>
                </w:pPr>
              </w:pPrChange>
            </w:pPr>
            <w:del w:id="1367" w:author="Alotaibi, Raed" w:date="2019-07-12T12:41:00Z">
              <w:r w:rsidDel="009C6EF2">
                <w:rPr>
                  <w:rFonts w:ascii="Calibri" w:hAnsi="Calibri" w:cs="Calibri"/>
                  <w:color w:val="000000"/>
                  <w:sz w:val="16"/>
                  <w:szCs w:val="16"/>
                </w:rPr>
                <w:delText>223,522 (30%)</w:delText>
              </w:r>
            </w:del>
          </w:p>
        </w:tc>
        <w:tc>
          <w:tcPr>
            <w:tcW w:w="417" w:type="pct"/>
            <w:tcBorders>
              <w:top w:val="nil"/>
              <w:left w:val="nil"/>
              <w:bottom w:val="single" w:sz="8" w:space="0" w:color="auto"/>
              <w:right w:val="single" w:sz="8" w:space="0" w:color="auto"/>
            </w:tcBorders>
            <w:shd w:val="clear" w:color="auto" w:fill="auto"/>
            <w:vAlign w:val="center"/>
            <w:hideMark/>
          </w:tcPr>
          <w:p w14:paraId="075215E9" w14:textId="522A3284" w:rsidR="000F539B" w:rsidRPr="00D65089" w:rsidDel="009C6EF2" w:rsidRDefault="000F539B">
            <w:pPr>
              <w:spacing w:after="0" w:line="276" w:lineRule="auto"/>
              <w:jc w:val="center"/>
              <w:rPr>
                <w:del w:id="1368" w:author="Alotaibi, Raed" w:date="2019-07-12T12:41:00Z"/>
                <w:rFonts w:eastAsia="Times New Roman" w:cstheme="minorHAnsi"/>
                <w:color w:val="000000"/>
                <w:sz w:val="16"/>
                <w:szCs w:val="16"/>
              </w:rPr>
              <w:pPrChange w:id="1369" w:author="Alotaibi, Raed" w:date="2019-07-15T13:58:00Z">
                <w:pPr>
                  <w:spacing w:after="0" w:line="240" w:lineRule="auto"/>
                  <w:jc w:val="center"/>
                </w:pPr>
              </w:pPrChange>
            </w:pPr>
            <w:del w:id="1370" w:author="Alotaibi, Raed" w:date="2019-07-12T12:41:00Z">
              <w:r w:rsidDel="009C6EF2">
                <w:rPr>
                  <w:rFonts w:ascii="Calibri" w:hAnsi="Calibri" w:cs="Calibri"/>
                  <w:color w:val="000000"/>
                  <w:sz w:val="16"/>
                  <w:szCs w:val="16"/>
                </w:rPr>
                <w:delText>37,559 (28%)</w:delText>
              </w:r>
            </w:del>
          </w:p>
        </w:tc>
        <w:tc>
          <w:tcPr>
            <w:tcW w:w="250" w:type="pct"/>
            <w:tcBorders>
              <w:top w:val="nil"/>
              <w:left w:val="nil"/>
              <w:bottom w:val="single" w:sz="8" w:space="0" w:color="auto"/>
              <w:right w:val="single" w:sz="8" w:space="0" w:color="auto"/>
            </w:tcBorders>
            <w:shd w:val="clear" w:color="auto" w:fill="auto"/>
            <w:vAlign w:val="center"/>
            <w:hideMark/>
          </w:tcPr>
          <w:p w14:paraId="731F3AD9" w14:textId="46B4B3E2" w:rsidR="000F539B" w:rsidRPr="00D65089" w:rsidDel="009C6EF2" w:rsidRDefault="000F539B">
            <w:pPr>
              <w:spacing w:after="0" w:line="276" w:lineRule="auto"/>
              <w:jc w:val="center"/>
              <w:rPr>
                <w:del w:id="1371" w:author="Alotaibi, Raed" w:date="2019-07-12T12:41:00Z"/>
                <w:rFonts w:eastAsia="Times New Roman" w:cstheme="minorHAnsi"/>
                <w:color w:val="000000"/>
                <w:sz w:val="16"/>
                <w:szCs w:val="16"/>
              </w:rPr>
              <w:pPrChange w:id="1372" w:author="Alotaibi, Raed" w:date="2019-07-15T13:58:00Z">
                <w:pPr>
                  <w:spacing w:after="0" w:line="240" w:lineRule="auto"/>
                  <w:jc w:val="center"/>
                </w:pPr>
              </w:pPrChange>
            </w:pPr>
            <w:del w:id="1373" w:author="Alotaibi, Raed" w:date="2019-07-12T12:41:00Z">
              <w:r w:rsidDel="009C6EF2">
                <w:rPr>
                  <w:rFonts w:ascii="Calibri" w:hAnsi="Calibri" w:cs="Calibri"/>
                  <w:color w:val="000000"/>
                  <w:sz w:val="16"/>
                  <w:szCs w:val="16"/>
                </w:rPr>
                <w:delText>16.8%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021814F" w14:textId="62C57BF2" w:rsidR="000F539B" w:rsidRPr="00D65089" w:rsidDel="009C6EF2" w:rsidRDefault="000F539B">
            <w:pPr>
              <w:spacing w:after="0" w:line="276" w:lineRule="auto"/>
              <w:jc w:val="center"/>
              <w:rPr>
                <w:del w:id="1374" w:author="Alotaibi, Raed" w:date="2019-07-12T12:41:00Z"/>
                <w:rFonts w:eastAsia="Times New Roman" w:cstheme="minorHAnsi"/>
                <w:color w:val="000000"/>
                <w:sz w:val="16"/>
                <w:szCs w:val="16"/>
              </w:rPr>
              <w:pPrChange w:id="1375" w:author="Alotaibi, Raed" w:date="2019-07-15T13:58:00Z">
                <w:pPr>
                  <w:spacing w:after="0" w:line="240" w:lineRule="auto"/>
                  <w:jc w:val="center"/>
                </w:pPr>
              </w:pPrChange>
            </w:pPr>
            <w:del w:id="1376" w:author="Alotaibi, Raed" w:date="2019-07-12T12:41:00Z">
              <w:r w:rsidDel="009C6EF2">
                <w:rPr>
                  <w:rFonts w:ascii="Calibri" w:hAnsi="Calibri" w:cs="Calibri"/>
                  <w:color w:val="000000"/>
                  <w:sz w:val="16"/>
                  <w:szCs w:val="16"/>
                </w:rPr>
                <w:delText>-13,305</w:delText>
              </w:r>
            </w:del>
          </w:p>
        </w:tc>
        <w:tc>
          <w:tcPr>
            <w:tcW w:w="239" w:type="pct"/>
            <w:tcBorders>
              <w:top w:val="nil"/>
              <w:left w:val="nil"/>
              <w:bottom w:val="single" w:sz="8" w:space="0" w:color="auto"/>
              <w:right w:val="single" w:sz="8" w:space="0" w:color="auto"/>
            </w:tcBorders>
            <w:shd w:val="clear" w:color="auto" w:fill="auto"/>
            <w:vAlign w:val="center"/>
            <w:hideMark/>
          </w:tcPr>
          <w:p w14:paraId="706A6B85" w14:textId="6778F3C3" w:rsidR="000F539B" w:rsidRPr="00D65089" w:rsidDel="009C6EF2" w:rsidRDefault="000F539B">
            <w:pPr>
              <w:spacing w:after="0" w:line="276" w:lineRule="auto"/>
              <w:jc w:val="center"/>
              <w:rPr>
                <w:del w:id="1377" w:author="Alotaibi, Raed" w:date="2019-07-12T12:41:00Z"/>
                <w:rFonts w:eastAsia="Times New Roman" w:cstheme="minorHAnsi"/>
                <w:color w:val="000000"/>
                <w:sz w:val="16"/>
                <w:szCs w:val="16"/>
              </w:rPr>
              <w:pPrChange w:id="1378" w:author="Alotaibi, Raed" w:date="2019-07-15T13:58:00Z">
                <w:pPr>
                  <w:spacing w:after="0" w:line="240" w:lineRule="auto"/>
                  <w:jc w:val="center"/>
                </w:pPr>
              </w:pPrChange>
            </w:pPr>
            <w:del w:id="1379" w:author="Alotaibi, Raed" w:date="2019-07-12T12:41:00Z">
              <w:r w:rsidDel="009C6EF2">
                <w:rPr>
                  <w:rFonts w:ascii="Calibri" w:hAnsi="Calibri" w:cs="Calibri"/>
                  <w:color w:val="000000"/>
                  <w:sz w:val="16"/>
                  <w:szCs w:val="16"/>
                </w:rPr>
                <w:delText>-2,981</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3DABB385" w14:textId="10CF1EFC" w:rsidR="000F539B" w:rsidRPr="00D65089" w:rsidDel="009C6EF2" w:rsidRDefault="000F539B">
            <w:pPr>
              <w:spacing w:after="0" w:line="276" w:lineRule="auto"/>
              <w:jc w:val="center"/>
              <w:rPr>
                <w:del w:id="1380" w:author="Alotaibi, Raed" w:date="2019-07-12T12:41:00Z"/>
                <w:rFonts w:eastAsia="Times New Roman" w:cstheme="minorHAnsi"/>
                <w:color w:val="000000"/>
                <w:sz w:val="16"/>
                <w:szCs w:val="16"/>
              </w:rPr>
              <w:pPrChange w:id="1381" w:author="Alotaibi, Raed" w:date="2019-07-15T13:58:00Z">
                <w:pPr>
                  <w:spacing w:after="0" w:line="240" w:lineRule="auto"/>
                  <w:jc w:val="center"/>
                </w:pPr>
              </w:pPrChange>
            </w:pPr>
            <w:del w:id="1382"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12C5DC" w14:textId="7B86162C" w:rsidR="000F539B" w:rsidRPr="00D65089" w:rsidDel="009C6EF2" w:rsidRDefault="000F539B">
            <w:pPr>
              <w:spacing w:after="0" w:line="276" w:lineRule="auto"/>
              <w:jc w:val="center"/>
              <w:rPr>
                <w:del w:id="1383" w:author="Alotaibi, Raed" w:date="2019-07-12T12:41:00Z"/>
                <w:rFonts w:eastAsia="Times New Roman" w:cstheme="minorHAnsi"/>
                <w:color w:val="000000"/>
                <w:sz w:val="16"/>
                <w:szCs w:val="16"/>
              </w:rPr>
              <w:pPrChange w:id="1384" w:author="Alotaibi, Raed" w:date="2019-07-15T13:58:00Z">
                <w:pPr>
                  <w:spacing w:after="0" w:line="240" w:lineRule="auto"/>
                  <w:jc w:val="center"/>
                </w:pPr>
              </w:pPrChange>
            </w:pPr>
            <w:del w:id="1385"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0E3D933E" w14:textId="3BA11FB5" w:rsidR="000F539B" w:rsidRPr="00D65089" w:rsidDel="009C6EF2" w:rsidRDefault="000F539B">
            <w:pPr>
              <w:spacing w:after="0" w:line="276" w:lineRule="auto"/>
              <w:jc w:val="center"/>
              <w:rPr>
                <w:del w:id="1386" w:author="Alotaibi, Raed" w:date="2019-07-12T12:41:00Z"/>
                <w:rFonts w:eastAsia="Times New Roman" w:cstheme="minorHAnsi"/>
                <w:color w:val="000000"/>
                <w:sz w:val="16"/>
                <w:szCs w:val="16"/>
              </w:rPr>
              <w:pPrChange w:id="1387" w:author="Alotaibi, Raed" w:date="2019-07-15T13:58:00Z">
                <w:pPr>
                  <w:spacing w:after="0" w:line="240" w:lineRule="auto"/>
                  <w:jc w:val="center"/>
                </w:pPr>
              </w:pPrChange>
            </w:pPr>
            <w:del w:id="1388" w:author="Alotaibi, Raed" w:date="2019-07-12T12:41:00Z">
              <w:r w:rsidDel="009C6EF2">
                <w:rPr>
                  <w:rFonts w:ascii="Calibri" w:hAnsi="Calibri" w:cs="Calibri"/>
                  <w:color w:val="000000"/>
                  <w:sz w:val="16"/>
                  <w:szCs w:val="16"/>
                </w:rPr>
                <w:delText>-7.4%</w:delText>
              </w:r>
            </w:del>
          </w:p>
        </w:tc>
        <w:tc>
          <w:tcPr>
            <w:tcW w:w="242" w:type="pct"/>
            <w:tcBorders>
              <w:top w:val="nil"/>
              <w:left w:val="nil"/>
              <w:bottom w:val="single" w:sz="8" w:space="0" w:color="auto"/>
              <w:right w:val="single" w:sz="8" w:space="0" w:color="auto"/>
            </w:tcBorders>
            <w:shd w:val="clear" w:color="auto" w:fill="auto"/>
            <w:vAlign w:val="center"/>
            <w:hideMark/>
          </w:tcPr>
          <w:p w14:paraId="6B4670FC" w14:textId="4B432493" w:rsidR="000F539B" w:rsidRPr="00D65089" w:rsidDel="009C6EF2" w:rsidRDefault="000F539B">
            <w:pPr>
              <w:spacing w:after="0" w:line="276" w:lineRule="auto"/>
              <w:jc w:val="center"/>
              <w:rPr>
                <w:del w:id="1389" w:author="Alotaibi, Raed" w:date="2019-07-12T12:41:00Z"/>
                <w:rFonts w:eastAsia="Times New Roman" w:cstheme="minorHAnsi"/>
                <w:color w:val="000000"/>
                <w:sz w:val="16"/>
                <w:szCs w:val="16"/>
              </w:rPr>
              <w:pPrChange w:id="1390" w:author="Alotaibi, Raed" w:date="2019-07-15T13:58:00Z">
                <w:pPr>
                  <w:spacing w:after="0" w:line="240" w:lineRule="auto"/>
                  <w:jc w:val="center"/>
                </w:pPr>
              </w:pPrChange>
            </w:pPr>
            <w:del w:id="1391" w:author="Alotaibi, Raed" w:date="2019-07-12T12:41:00Z">
              <w:r w:rsidDel="009C6EF2">
                <w:rPr>
                  <w:rFonts w:ascii="Calibri" w:hAnsi="Calibri" w:cs="Calibri"/>
                  <w:color w:val="000000"/>
                  <w:sz w:val="16"/>
                  <w:szCs w:val="16"/>
                </w:rPr>
                <w:delText>-1.8%</w:delText>
              </w:r>
            </w:del>
          </w:p>
        </w:tc>
      </w:tr>
      <w:tr w:rsidR="000F539B" w:rsidRPr="00D65089" w:rsidDel="009C6EF2" w14:paraId="5D8F61AB" w14:textId="17B8CCCF" w:rsidTr="009C6EF2">
        <w:trPr>
          <w:trHeight w:val="249"/>
          <w:del w:id="1392"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4FAD0887" w14:textId="2B3668E5" w:rsidR="000F539B" w:rsidRPr="00D65089" w:rsidDel="009C6EF2" w:rsidRDefault="000F539B">
            <w:pPr>
              <w:spacing w:after="0" w:line="276" w:lineRule="auto"/>
              <w:rPr>
                <w:del w:id="1393" w:author="Alotaibi, Raed" w:date="2019-07-12T12:41:00Z"/>
                <w:rFonts w:eastAsia="Times New Roman" w:cstheme="minorHAnsi"/>
                <w:b/>
                <w:bCs/>
                <w:color w:val="000000"/>
                <w:sz w:val="16"/>
                <w:szCs w:val="16"/>
              </w:rPr>
              <w:pPrChange w:id="1394"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C2D14C9" w14:textId="6162D163" w:rsidR="000F539B" w:rsidRPr="00D65089" w:rsidDel="009C6EF2" w:rsidRDefault="000F539B">
            <w:pPr>
              <w:spacing w:after="0" w:line="276" w:lineRule="auto"/>
              <w:rPr>
                <w:del w:id="1395" w:author="Alotaibi, Raed" w:date="2019-07-12T12:41:00Z"/>
                <w:rFonts w:eastAsia="Times New Roman" w:cstheme="minorHAnsi"/>
                <w:b/>
                <w:bCs/>
                <w:color w:val="000000"/>
                <w:sz w:val="16"/>
                <w:szCs w:val="16"/>
              </w:rPr>
              <w:pPrChange w:id="1396" w:author="Alotaibi, Raed" w:date="2019-07-15T13:58:00Z">
                <w:pPr>
                  <w:spacing w:after="0" w:line="240" w:lineRule="auto"/>
                </w:pPr>
              </w:pPrChange>
            </w:pPr>
            <w:del w:id="1397" w:author="Alotaibi, Raed" w:date="2019-07-12T12:41:00Z">
              <w:r w:rsidRPr="00D65089" w:rsidDel="009C6EF2">
                <w:rPr>
                  <w:rFonts w:eastAsia="Times New Roman" w:cstheme="minorHAnsi"/>
                  <w:b/>
                  <w:bCs/>
                  <w:color w:val="000000"/>
                  <w:sz w:val="16"/>
                  <w:szCs w:val="16"/>
                </w:rPr>
                <w:delTex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28833285" w14:textId="6B6A8D3F" w:rsidR="000F539B" w:rsidRPr="00D65089" w:rsidDel="009C6EF2" w:rsidRDefault="000F539B">
            <w:pPr>
              <w:spacing w:after="0" w:line="276" w:lineRule="auto"/>
              <w:jc w:val="center"/>
              <w:rPr>
                <w:del w:id="1398" w:author="Alotaibi, Raed" w:date="2019-07-12T12:41:00Z"/>
                <w:rFonts w:eastAsia="Times New Roman" w:cstheme="minorHAnsi"/>
                <w:color w:val="000000"/>
                <w:sz w:val="16"/>
                <w:szCs w:val="16"/>
              </w:rPr>
              <w:pPrChange w:id="1399" w:author="Alotaibi, Raed" w:date="2019-07-15T13:58:00Z">
                <w:pPr>
                  <w:spacing w:after="0" w:line="240" w:lineRule="auto"/>
                  <w:jc w:val="center"/>
                </w:pPr>
              </w:pPrChange>
            </w:pPr>
            <w:del w:id="1400" w:author="Alotaibi, Raed" w:date="2019-07-12T12:41:00Z">
              <w:r w:rsidDel="009C6EF2">
                <w:rPr>
                  <w:rFonts w:ascii="Calibri" w:hAnsi="Calibri" w:cs="Calibri"/>
                  <w:color w:val="000000"/>
                  <w:sz w:val="16"/>
                  <w:szCs w:val="16"/>
                </w:rPr>
                <w:delText>191,621 (24%)</w:delText>
              </w:r>
            </w:del>
          </w:p>
        </w:tc>
        <w:tc>
          <w:tcPr>
            <w:tcW w:w="417" w:type="pct"/>
            <w:tcBorders>
              <w:top w:val="nil"/>
              <w:left w:val="nil"/>
              <w:bottom w:val="single" w:sz="8" w:space="0" w:color="auto"/>
              <w:right w:val="single" w:sz="8" w:space="0" w:color="auto"/>
            </w:tcBorders>
            <w:shd w:val="clear" w:color="auto" w:fill="auto"/>
            <w:vAlign w:val="center"/>
            <w:hideMark/>
          </w:tcPr>
          <w:p w14:paraId="4C35E771" w14:textId="76CB339F" w:rsidR="000F539B" w:rsidRPr="00D65089" w:rsidDel="009C6EF2" w:rsidRDefault="000F539B">
            <w:pPr>
              <w:spacing w:after="0" w:line="276" w:lineRule="auto"/>
              <w:jc w:val="center"/>
              <w:rPr>
                <w:del w:id="1401" w:author="Alotaibi, Raed" w:date="2019-07-12T12:41:00Z"/>
                <w:rFonts w:eastAsia="Times New Roman" w:cstheme="minorHAnsi"/>
                <w:color w:val="000000"/>
                <w:sz w:val="16"/>
                <w:szCs w:val="16"/>
              </w:rPr>
              <w:pPrChange w:id="1402" w:author="Alotaibi, Raed" w:date="2019-07-15T13:58:00Z">
                <w:pPr>
                  <w:spacing w:after="0" w:line="240" w:lineRule="auto"/>
                  <w:jc w:val="center"/>
                </w:pPr>
              </w:pPrChange>
            </w:pPr>
            <w:del w:id="1403" w:author="Alotaibi, Raed" w:date="2019-07-12T12:41:00Z">
              <w:r w:rsidDel="009C6EF2">
                <w:rPr>
                  <w:rFonts w:ascii="Calibri" w:hAnsi="Calibri" w:cs="Calibri"/>
                  <w:color w:val="000000"/>
                  <w:sz w:val="16"/>
                  <w:szCs w:val="16"/>
                </w:rPr>
                <w:delText>35,128 (25%)</w:delText>
              </w:r>
            </w:del>
          </w:p>
        </w:tc>
        <w:tc>
          <w:tcPr>
            <w:tcW w:w="262" w:type="pct"/>
            <w:tcBorders>
              <w:top w:val="nil"/>
              <w:left w:val="nil"/>
              <w:bottom w:val="single" w:sz="8" w:space="0" w:color="auto"/>
              <w:right w:val="single" w:sz="8" w:space="0" w:color="auto"/>
            </w:tcBorders>
            <w:shd w:val="clear" w:color="auto" w:fill="auto"/>
            <w:vAlign w:val="center"/>
            <w:hideMark/>
          </w:tcPr>
          <w:p w14:paraId="4AFCACB2" w14:textId="45FF8883" w:rsidR="000F539B" w:rsidRPr="00D65089" w:rsidDel="009C6EF2" w:rsidRDefault="000F539B">
            <w:pPr>
              <w:spacing w:after="0" w:line="276" w:lineRule="auto"/>
              <w:jc w:val="center"/>
              <w:rPr>
                <w:del w:id="1404" w:author="Alotaibi, Raed" w:date="2019-07-12T12:41:00Z"/>
                <w:rFonts w:eastAsia="Times New Roman" w:cstheme="minorHAnsi"/>
                <w:color w:val="000000"/>
                <w:sz w:val="16"/>
                <w:szCs w:val="16"/>
              </w:rPr>
              <w:pPrChange w:id="1405" w:author="Alotaibi, Raed" w:date="2019-07-15T13:58:00Z">
                <w:pPr>
                  <w:spacing w:after="0" w:line="240" w:lineRule="auto"/>
                  <w:jc w:val="center"/>
                </w:pPr>
              </w:pPrChange>
            </w:pPr>
            <w:del w:id="1406" w:author="Alotaibi, Raed" w:date="2019-07-12T12:41:00Z">
              <w:r w:rsidDel="009C6EF2">
                <w:rPr>
                  <w:rFonts w:ascii="Calibri" w:hAnsi="Calibri" w:cs="Calibri"/>
                  <w:color w:val="000000"/>
                  <w:sz w:val="16"/>
                  <w:szCs w:val="16"/>
                </w:rPr>
                <w:delText>18.3%</w:delText>
              </w:r>
            </w:del>
          </w:p>
        </w:tc>
        <w:tc>
          <w:tcPr>
            <w:tcW w:w="417" w:type="pct"/>
            <w:tcBorders>
              <w:top w:val="nil"/>
              <w:left w:val="nil"/>
              <w:bottom w:val="single" w:sz="8" w:space="0" w:color="auto"/>
              <w:right w:val="single" w:sz="8" w:space="0" w:color="auto"/>
            </w:tcBorders>
            <w:shd w:val="clear" w:color="auto" w:fill="auto"/>
            <w:vAlign w:val="center"/>
            <w:hideMark/>
          </w:tcPr>
          <w:p w14:paraId="5A7A0FEA" w14:textId="5D63C290" w:rsidR="000F539B" w:rsidRPr="00D65089" w:rsidDel="009C6EF2" w:rsidRDefault="000F539B">
            <w:pPr>
              <w:spacing w:after="0" w:line="276" w:lineRule="auto"/>
              <w:jc w:val="center"/>
              <w:rPr>
                <w:del w:id="1407" w:author="Alotaibi, Raed" w:date="2019-07-12T12:41:00Z"/>
                <w:rFonts w:eastAsia="Times New Roman" w:cstheme="minorHAnsi"/>
                <w:color w:val="000000"/>
                <w:sz w:val="16"/>
                <w:szCs w:val="16"/>
              </w:rPr>
              <w:pPrChange w:id="1408" w:author="Alotaibi, Raed" w:date="2019-07-15T13:58:00Z">
                <w:pPr>
                  <w:spacing w:after="0" w:line="240" w:lineRule="auto"/>
                  <w:jc w:val="center"/>
                </w:pPr>
              </w:pPrChange>
            </w:pPr>
            <w:del w:id="1409" w:author="Alotaibi, Raed" w:date="2019-07-12T12:41:00Z">
              <w:r w:rsidDel="009C6EF2">
                <w:rPr>
                  <w:rFonts w:ascii="Calibri" w:hAnsi="Calibri" w:cs="Calibri"/>
                  <w:color w:val="000000"/>
                  <w:sz w:val="16"/>
                  <w:szCs w:val="16"/>
                </w:rPr>
                <w:delText>178,497 (24%)</w:delText>
              </w:r>
            </w:del>
          </w:p>
        </w:tc>
        <w:tc>
          <w:tcPr>
            <w:tcW w:w="417" w:type="pct"/>
            <w:tcBorders>
              <w:top w:val="nil"/>
              <w:left w:val="nil"/>
              <w:bottom w:val="single" w:sz="8" w:space="0" w:color="auto"/>
              <w:right w:val="single" w:sz="8" w:space="0" w:color="auto"/>
            </w:tcBorders>
            <w:shd w:val="clear" w:color="auto" w:fill="auto"/>
            <w:vAlign w:val="center"/>
            <w:hideMark/>
          </w:tcPr>
          <w:p w14:paraId="17C16963" w14:textId="4C085FBC" w:rsidR="000F539B" w:rsidRPr="00D65089" w:rsidDel="009C6EF2" w:rsidRDefault="000F539B">
            <w:pPr>
              <w:spacing w:after="0" w:line="276" w:lineRule="auto"/>
              <w:jc w:val="center"/>
              <w:rPr>
                <w:del w:id="1410" w:author="Alotaibi, Raed" w:date="2019-07-12T12:41:00Z"/>
                <w:rFonts w:eastAsia="Times New Roman" w:cstheme="minorHAnsi"/>
                <w:color w:val="000000"/>
                <w:sz w:val="16"/>
                <w:szCs w:val="16"/>
              </w:rPr>
              <w:pPrChange w:id="1411" w:author="Alotaibi, Raed" w:date="2019-07-15T13:58:00Z">
                <w:pPr>
                  <w:spacing w:after="0" w:line="240" w:lineRule="auto"/>
                  <w:jc w:val="center"/>
                </w:pPr>
              </w:pPrChange>
            </w:pPr>
            <w:del w:id="1412" w:author="Alotaibi, Raed" w:date="2019-07-12T12:41:00Z">
              <w:r w:rsidDel="009C6EF2">
                <w:rPr>
                  <w:rFonts w:ascii="Calibri" w:hAnsi="Calibri" w:cs="Calibri"/>
                  <w:color w:val="000000"/>
                  <w:sz w:val="16"/>
                  <w:szCs w:val="16"/>
                </w:rPr>
                <w:delText>32,133 (24%)</w:delText>
              </w:r>
            </w:del>
          </w:p>
        </w:tc>
        <w:tc>
          <w:tcPr>
            <w:tcW w:w="250" w:type="pct"/>
            <w:tcBorders>
              <w:top w:val="nil"/>
              <w:left w:val="nil"/>
              <w:bottom w:val="single" w:sz="8" w:space="0" w:color="auto"/>
              <w:right w:val="single" w:sz="8" w:space="0" w:color="auto"/>
            </w:tcBorders>
            <w:shd w:val="clear" w:color="auto" w:fill="auto"/>
            <w:vAlign w:val="center"/>
            <w:hideMark/>
          </w:tcPr>
          <w:p w14:paraId="71F4CB96" w14:textId="514818C0" w:rsidR="000F539B" w:rsidRPr="00D65089" w:rsidDel="009C6EF2" w:rsidRDefault="000F539B">
            <w:pPr>
              <w:spacing w:after="0" w:line="276" w:lineRule="auto"/>
              <w:jc w:val="center"/>
              <w:rPr>
                <w:del w:id="1413" w:author="Alotaibi, Raed" w:date="2019-07-12T12:41:00Z"/>
                <w:rFonts w:eastAsia="Times New Roman" w:cstheme="minorHAnsi"/>
                <w:color w:val="000000"/>
                <w:sz w:val="16"/>
                <w:szCs w:val="16"/>
              </w:rPr>
              <w:pPrChange w:id="1414" w:author="Alotaibi, Raed" w:date="2019-07-15T13:58:00Z">
                <w:pPr>
                  <w:spacing w:after="0" w:line="240" w:lineRule="auto"/>
                  <w:jc w:val="center"/>
                </w:pPr>
              </w:pPrChange>
            </w:pPr>
            <w:del w:id="1415" w:author="Alotaibi, Raed" w:date="2019-07-12T12:41:00Z">
              <w:r w:rsidDel="009C6EF2">
                <w:rPr>
                  <w:rFonts w:ascii="Calibri" w:hAnsi="Calibri" w:cs="Calibri"/>
                  <w:color w:val="000000"/>
                  <w:sz w:val="16"/>
                  <w:szCs w:val="16"/>
                </w:rPr>
                <w:delText>18.0%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733246A" w14:textId="18ED1C04" w:rsidR="000F539B" w:rsidRPr="00D65089" w:rsidDel="009C6EF2" w:rsidRDefault="000F539B">
            <w:pPr>
              <w:spacing w:after="0" w:line="276" w:lineRule="auto"/>
              <w:jc w:val="center"/>
              <w:rPr>
                <w:del w:id="1416" w:author="Alotaibi, Raed" w:date="2019-07-12T12:41:00Z"/>
                <w:rFonts w:eastAsia="Times New Roman" w:cstheme="minorHAnsi"/>
                <w:color w:val="000000"/>
                <w:sz w:val="16"/>
                <w:szCs w:val="16"/>
              </w:rPr>
              <w:pPrChange w:id="1417" w:author="Alotaibi, Raed" w:date="2019-07-15T13:58:00Z">
                <w:pPr>
                  <w:spacing w:after="0" w:line="240" w:lineRule="auto"/>
                  <w:jc w:val="center"/>
                </w:pPr>
              </w:pPrChange>
            </w:pPr>
            <w:del w:id="1418" w:author="Alotaibi, Raed" w:date="2019-07-12T12:41:00Z">
              <w:r w:rsidDel="009C6EF2">
                <w:rPr>
                  <w:rFonts w:ascii="Calibri" w:hAnsi="Calibri" w:cs="Calibri"/>
                  <w:color w:val="000000"/>
                  <w:sz w:val="16"/>
                  <w:szCs w:val="16"/>
                </w:rPr>
                <w:delText>-13,123</w:delText>
              </w:r>
            </w:del>
          </w:p>
        </w:tc>
        <w:tc>
          <w:tcPr>
            <w:tcW w:w="239" w:type="pct"/>
            <w:tcBorders>
              <w:top w:val="nil"/>
              <w:left w:val="nil"/>
              <w:bottom w:val="single" w:sz="8" w:space="0" w:color="auto"/>
              <w:right w:val="single" w:sz="8" w:space="0" w:color="auto"/>
            </w:tcBorders>
            <w:shd w:val="clear" w:color="auto" w:fill="auto"/>
            <w:vAlign w:val="center"/>
            <w:hideMark/>
          </w:tcPr>
          <w:p w14:paraId="6008D823" w14:textId="6C40D2D6" w:rsidR="000F539B" w:rsidRPr="00D65089" w:rsidDel="009C6EF2" w:rsidRDefault="000F539B">
            <w:pPr>
              <w:spacing w:after="0" w:line="276" w:lineRule="auto"/>
              <w:jc w:val="center"/>
              <w:rPr>
                <w:del w:id="1419" w:author="Alotaibi, Raed" w:date="2019-07-12T12:41:00Z"/>
                <w:rFonts w:eastAsia="Times New Roman" w:cstheme="minorHAnsi"/>
                <w:color w:val="000000"/>
                <w:sz w:val="16"/>
                <w:szCs w:val="16"/>
              </w:rPr>
              <w:pPrChange w:id="1420" w:author="Alotaibi, Raed" w:date="2019-07-15T13:58:00Z">
                <w:pPr>
                  <w:spacing w:after="0" w:line="240" w:lineRule="auto"/>
                  <w:jc w:val="center"/>
                </w:pPr>
              </w:pPrChange>
            </w:pPr>
            <w:del w:id="1421" w:author="Alotaibi, Raed" w:date="2019-07-12T12:41:00Z">
              <w:r w:rsidDel="009C6EF2">
                <w:rPr>
                  <w:rFonts w:ascii="Calibri" w:hAnsi="Calibri" w:cs="Calibri"/>
                  <w:color w:val="000000"/>
                  <w:sz w:val="16"/>
                  <w:szCs w:val="16"/>
                </w:rPr>
                <w:delText>-2,994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4E58AA8E" w14:textId="3286AA5A" w:rsidR="000F539B" w:rsidRPr="00D65089" w:rsidDel="009C6EF2" w:rsidRDefault="000F539B">
            <w:pPr>
              <w:spacing w:after="0" w:line="276" w:lineRule="auto"/>
              <w:jc w:val="center"/>
              <w:rPr>
                <w:del w:id="1422" w:author="Alotaibi, Raed" w:date="2019-07-12T12:41:00Z"/>
                <w:rFonts w:eastAsia="Times New Roman" w:cstheme="minorHAnsi"/>
                <w:color w:val="000000"/>
                <w:sz w:val="16"/>
                <w:szCs w:val="16"/>
              </w:rPr>
              <w:pPrChange w:id="1423" w:author="Alotaibi, Raed" w:date="2019-07-15T13:58:00Z">
                <w:pPr>
                  <w:spacing w:after="0" w:line="240" w:lineRule="auto"/>
                  <w:jc w:val="center"/>
                </w:pPr>
              </w:pPrChange>
            </w:pPr>
            <w:del w:id="1424"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3A93DC62" w14:textId="491BB84C" w:rsidR="000F539B" w:rsidRPr="00D65089" w:rsidDel="009C6EF2" w:rsidRDefault="000F539B">
            <w:pPr>
              <w:spacing w:after="0" w:line="276" w:lineRule="auto"/>
              <w:jc w:val="center"/>
              <w:rPr>
                <w:del w:id="1425" w:author="Alotaibi, Raed" w:date="2019-07-12T12:41:00Z"/>
                <w:rFonts w:eastAsia="Times New Roman" w:cstheme="minorHAnsi"/>
                <w:color w:val="000000"/>
                <w:sz w:val="16"/>
                <w:szCs w:val="16"/>
              </w:rPr>
              <w:pPrChange w:id="1426" w:author="Alotaibi, Raed" w:date="2019-07-15T13:58:00Z">
                <w:pPr>
                  <w:spacing w:after="0" w:line="240" w:lineRule="auto"/>
                  <w:jc w:val="center"/>
                </w:pPr>
              </w:pPrChange>
            </w:pPr>
            <w:del w:id="1427" w:author="Alotaibi, Raed" w:date="2019-07-12T12:41:00Z">
              <w:r w:rsidDel="009C6EF2">
                <w:rPr>
                  <w:rFonts w:ascii="Calibri" w:hAnsi="Calibri" w:cs="Calibri"/>
                  <w:color w:val="000000"/>
                  <w:sz w:val="16"/>
                  <w:szCs w:val="16"/>
                </w:rPr>
                <w:delText>-6.8%</w:delText>
              </w:r>
            </w:del>
          </w:p>
        </w:tc>
        <w:tc>
          <w:tcPr>
            <w:tcW w:w="251" w:type="pct"/>
            <w:tcBorders>
              <w:top w:val="nil"/>
              <w:left w:val="nil"/>
              <w:bottom w:val="single" w:sz="8" w:space="0" w:color="auto"/>
              <w:right w:val="single" w:sz="8" w:space="0" w:color="auto"/>
            </w:tcBorders>
            <w:shd w:val="clear" w:color="auto" w:fill="auto"/>
            <w:vAlign w:val="center"/>
            <w:hideMark/>
          </w:tcPr>
          <w:p w14:paraId="557A6A6D" w14:textId="2FC40367" w:rsidR="000F539B" w:rsidRPr="00D65089" w:rsidDel="009C6EF2" w:rsidRDefault="000F539B">
            <w:pPr>
              <w:spacing w:after="0" w:line="276" w:lineRule="auto"/>
              <w:jc w:val="center"/>
              <w:rPr>
                <w:del w:id="1428" w:author="Alotaibi, Raed" w:date="2019-07-12T12:41:00Z"/>
                <w:rFonts w:eastAsia="Times New Roman" w:cstheme="minorHAnsi"/>
                <w:color w:val="000000"/>
                <w:sz w:val="16"/>
                <w:szCs w:val="16"/>
              </w:rPr>
              <w:pPrChange w:id="1429" w:author="Alotaibi, Raed" w:date="2019-07-15T13:58:00Z">
                <w:pPr>
                  <w:spacing w:after="0" w:line="240" w:lineRule="auto"/>
                  <w:jc w:val="center"/>
                </w:pPr>
              </w:pPrChange>
            </w:pPr>
            <w:del w:id="1430" w:author="Alotaibi, Raed" w:date="2019-07-12T12:41:00Z">
              <w:r w:rsidDel="009C6EF2">
                <w:rPr>
                  <w:rFonts w:ascii="Calibri" w:hAnsi="Calibri" w:cs="Calibri"/>
                  <w:color w:val="000000"/>
                  <w:sz w:val="16"/>
                  <w:szCs w:val="16"/>
                </w:rPr>
                <w:delText>-8.5%</w:delText>
              </w:r>
            </w:del>
          </w:p>
        </w:tc>
        <w:tc>
          <w:tcPr>
            <w:tcW w:w="242" w:type="pct"/>
            <w:tcBorders>
              <w:top w:val="nil"/>
              <w:left w:val="nil"/>
              <w:bottom w:val="single" w:sz="8" w:space="0" w:color="auto"/>
              <w:right w:val="single" w:sz="8" w:space="0" w:color="auto"/>
            </w:tcBorders>
            <w:shd w:val="clear" w:color="auto" w:fill="auto"/>
            <w:vAlign w:val="center"/>
            <w:hideMark/>
          </w:tcPr>
          <w:p w14:paraId="5451B4BC" w14:textId="17CFBE00" w:rsidR="000F539B" w:rsidRPr="00D65089" w:rsidDel="009C6EF2" w:rsidRDefault="000F539B">
            <w:pPr>
              <w:spacing w:after="0" w:line="276" w:lineRule="auto"/>
              <w:jc w:val="center"/>
              <w:rPr>
                <w:del w:id="1431" w:author="Alotaibi, Raed" w:date="2019-07-12T12:41:00Z"/>
                <w:rFonts w:eastAsia="Times New Roman" w:cstheme="minorHAnsi"/>
                <w:color w:val="000000"/>
                <w:sz w:val="16"/>
                <w:szCs w:val="16"/>
              </w:rPr>
              <w:pPrChange w:id="1432" w:author="Alotaibi, Raed" w:date="2019-07-15T13:58:00Z">
                <w:pPr>
                  <w:spacing w:after="0" w:line="240" w:lineRule="auto"/>
                  <w:jc w:val="center"/>
                </w:pPr>
              </w:pPrChange>
            </w:pPr>
            <w:del w:id="1433" w:author="Alotaibi, Raed" w:date="2019-07-12T12:41:00Z">
              <w:r w:rsidDel="009C6EF2">
                <w:rPr>
                  <w:rFonts w:ascii="Calibri" w:hAnsi="Calibri" w:cs="Calibri"/>
                  <w:color w:val="000000"/>
                  <w:sz w:val="16"/>
                  <w:szCs w:val="16"/>
                </w:rPr>
                <w:delText>-1.8%</w:delText>
              </w:r>
            </w:del>
          </w:p>
        </w:tc>
      </w:tr>
    </w:tbl>
    <w:p w14:paraId="5176F8F9" w14:textId="2C534D71" w:rsidR="0031032C" w:rsidRDefault="0031032C" w:rsidP="00A06B6A">
      <w:pPr>
        <w:spacing w:line="276" w:lineRule="auto"/>
        <w:rPr>
          <w:ins w:id="1434" w:author="Alotaibi, Raed" w:date="2019-07-12T12:31:00Z"/>
          <w:b/>
          <w:bCs/>
          <w:sz w:val="16"/>
          <w:szCs w:val="16"/>
        </w:rPr>
      </w:pPr>
    </w:p>
    <w:p w14:paraId="12CEAFC3" w14:textId="77777777" w:rsidR="009A02E3" w:rsidRDefault="009A02E3" w:rsidP="00A06B6A">
      <w:pPr>
        <w:spacing w:line="276" w:lineRule="auto"/>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
    </w:p>
    <w:p w14:paraId="036FD80E" w14:textId="2EC10E12" w:rsidR="00A02C0E" w:rsidRPr="00280B74" w:rsidRDefault="00A02C0E" w:rsidP="00A06B6A">
      <w:pPr>
        <w:pStyle w:val="Caption"/>
        <w:keepNext/>
        <w:spacing w:line="276" w:lineRule="auto"/>
        <w:rPr>
          <w:sz w:val="20"/>
        </w:rPr>
      </w:pPr>
      <w:bookmarkStart w:id="1435"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2</w:t>
      </w:r>
      <w:r w:rsidRPr="00A02C0E">
        <w:rPr>
          <w:sz w:val="20"/>
        </w:rPr>
        <w:fldChar w:fldCharType="end"/>
      </w:r>
      <w:bookmarkEnd w:id="1435"/>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A06B6A">
      <w:pPr>
        <w:spacing w:line="276" w:lineRule="auto"/>
        <w:rPr>
          <w:i/>
          <w:iCs/>
          <w:color w:val="44546A" w:themeColor="text2"/>
          <w:sz w:val="16"/>
          <w:szCs w:val="16"/>
        </w:rPr>
      </w:pPr>
      <w:r w:rsidRPr="00191764">
        <w:rPr>
          <w:i/>
          <w:iCs/>
          <w:noProof/>
          <w:sz w:val="18"/>
          <w:szCs w:val="18"/>
        </w:rPr>
        <w:t>*Red dot represents the mean value while the midline represents the median value</w:t>
      </w:r>
    </w:p>
    <w:p w14:paraId="00DC84AE" w14:textId="202EE483" w:rsidR="00A02C0E" w:rsidRPr="00280B74" w:rsidRDefault="00A02C0E" w:rsidP="00A06B6A">
      <w:pPr>
        <w:pStyle w:val="Caption"/>
        <w:keepNext/>
        <w:spacing w:line="276" w:lineRule="auto"/>
        <w:rPr>
          <w:sz w:val="20"/>
        </w:rPr>
      </w:pPr>
      <w:bookmarkStart w:id="1436"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Pr="00A02C0E">
        <w:rPr>
          <w:noProof/>
          <w:sz w:val="20"/>
        </w:rPr>
        <w:t>3</w:t>
      </w:r>
      <w:r w:rsidRPr="00A02C0E">
        <w:rPr>
          <w:noProof/>
          <w:sz w:val="20"/>
        </w:rPr>
        <w:fldChar w:fldCharType="end"/>
      </w:r>
      <w:bookmarkEnd w:id="1436"/>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1437" w:name="_Ref9949029"/>
    <w:p w14:paraId="2F003739" w14:textId="157E9A09" w:rsidR="00182380" w:rsidRPr="00EC1FA9" w:rsidRDefault="00182380" w:rsidP="00A06B6A">
      <w:pPr>
        <w:spacing w:line="276" w:lineRule="auto"/>
      </w:pPr>
      <w:r w:rsidRPr="00EC1FA9">
        <w:fldChar w:fldCharType="begin"/>
      </w:r>
      <w:r w:rsidRPr="00EC1FA9">
        <w:instrText xml:space="preserve"> REF _Ref9949029 \h  \* MERGEFORMAT </w:instrText>
      </w:r>
      <w:r w:rsidRPr="00EC1FA9">
        <w:fldChar w:fldCharType="separate"/>
      </w:r>
      <w:r w:rsidRPr="00EC1FA9">
        <w:t xml:space="preserve">Figure </w:t>
      </w:r>
      <w:r>
        <w:rPr>
          <w:noProof/>
        </w:rPr>
        <w:t>4</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Pr="00EC1FA9">
        <w:t xml:space="preserve">Figure </w:t>
      </w:r>
      <w:r>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w:t>
      </w:r>
      <w:commentRangeStart w:id="1438"/>
      <w:r w:rsidRPr="00EC1FA9">
        <w:t xml:space="preserve">level </w:t>
      </w:r>
      <w:r w:rsidR="00683A31">
        <w:t xml:space="preserve">as shown in </w:t>
      </w:r>
      <w:commentRangeEnd w:id="1438"/>
      <w:r w:rsidR="00683A31">
        <w:rPr>
          <w:rStyle w:val="CommentReference"/>
        </w:rPr>
        <w:commentReference w:id="1438"/>
      </w:r>
      <w:r w:rsidR="00C42D0D">
        <w:fldChar w:fldCharType="begin"/>
      </w:r>
      <w:r w:rsidR="00C42D0D">
        <w:instrText xml:space="preserve"> REF _Ref10028832 \h </w:instrText>
      </w:r>
      <w:r w:rsidR="00C42D0D">
        <w:fldChar w:fldCharType="separate"/>
      </w:r>
      <w:r w:rsidR="00C42D0D" w:rsidRPr="00EC1FA9">
        <w:t>Figure S</w:t>
      </w:r>
      <w:r w:rsidR="00C42D0D">
        <w:rPr>
          <w:noProof/>
        </w:rPr>
        <w:t>8</w:t>
      </w:r>
      <w:r w:rsidR="00C42D0D">
        <w:fldChar w:fldCharType="end"/>
      </w:r>
      <w:r w:rsidR="00C42D0D">
        <w:t xml:space="preserve"> and </w:t>
      </w:r>
      <w:r w:rsidR="00C42D0D">
        <w:fldChar w:fldCharType="begin"/>
      </w:r>
      <w:r w:rsidR="00C42D0D">
        <w:instrText xml:space="preserve"> REF _Ref10028860 \h </w:instrText>
      </w:r>
      <w:r w:rsidR="00C42D0D">
        <w:fldChar w:fldCharType="separate"/>
      </w:r>
      <w:r w:rsidR="00C42D0D" w:rsidRPr="00EC1FA9">
        <w:t>Figure S</w:t>
      </w:r>
      <w:r w:rsidR="00C42D0D">
        <w:rPr>
          <w:noProof/>
        </w:rPr>
        <w:t>9</w:t>
      </w:r>
      <w:r w:rsidR="00C42D0D">
        <w:fldChar w:fldCharType="end"/>
      </w:r>
      <w:r w:rsidR="009A231D">
        <w:t xml:space="preserve">, </w:t>
      </w:r>
      <w:r w:rsidRPr="00EC1FA9">
        <w:t>with a few exceptions</w:t>
      </w:r>
      <w:r w:rsidR="00C42D0D">
        <w:t xml:space="preserve"> (By living location </w:t>
      </w:r>
      <w:r w:rsidR="00C42D0D">
        <w:lastRenderedPageBreak/>
        <w:t xml:space="preserve">see; Delaware, Maryland, Mississippi, Vermont. By median household income </w:t>
      </w:r>
      <w:r w:rsidRPr="00EC1FA9">
        <w:t>see</w:t>
      </w:r>
      <w:r w:rsidR="00C42D0D">
        <w:t>;</w:t>
      </w:r>
      <w:r w:rsidRPr="00EC1FA9">
        <w:t xml:space="preserve"> </w:t>
      </w:r>
      <w:commentRangeStart w:id="1439"/>
      <w:r w:rsidRPr="00EC1FA9">
        <w:t>Arizona</w:t>
      </w:r>
      <w:commentRangeEnd w:id="1439"/>
      <w:r w:rsidR="007D113D">
        <w:rPr>
          <w:rStyle w:val="CommentReference"/>
        </w:rPr>
        <w:commentReference w:id="1439"/>
      </w:r>
      <w:r w:rsidRPr="00EC1FA9">
        <w:t xml:space="preserve">, </w:t>
      </w:r>
      <w:r w:rsidR="007D113D">
        <w:t xml:space="preserve">Connecticut, </w:t>
      </w:r>
      <w:r w:rsidR="00C42D0D">
        <w:t xml:space="preserve">District of Columbia, Florida, Maine, </w:t>
      </w:r>
      <w:r w:rsidR="00995843">
        <w:t xml:space="preserve">Massachusetts, </w:t>
      </w:r>
      <w:r w:rsidRPr="00EC1FA9">
        <w:t>Montana,</w:t>
      </w:r>
      <w:r w:rsidR="00C42D0D">
        <w:t xml:space="preserve"> Nevada, </w:t>
      </w:r>
      <w:r w:rsidR="00B66F4F">
        <w:t>New Hampshire,</w:t>
      </w:r>
      <w:r w:rsidR="00C42D0D">
        <w:t xml:space="preserve"> </w:t>
      </w:r>
      <w:r w:rsidR="00A57AF6">
        <w:t xml:space="preserve">New Jersey, </w:t>
      </w:r>
      <w:r w:rsidR="00C42D0D">
        <w:t xml:space="preserve">New Mexico, </w:t>
      </w:r>
      <w:r w:rsidR="00BC0D53">
        <w:t>Vermont,</w:t>
      </w:r>
      <w:r w:rsidR="00A57AF6">
        <w:t xml:space="preserve"> West Virginia,</w:t>
      </w:r>
      <w:r w:rsidR="00B66F4F">
        <w:t xml:space="preserve"> </w:t>
      </w:r>
      <w:r w:rsidRPr="00EC1FA9">
        <w:t>Rhode Island &amp; Wyoming).</w:t>
      </w:r>
    </w:p>
    <w:p w14:paraId="26DABBF6" w14:textId="0E1AD919" w:rsidR="00A02C0E" w:rsidRPr="00A02C0E" w:rsidRDefault="00A02C0E" w:rsidP="00A06B6A">
      <w:pPr>
        <w:pStyle w:val="Caption"/>
        <w:keepNext/>
        <w:spacing w:line="276" w:lineRule="auto"/>
        <w:rPr>
          <w:sz w:val="20"/>
        </w:rPr>
      </w:pPr>
      <w:r w:rsidRPr="00A02C0E">
        <w:rPr>
          <w:sz w:val="20"/>
        </w:rPr>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4</w:t>
      </w:r>
      <w:r w:rsidRPr="00A02C0E">
        <w:rPr>
          <w:sz w:val="20"/>
        </w:rPr>
        <w:fldChar w:fldCharType="end"/>
      </w:r>
      <w:bookmarkEnd w:id="1437"/>
      <w:r w:rsidRPr="00A02C0E">
        <w:rPr>
          <w:sz w:val="20"/>
        </w:rPr>
        <w:t>: Attributable fraction by state and living location</w:t>
      </w:r>
    </w:p>
    <w:p w14:paraId="3069A16A" w14:textId="5918818B" w:rsidR="00A02C0E" w:rsidRPr="00EC1FA9" w:rsidRDefault="00280B74" w:rsidP="00A06B6A">
      <w:pPr>
        <w:spacing w:line="276" w:lineRule="auto"/>
        <w:rPr>
          <w:b/>
          <w:bCs/>
        </w:rPr>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7777777" w:rsidR="00A02C0E" w:rsidRPr="00A02C0E" w:rsidRDefault="00A02C0E" w:rsidP="00A06B6A">
      <w:pPr>
        <w:pStyle w:val="Caption"/>
        <w:keepNext/>
        <w:spacing w:line="276" w:lineRule="auto"/>
        <w:rPr>
          <w:sz w:val="20"/>
        </w:rPr>
      </w:pPr>
      <w:bookmarkStart w:id="1440"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5</w:t>
      </w:r>
      <w:r w:rsidRPr="00A02C0E">
        <w:rPr>
          <w:sz w:val="20"/>
        </w:rPr>
        <w:fldChar w:fldCharType="end"/>
      </w:r>
      <w:bookmarkEnd w:id="1440"/>
      <w:r w:rsidRPr="00A02C0E">
        <w:rPr>
          <w:sz w:val="20"/>
        </w:rPr>
        <w:t>: Attributable fraction by state and median household income group</w:t>
      </w:r>
    </w:p>
    <w:p w14:paraId="5326F0A2" w14:textId="55E7D676" w:rsidR="00A02C0E" w:rsidRPr="00EC1FA9" w:rsidRDefault="00280B74" w:rsidP="00A06B6A">
      <w:pPr>
        <w:spacing w:line="276" w:lineRule="auto"/>
        <w:rPr>
          <w:b/>
          <w:bCs/>
        </w:rPr>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A06B6A">
      <w:pPr>
        <w:spacing w:line="276" w:lineRule="auto"/>
        <w:rPr>
          <w:i/>
          <w:iCs/>
        </w:rPr>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A06B6A">
      <w:pPr>
        <w:spacing w:line="276" w:lineRule="auto"/>
        <w:ind w:left="720"/>
        <w:rPr>
          <w:i/>
          <w:iCs/>
        </w:rPr>
      </w:pPr>
      <w:r w:rsidRPr="00EC1FA9">
        <w:rPr>
          <w:i/>
          <w:iCs/>
        </w:rPr>
        <w:t xml:space="preserve">Comparing total asthma </w:t>
      </w:r>
      <w:r w:rsidR="006F1CD7">
        <w:rPr>
          <w:i/>
          <w:iCs/>
        </w:rPr>
        <w:t xml:space="preserve">incident </w:t>
      </w:r>
      <w:r w:rsidRPr="00EC1FA9">
        <w:rPr>
          <w:i/>
          <w:iCs/>
        </w:rPr>
        <w:t>cases</w:t>
      </w:r>
    </w:p>
    <w:p w14:paraId="6CF99A12" w14:textId="6FD3B049" w:rsidR="00944C5E" w:rsidRPr="00EC1FA9" w:rsidRDefault="00161D40" w:rsidP="00A06B6A">
      <w:pPr>
        <w:spacing w:line="276" w:lineRule="auto"/>
      </w:pPr>
      <w:r w:rsidRPr="00EC1FA9">
        <w:t>Using state-specific asthma incidence rates</w:t>
      </w:r>
      <w:r w:rsidR="00B5140C" w:rsidRPr="00EC1FA9">
        <w:t>,</w:t>
      </w:r>
      <w:r w:rsidRPr="00EC1FA9">
        <w:t xml:space="preserve"> the overall number of cases </w:t>
      </w:r>
      <w:r w:rsidR="00944C5E">
        <w:t xml:space="preserve">was </w:t>
      </w:r>
      <w:r w:rsidRPr="00EC1FA9">
        <w:t xml:space="preserve">reduced by </w:t>
      </w:r>
      <w:r w:rsidR="00A06B6A">
        <w:t>47,497</w:t>
      </w:r>
      <w:r w:rsidRPr="00EC1FA9">
        <w:t xml:space="preserve"> </w:t>
      </w:r>
      <w:r w:rsidR="00A06B6A">
        <w:t>(6</w:t>
      </w:r>
      <w:r w:rsidR="00D541A4" w:rsidRPr="00EC1FA9">
        <w:t xml:space="preserve">%)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D541A4" w:rsidRPr="00EC1FA9">
        <w:t xml:space="preserve">). By living location, the largest </w:t>
      </w:r>
      <w:r w:rsidR="00A06B6A">
        <w:t>relative change</w:t>
      </w:r>
      <w:r w:rsidR="00D541A4" w:rsidRPr="00EC1FA9">
        <w:t xml:space="preserve"> was among urban clusters with </w:t>
      </w:r>
      <w:r w:rsidR="00D541A4" w:rsidRPr="00EC1FA9">
        <w:lastRenderedPageBreak/>
        <w:t xml:space="preserve">a decrease </w:t>
      </w:r>
      <w:r w:rsidR="00A76807" w:rsidRPr="00EC1FA9">
        <w:t xml:space="preserve">of </w:t>
      </w:r>
      <w:r w:rsidR="00D541A4" w:rsidRPr="00EC1FA9">
        <w:t>4,</w:t>
      </w:r>
      <w:r w:rsidR="00A06B6A">
        <w:t>929</w:t>
      </w:r>
      <w:r w:rsidR="00D541A4" w:rsidRPr="00EC1FA9">
        <w:t xml:space="preserve"> (</w:t>
      </w:r>
      <w:r w:rsidR="00A06B6A">
        <w:t>6.5</w:t>
      </w:r>
      <w:r w:rsidR="00D541A4" w:rsidRPr="00EC1FA9">
        <w:t xml:space="preserve">%) cases followed by urbanized areas which reduced by </w:t>
      </w:r>
      <w:r w:rsidR="00A06B6A">
        <w:t xml:space="preserve">34,898 </w:t>
      </w:r>
      <w:r w:rsidR="00D541A4" w:rsidRPr="00EC1FA9">
        <w:t>(</w:t>
      </w:r>
      <w:r w:rsidR="00A06B6A">
        <w:t>6.1</w:t>
      </w:r>
      <w:r w:rsidR="00D541A4" w:rsidRPr="00EC1FA9">
        <w:t xml:space="preserve">%) cases. By income group, the largest </w:t>
      </w:r>
      <w:r w:rsidR="00A06B6A">
        <w:t>relative change</w:t>
      </w:r>
      <w:r w:rsidR="00D541A4" w:rsidRPr="00EC1FA9">
        <w:t xml:space="preserve"> in the number of cases was among the highest income groups by</w:t>
      </w:r>
      <w:r w:rsidR="00A06B6A">
        <w:t xml:space="preserve"> a decrease of</w:t>
      </w:r>
      <w:r w:rsidR="00D541A4" w:rsidRPr="00EC1FA9">
        <w:t xml:space="preserve"> </w:t>
      </w:r>
      <w:r w:rsidR="00A06B6A">
        <w:t>14,741</w:t>
      </w:r>
      <w:r w:rsidR="00D541A4" w:rsidRPr="00EC1FA9">
        <w:t xml:space="preserve"> (</w:t>
      </w:r>
      <w:r w:rsidR="00A06B6A">
        <w:t>7.7</w:t>
      </w:r>
      <w:r w:rsidR="00D541A4" w:rsidRPr="00EC1FA9">
        <w:t xml:space="preserve">%) cases, while the least </w:t>
      </w:r>
      <w:r w:rsidR="00A06B6A">
        <w:t>relative change</w:t>
      </w:r>
      <w:r w:rsidR="00D541A4" w:rsidRPr="00EC1FA9">
        <w:t xml:space="preserve"> was among the lowest income group by </w:t>
      </w:r>
      <w:r w:rsidR="00A06B6A">
        <w:t>a decrease of 106 (1.5</w:t>
      </w:r>
      <w:r w:rsidR="00D541A4" w:rsidRPr="00EC1FA9">
        <w:t xml:space="preserve">%) cases. </w:t>
      </w:r>
      <w:r w:rsidR="00132BA8" w:rsidRPr="00EC1FA9">
        <w:t xml:space="preserve">The state of California had the largest decrease in numbers of total childhood asthma incident cases by </w:t>
      </w:r>
      <w:r w:rsidR="00A06B6A">
        <w:t>24,500</w:t>
      </w:r>
      <w:r w:rsidR="00132BA8" w:rsidRPr="00EC1FA9">
        <w:t xml:space="preserve"> cases while the state of Texas had the largest increase in numbers </w:t>
      </w:r>
      <w:r w:rsidR="00C61C91" w:rsidRPr="00EC1FA9">
        <w:t xml:space="preserve">of total childhood asthma incident cases </w:t>
      </w:r>
      <w:r w:rsidR="00132BA8" w:rsidRPr="00EC1FA9">
        <w:t xml:space="preserve">by </w:t>
      </w:r>
      <w:r w:rsidR="00A06B6A">
        <w:t>25,000</w:t>
      </w:r>
      <w:r w:rsidR="00132BA8" w:rsidRPr="00EC1FA9">
        <w:t xml:space="preserve"> cases (</w:t>
      </w:r>
      <w:r w:rsidR="00A06B6A">
        <w:fldChar w:fldCharType="begin"/>
      </w:r>
      <w:r w:rsidR="00A06B6A">
        <w:instrText xml:space="preserve"> REF _Ref9948042 \h </w:instrText>
      </w:r>
      <w:r w:rsidR="00A06B6A">
        <w:fldChar w:fldCharType="separate"/>
      </w:r>
      <w:r w:rsidR="00A06B6A" w:rsidRPr="000A6843">
        <w:rPr>
          <w:i/>
          <w:iCs/>
          <w:color w:val="44546A" w:themeColor="text2"/>
        </w:rPr>
        <w:t>Table S</w:t>
      </w:r>
      <w:r w:rsidR="00A06B6A" w:rsidRPr="000A6843">
        <w:rPr>
          <w:i/>
          <w:iCs/>
          <w:noProof/>
          <w:color w:val="44546A" w:themeColor="text2"/>
        </w:rPr>
        <w:t>5</w:t>
      </w:r>
      <w:r w:rsidR="00A06B6A">
        <w:fldChar w:fldCharType="end"/>
      </w:r>
      <w:r w:rsidR="00132BA8" w:rsidRPr="00EC1FA9">
        <w:t xml:space="preserve">). The state of Montana had the largest </w:t>
      </w:r>
      <w:r w:rsidR="00A06B6A">
        <w:t>relative</w:t>
      </w:r>
      <w:r w:rsidR="00132BA8" w:rsidRPr="00EC1FA9">
        <w:t xml:space="preserve"> reduction in total child</w:t>
      </w:r>
      <w:r w:rsidR="00626AAC">
        <w:t>hood asthma incident cases by 62</w:t>
      </w:r>
      <w:r w:rsidR="00132BA8" w:rsidRPr="00EC1FA9">
        <w:t>.</w:t>
      </w:r>
      <w:r w:rsidR="00626AAC">
        <w:t>5</w:t>
      </w:r>
      <w:r w:rsidR="00132BA8" w:rsidRPr="00EC1FA9">
        <w:t xml:space="preserve">% while the state of Texas had the largest </w:t>
      </w:r>
      <w:r w:rsidR="00A06B6A">
        <w:t>relative increase by 33.7</w:t>
      </w:r>
      <w:commentRangeStart w:id="1441"/>
      <w:commentRangeStart w:id="1442"/>
      <w:r w:rsidR="00132BA8" w:rsidRPr="00EC1FA9">
        <w:t>%</w:t>
      </w:r>
      <w:r w:rsidR="00A06B6A">
        <w:t xml:space="preserve"> (</w:t>
      </w:r>
      <w:r w:rsidR="00A06B6A">
        <w:fldChar w:fldCharType="begin"/>
      </w:r>
      <w:r w:rsidR="00A06B6A">
        <w:instrText xml:space="preserve"> REF _Ref9948042 \h </w:instrText>
      </w:r>
      <w:r w:rsidR="00A06B6A">
        <w:fldChar w:fldCharType="separate"/>
      </w:r>
      <w:r w:rsidR="00A06B6A" w:rsidRPr="000A6843">
        <w:rPr>
          <w:i/>
          <w:iCs/>
          <w:color w:val="44546A" w:themeColor="text2"/>
        </w:rPr>
        <w:t>Table S</w:t>
      </w:r>
      <w:r w:rsidR="00A06B6A" w:rsidRPr="000A6843">
        <w:rPr>
          <w:i/>
          <w:iCs/>
          <w:noProof/>
          <w:color w:val="44546A" w:themeColor="text2"/>
        </w:rPr>
        <w:t>5</w:t>
      </w:r>
      <w:r w:rsidR="00A06B6A">
        <w:fldChar w:fldCharType="end"/>
      </w:r>
      <w:r w:rsidR="00A06B6A">
        <w:t>)</w:t>
      </w:r>
      <w:r w:rsidR="00132BA8" w:rsidRPr="00EC1FA9">
        <w:t>.</w:t>
      </w:r>
      <w:commentRangeEnd w:id="1441"/>
      <w:r w:rsidR="00934D92">
        <w:rPr>
          <w:rStyle w:val="CommentReference"/>
        </w:rPr>
        <w:commentReference w:id="1441"/>
      </w:r>
      <w:commentRangeEnd w:id="1442"/>
      <w:r w:rsidR="00626AAC">
        <w:rPr>
          <w:rStyle w:val="CommentReference"/>
        </w:rPr>
        <w:commentReference w:id="1442"/>
      </w:r>
    </w:p>
    <w:p w14:paraId="4253E146" w14:textId="2B1C8D2B" w:rsidR="007D65A9" w:rsidRPr="00EC1FA9" w:rsidRDefault="007D65A9" w:rsidP="00A06B6A">
      <w:pPr>
        <w:spacing w:line="276" w:lineRule="auto"/>
        <w:ind w:left="720"/>
        <w:rPr>
          <w:i/>
          <w:iCs/>
        </w:rPr>
      </w:pPr>
      <w:r w:rsidRPr="00EC1FA9">
        <w:rPr>
          <w:i/>
          <w:iCs/>
        </w:rPr>
        <w:t>Comparing attributable</w:t>
      </w:r>
      <w:r w:rsidR="006F1CD7">
        <w:rPr>
          <w:i/>
          <w:iCs/>
        </w:rPr>
        <w:t xml:space="preserve"> asthma incident</w:t>
      </w:r>
      <w:r w:rsidRPr="00EC1FA9">
        <w:rPr>
          <w:i/>
          <w:iCs/>
        </w:rPr>
        <w:t xml:space="preserve"> cases</w:t>
      </w:r>
    </w:p>
    <w:p w14:paraId="2C713B88" w14:textId="0052F1D9" w:rsidR="007D65A9" w:rsidRPr="00EC1FA9" w:rsidRDefault="007D65A9" w:rsidP="00293310">
      <w:pPr>
        <w:spacing w:line="276" w:lineRule="auto"/>
      </w:pPr>
      <w:r w:rsidRPr="00EC1FA9">
        <w:t xml:space="preserve">The total attributable cases reduced by </w:t>
      </w:r>
      <w:r w:rsidR="00A06B6A">
        <w:t>10,192</w:t>
      </w:r>
      <w:r w:rsidRPr="00EC1FA9">
        <w:t xml:space="preserve"> (</w:t>
      </w:r>
      <w:r w:rsidR="00293310">
        <w:t>7.2</w:t>
      </w:r>
      <w:r w:rsidRPr="00EC1FA9">
        <w:t xml:space="preserve">%)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Pr="00EC1FA9">
        <w:t xml:space="preserve">). By living location, urbanized areas had the largest </w:t>
      </w:r>
      <w:r w:rsidR="00293310">
        <w:t>relative change</w:t>
      </w:r>
      <w:r w:rsidRPr="00EC1FA9">
        <w:t xml:space="preserve"> </w:t>
      </w:r>
      <w:r w:rsidR="00AB3F4A">
        <w:t xml:space="preserve">by </w:t>
      </w:r>
      <w:r w:rsidR="00293310">
        <w:t>a decrease of 8,876</w:t>
      </w:r>
      <w:r w:rsidR="00AB3F4A" w:rsidRPr="00EC1FA9">
        <w:t xml:space="preserve"> (</w:t>
      </w:r>
      <w:r w:rsidR="00293310">
        <w:t>7.5</w:t>
      </w:r>
      <w:r w:rsidR="00AB3F4A" w:rsidRPr="00EC1FA9">
        <w:t>%)</w:t>
      </w:r>
      <w:r w:rsidR="00AB3F4A">
        <w:t xml:space="preserve"> </w:t>
      </w:r>
      <w:r w:rsidR="00AB3F4A" w:rsidRPr="00EC1FA9">
        <w:t>cases</w:t>
      </w:r>
      <w:r w:rsidR="00AB3F4A">
        <w:t xml:space="preserve">, </w:t>
      </w:r>
      <w:r w:rsidRPr="00EC1FA9">
        <w:t xml:space="preserve">while rural areas had the least </w:t>
      </w:r>
      <w:r w:rsidR="00293310">
        <w:t>relative change</w:t>
      </w:r>
      <w:r w:rsidRPr="00EC1FA9">
        <w:t xml:space="preserve"> by </w:t>
      </w:r>
      <w:r w:rsidR="00293310">
        <w:t>a decrease of 678 (4.7</w:t>
      </w:r>
      <w:r w:rsidRPr="00EC1FA9">
        <w:t>%) cases attributable to NO</w:t>
      </w:r>
      <w:r w:rsidRPr="00EC1FA9">
        <w:rPr>
          <w:vertAlign w:val="subscript"/>
        </w:rPr>
        <w:t>2</w:t>
      </w:r>
      <w:r w:rsidRPr="00EC1FA9">
        <w:t xml:space="preserve"> exposure. By income group, the highest income group had the largest </w:t>
      </w:r>
      <w:r w:rsidR="00293310">
        <w:t xml:space="preserve">relative change by a </w:t>
      </w:r>
      <w:r w:rsidRPr="00EC1FA9">
        <w:t xml:space="preserve">decrease in attributable cases by </w:t>
      </w:r>
      <w:r w:rsidR="00293310">
        <w:t>3,243 (9.2</w:t>
      </w:r>
      <w:r w:rsidRPr="00EC1FA9">
        <w:t xml:space="preserve">%) </w:t>
      </w:r>
      <w:r w:rsidR="002E2C04">
        <w:t xml:space="preserve">while </w:t>
      </w:r>
      <w:r w:rsidRPr="00EC1FA9">
        <w:t xml:space="preserve">the lowest income group had the least </w:t>
      </w:r>
      <w:r w:rsidR="00293310">
        <w:t xml:space="preserve">relative change by a </w:t>
      </w:r>
      <w:r w:rsidRPr="00EC1FA9">
        <w:t xml:space="preserve">decrease </w:t>
      </w:r>
      <w:r w:rsidR="00293310">
        <w:t>of 437 (1.8</w:t>
      </w:r>
      <w:r w:rsidRPr="00EC1FA9">
        <w:t>%) cases.</w:t>
      </w:r>
      <w:r w:rsidR="00132BA8" w:rsidRPr="00EC1FA9">
        <w:t xml:space="preserve"> The state of California had the largest decrease in</w:t>
      </w:r>
      <w:r w:rsidR="00726708" w:rsidRPr="00EC1FA9">
        <w:t xml:space="preserve"> attributable cases </w:t>
      </w:r>
      <w:r w:rsidR="00132BA8" w:rsidRPr="00EC1FA9">
        <w:t>by 6,</w:t>
      </w:r>
      <w:r w:rsidR="00293310">
        <w:t>200</w:t>
      </w:r>
      <w:r w:rsidR="00132BA8" w:rsidRPr="00EC1FA9">
        <w:t xml:space="preserve"> cases while the state of Texas had the largest increase by 3,</w:t>
      </w:r>
      <w:r w:rsidR="00293310">
        <w:t>620</w:t>
      </w:r>
      <w:r w:rsidR="00132BA8" w:rsidRPr="00EC1FA9">
        <w:t xml:space="preserve">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xml:space="preserve">). </w:t>
      </w:r>
    </w:p>
    <w:p w14:paraId="7A076FD3" w14:textId="683B4546" w:rsidR="007D65A9" w:rsidRPr="00EC1FA9" w:rsidRDefault="007D65A9" w:rsidP="00A06B6A">
      <w:pPr>
        <w:spacing w:line="276" w:lineRule="auto"/>
        <w:ind w:left="720"/>
        <w:rPr>
          <w:i/>
          <w:iCs/>
        </w:rPr>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p>
    <w:p w14:paraId="0D07AE7C" w14:textId="05A98FFD" w:rsidR="007D65A9" w:rsidRPr="00EC1FA9" w:rsidRDefault="007D65A9" w:rsidP="00293310">
      <w:pPr>
        <w:spacing w:line="276" w:lineRule="auto"/>
      </w:pPr>
      <w:r w:rsidRPr="00EC1FA9">
        <w:t>The overall</w:t>
      </w:r>
      <w:r w:rsidR="00726708" w:rsidRPr="00EC1FA9">
        <w:t xml:space="preserve"> attributable fraction reduced</w:t>
      </w:r>
      <w:r w:rsidRPr="00EC1FA9">
        <w:t xml:space="preserve"> </w:t>
      </w:r>
      <w:r w:rsidR="00293310">
        <w:t>by 1.7%. In</w:t>
      </w:r>
      <w:r w:rsidR="00293310" w:rsidRPr="00EC1FA9">
        <w:t xml:space="preserve"> terms of living location</w:t>
      </w:r>
      <w:r w:rsidR="00293310">
        <w:t>, u</w:t>
      </w:r>
      <w:r w:rsidR="006F322F" w:rsidRPr="00EC1FA9">
        <w:t xml:space="preserve">rbanized areas </w:t>
      </w:r>
      <w:r w:rsidR="00293310">
        <w:t>had</w:t>
      </w:r>
      <w:r w:rsidR="006F322F" w:rsidRPr="00EC1FA9">
        <w:t xml:space="preserve"> the largest </w:t>
      </w:r>
      <w:r w:rsidR="00293310">
        <w:t>relative reduction by 1.5</w:t>
      </w:r>
      <w:r w:rsidR="006F322F" w:rsidRPr="00EC1FA9">
        <w:t>%. In terms of income group</w:t>
      </w:r>
      <w:r w:rsidR="00A76807" w:rsidRPr="00EC1FA9">
        <w:t>,</w:t>
      </w:r>
      <w:r w:rsidR="006F322F" w:rsidRPr="00EC1FA9">
        <w:t xml:space="preserve"> the largest</w:t>
      </w:r>
      <w:r w:rsidR="00293310">
        <w:t xml:space="preserve"> relative</w:t>
      </w:r>
      <w:r w:rsidR="006F322F" w:rsidRPr="00EC1FA9">
        <w:t xml:space="preserve"> reduction was 1.8% for </w:t>
      </w:r>
      <w:r w:rsidR="009250E9" w:rsidRPr="00EC1FA9">
        <w:t>$</w:t>
      </w:r>
      <w:r w:rsidR="006F322F" w:rsidRPr="00EC1FA9">
        <w:t>50,000 to &lt;$75,000 (</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6F322F" w:rsidRPr="00EC1FA9">
        <w:t>).</w:t>
      </w:r>
      <w:r w:rsidR="00132BA8" w:rsidRPr="00EC1FA9">
        <w:t xml:space="preserve"> </w:t>
      </w:r>
      <w:commentRangeStart w:id="1443"/>
      <w:r w:rsidR="00132BA8" w:rsidRPr="00EC1FA9">
        <w:t>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w:t>
      </w:r>
      <w:r w:rsidR="00ED2A02">
        <w:t>ates, the difference in Table 4 is due to rounding errors</w:t>
      </w:r>
      <w:r w:rsidR="00132BA8" w:rsidRPr="00EC1FA9">
        <w:t>.</w:t>
      </w:r>
      <w:commentRangeEnd w:id="1443"/>
      <w:r w:rsidR="00293310">
        <w:rPr>
          <w:rStyle w:val="CommentReference"/>
        </w:rPr>
        <w:commentReference w:id="1443"/>
      </w:r>
    </w:p>
    <w:p w14:paraId="16C157E2" w14:textId="77777777" w:rsidR="00DB43C0" w:rsidRDefault="00DB43C0" w:rsidP="00A06B6A">
      <w:pPr>
        <w:spacing w:line="276" w:lineRule="auto"/>
        <w:sectPr w:rsidR="00DB43C0" w:rsidSect="00944C5E">
          <w:pgSz w:w="11906" w:h="16838" w:code="9"/>
          <w:pgMar w:top="1440" w:right="1440" w:bottom="1440" w:left="1440" w:header="720" w:footer="720" w:gutter="0"/>
          <w:lnNumType w:countBy="1" w:restart="continuous"/>
          <w:cols w:space="720"/>
          <w:docGrid w:linePitch="360"/>
        </w:sectPr>
      </w:pPr>
    </w:p>
    <w:p w14:paraId="02D997F5" w14:textId="33E886D4" w:rsidR="00590FD7" w:rsidRDefault="00590FD7" w:rsidP="00A06B6A">
      <w:pPr>
        <w:spacing w:line="276" w:lineRule="auto"/>
        <w:rPr>
          <w:b/>
          <w:bCs/>
        </w:rPr>
      </w:pPr>
      <w:r w:rsidRPr="00EC1FA9">
        <w:rPr>
          <w:b/>
          <w:bCs/>
        </w:rPr>
        <w:lastRenderedPageBreak/>
        <w:t>Discussion</w:t>
      </w:r>
    </w:p>
    <w:p w14:paraId="578ACCA4" w14:textId="5FA5E798" w:rsidR="00590FD7" w:rsidRPr="00EC1FA9" w:rsidRDefault="00EC7CC3" w:rsidP="00A06B6A">
      <w:pPr>
        <w:pStyle w:val="ListParagraph"/>
        <w:numPr>
          <w:ilvl w:val="0"/>
          <w:numId w:val="1"/>
        </w:numPr>
        <w:spacing w:line="276" w:lineRule="auto"/>
      </w:pPr>
      <w:r w:rsidRPr="00EC1FA9">
        <w:t>Using state</w:t>
      </w:r>
      <w:r w:rsidR="00673020">
        <w:t>-</w:t>
      </w:r>
      <w:r w:rsidRPr="00EC1FA9">
        <w:t>specific asthma incidence rates did not change the results much (within the range of the sensitivity analysis from the main paper)</w:t>
      </w:r>
    </w:p>
    <w:p w14:paraId="0B9B640D" w14:textId="007FCB7E" w:rsidR="00873FC2" w:rsidRPr="00EC1FA9" w:rsidRDefault="00873FC2" w:rsidP="00A06B6A">
      <w:pPr>
        <w:pStyle w:val="ListParagraph"/>
        <w:numPr>
          <w:ilvl w:val="0"/>
          <w:numId w:val="1"/>
        </w:numPr>
        <w:spacing w:line="276" w:lineRule="auto"/>
      </w:pPr>
      <w:r w:rsidRPr="00EC1FA9">
        <w:t>The state</w:t>
      </w:r>
      <w:r w:rsidR="00673020">
        <w:t>-</w:t>
      </w:r>
      <w:r w:rsidRPr="00EC1FA9">
        <w:t>specific total number of asthma cases and attributable cases changed when applying state</w:t>
      </w:r>
      <w:r w:rsidR="00022460">
        <w:t>-</w:t>
      </w:r>
      <w:r w:rsidRPr="00EC1FA9">
        <w:t xml:space="preserve">specific </w:t>
      </w:r>
      <w:r w:rsidR="006326C4" w:rsidRPr="00EC1FA9">
        <w:t>incidence</w:t>
      </w:r>
      <w:r w:rsidR="00726708" w:rsidRPr="00EC1FA9">
        <w:t xml:space="preserve"> rates</w:t>
      </w:r>
    </w:p>
    <w:p w14:paraId="7D051B36" w14:textId="0D65BBE1" w:rsidR="00EC7CC3" w:rsidRPr="00EC1FA9" w:rsidRDefault="00EC7CC3" w:rsidP="00A06B6A">
      <w:pPr>
        <w:pStyle w:val="ListParagraph"/>
        <w:numPr>
          <w:ilvl w:val="0"/>
          <w:numId w:val="1"/>
        </w:numPr>
        <w:spacing w:line="276" w:lineRule="auto"/>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8881EBB" w:rsidR="00873FC2" w:rsidRPr="00EC1FA9" w:rsidRDefault="001351CC" w:rsidP="00A06B6A">
      <w:pPr>
        <w:pStyle w:val="ListParagraph"/>
        <w:numPr>
          <w:ilvl w:val="0"/>
          <w:numId w:val="1"/>
        </w:numPr>
        <w:spacing w:line="276" w:lineRule="auto"/>
      </w:pPr>
      <w:r w:rsidRPr="00EC1FA9">
        <w:t xml:space="preserve">The percentage of all asthma cases has a </w:t>
      </w:r>
      <w:proofErr w:type="gramStart"/>
      <w:r w:rsidR="00F64A2E">
        <w:t xml:space="preserve">U </w:t>
      </w:r>
      <w:r w:rsidRPr="00EC1FA9">
        <w:t>shaped</w:t>
      </w:r>
      <w:proofErr w:type="gramEnd"/>
      <w:r w:rsidRPr="00EC1FA9">
        <w:t xml:space="preserve">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A06B6A">
      <w:pPr>
        <w:pStyle w:val="ListParagraph"/>
        <w:numPr>
          <w:ilvl w:val="0"/>
          <w:numId w:val="1"/>
        </w:numPr>
        <w:spacing w:line="276" w:lineRule="auto"/>
      </w:pPr>
      <w:r w:rsidRPr="00EC1FA9">
        <w:t xml:space="preserve">Explore why the </w:t>
      </w:r>
      <w:r w:rsidR="005635A8" w:rsidRPr="00EC1FA9">
        <w:t>U</w:t>
      </w:r>
      <w:r w:rsidR="00265584" w:rsidRPr="00EC1FA9">
        <w:t xml:space="preserve"> </w:t>
      </w:r>
      <w:commentRangeStart w:id="1444"/>
      <w:commentRangeStart w:id="1445"/>
      <w:r w:rsidR="00265584" w:rsidRPr="00EC1FA9">
        <w:t xml:space="preserve">shaped </w:t>
      </w:r>
      <w:commentRangeEnd w:id="1444"/>
      <w:r w:rsidR="00750337">
        <w:rPr>
          <w:rStyle w:val="CommentReference"/>
        </w:rPr>
        <w:commentReference w:id="1444"/>
      </w:r>
      <w:commentRangeEnd w:id="1445"/>
      <w:r w:rsidR="00F64A2E">
        <w:rPr>
          <w:rStyle w:val="CommentReference"/>
        </w:rPr>
        <w:commentReference w:id="1445"/>
      </w:r>
      <w:r w:rsidR="00265584" w:rsidRPr="00EC1FA9">
        <w:t>distribution is shown among</w:t>
      </w:r>
      <w:r w:rsidR="00726708" w:rsidRPr="00EC1FA9">
        <w:t xml:space="preserve"> attributable fraction for</w:t>
      </w:r>
      <w:r w:rsidR="00265584" w:rsidRPr="00EC1FA9">
        <w:t xml:space="preserve"> income groups.</w:t>
      </w:r>
    </w:p>
    <w:p w14:paraId="0BB66234" w14:textId="77777777" w:rsidR="00BE18DC" w:rsidRDefault="00D26033" w:rsidP="00A06B6A">
      <w:pPr>
        <w:spacing w:line="276" w:lineRule="auto"/>
        <w:rPr>
          <w:b/>
          <w:bCs/>
        </w:rPr>
      </w:pPr>
      <w:r>
        <w:rPr>
          <w:b/>
          <w:bCs/>
        </w:rPr>
        <w:t>Conclusions</w:t>
      </w:r>
      <w:r w:rsidR="00713E8A" w:rsidRPr="00EC1FA9">
        <w:rPr>
          <w:b/>
          <w:bCs/>
        </w:rPr>
        <w:t xml:space="preserve"> </w:t>
      </w:r>
    </w:p>
    <w:p w14:paraId="2C613E9D" w14:textId="77777777" w:rsidR="00BE18DC" w:rsidRPr="00BE18DC" w:rsidRDefault="00BE18DC" w:rsidP="00A06B6A">
      <w:pPr>
        <w:spacing w:line="276" w:lineRule="auto"/>
        <w:rPr>
          <w:b/>
          <w:bCs/>
        </w:rPr>
      </w:pPr>
      <w:r w:rsidRPr="00BE18DC">
        <w:rPr>
          <w:b/>
          <w:bCs/>
        </w:rPr>
        <w:t>Funding</w:t>
      </w:r>
    </w:p>
    <w:p w14:paraId="29ABD112" w14:textId="6E9176F3" w:rsidR="00BE18DC" w:rsidRPr="00BE18DC" w:rsidRDefault="00BE18DC" w:rsidP="00A06B6A">
      <w:pPr>
        <w:spacing w:line="276" w:lineRule="auto"/>
      </w:pPr>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hyperlink r:id="rId17" w:anchor="gts0010" w:history="1">
        <w:r w:rsidRPr="00BE18DC">
          <w:rPr>
            <w:rStyle w:val="Hyperlink"/>
          </w:rPr>
          <w:t>69A3551747128</w:t>
        </w:r>
      </w:hyperlink>
      <w:r w:rsidRPr="00BE18DC">
        <w:t>).</w:t>
      </w:r>
    </w:p>
    <w:p w14:paraId="3F8076AE" w14:textId="77777777" w:rsidR="00BE18DC" w:rsidRPr="00BE18DC" w:rsidRDefault="00BE18DC" w:rsidP="00A06B6A">
      <w:pPr>
        <w:spacing w:line="276" w:lineRule="auto"/>
        <w:rPr>
          <w:b/>
          <w:bCs/>
        </w:rPr>
      </w:pPr>
      <w:r w:rsidRPr="00BE18DC">
        <w:rPr>
          <w:b/>
          <w:bCs/>
        </w:rPr>
        <w:t>Disclaimer</w:t>
      </w:r>
    </w:p>
    <w:p w14:paraId="3E55D491" w14:textId="77777777" w:rsidR="00BE18DC" w:rsidRPr="00BE18DC" w:rsidRDefault="00BE18DC" w:rsidP="00A06B6A">
      <w:pPr>
        <w:spacing w:line="276" w:lineRule="auto"/>
      </w:pPr>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A06B6A">
      <w:pPr>
        <w:spacing w:line="276" w:lineRule="auto"/>
      </w:pPr>
      <w:r w:rsidRPr="00EC1FA9">
        <w:br w:type="page"/>
      </w:r>
    </w:p>
    <w:p w14:paraId="066A5E98" w14:textId="1F72057C" w:rsidR="00220191" w:rsidRPr="00EC1FA9" w:rsidRDefault="00220191" w:rsidP="00A06B6A">
      <w:pPr>
        <w:spacing w:line="276" w:lineRule="auto"/>
        <w:rPr>
          <w:b/>
          <w:bCs/>
        </w:rPr>
      </w:pPr>
      <w:r>
        <w:rPr>
          <w:b/>
          <w:bCs/>
        </w:rPr>
        <w:lastRenderedPageBreak/>
        <w:t>References</w:t>
      </w:r>
    </w:p>
    <w:p w14:paraId="4F11946A" w14:textId="77777777" w:rsidR="00F02363" w:rsidRPr="00EC1FA9" w:rsidRDefault="00F02363" w:rsidP="00A06B6A">
      <w:pPr>
        <w:pStyle w:val="Caption"/>
        <w:keepNext/>
        <w:spacing w:line="276" w:lineRule="auto"/>
        <w:rPr>
          <w:b/>
          <w:bCs/>
        </w:rPr>
        <w:sectPr w:rsidR="00F02363" w:rsidRPr="00EC1FA9" w:rsidSect="00944C5E">
          <w:pgSz w:w="11906" w:h="16838" w:code="9"/>
          <w:pgMar w:top="1440" w:right="1440" w:bottom="1440" w:left="1440" w:header="720" w:footer="720" w:gutter="0"/>
          <w:lnNumType w:countBy="1" w:restart="continuous"/>
          <w:cols w:space="720"/>
          <w:docGrid w:linePitch="360"/>
        </w:sectPr>
      </w:pPr>
    </w:p>
    <w:p w14:paraId="449A6002" w14:textId="77777777" w:rsidR="001B5374" w:rsidRPr="001B5374" w:rsidRDefault="00E23ED3" w:rsidP="001B5374">
      <w:pPr>
        <w:pStyle w:val="EndNoteBibliography"/>
        <w:spacing w:after="0"/>
        <w:ind w:left="720" w:hanging="720"/>
      </w:pPr>
      <w:r w:rsidRPr="00EC1FA9">
        <w:fldChar w:fldCharType="begin"/>
      </w:r>
      <w:r w:rsidRPr="00EC1FA9">
        <w:instrText xml:space="preserve"> ADDIN EN.REFLIST </w:instrText>
      </w:r>
      <w:r w:rsidRPr="00EC1FA9">
        <w:fldChar w:fldCharType="separate"/>
      </w:r>
      <w:r w:rsidR="001B5374" w:rsidRPr="001B5374">
        <w:t xml:space="preserve">ACHAKULWISUT, P., BRAUER, M., HYSTAD, P. &amp; ANENBERG, S. C. 2019. Global, national, and urban burdens of paediatric asthma incidence attributable to ambient NO2 pollution: estimates from global datasets. </w:t>
      </w:r>
      <w:r w:rsidR="001B5374" w:rsidRPr="001B5374">
        <w:rPr>
          <w:i/>
        </w:rPr>
        <w:t>The Lancet Planetary Health,</w:t>
      </w:r>
      <w:r w:rsidR="001B5374" w:rsidRPr="001B5374">
        <w:t xml:space="preserve"> 3</w:t>
      </w:r>
      <w:r w:rsidR="001B5374" w:rsidRPr="001B5374">
        <w:rPr>
          <w:b/>
        </w:rPr>
        <w:t>,</w:t>
      </w:r>
      <w:r w:rsidR="001B5374" w:rsidRPr="001B5374">
        <w:t xml:space="preserve"> e166-e178.</w:t>
      </w:r>
    </w:p>
    <w:p w14:paraId="426EC680" w14:textId="77777777" w:rsidR="001B5374" w:rsidRPr="001B5374" w:rsidRDefault="001B5374" w:rsidP="001B5374">
      <w:pPr>
        <w:pStyle w:val="EndNoteBibliography"/>
        <w:spacing w:after="0"/>
        <w:ind w:left="720" w:hanging="720"/>
      </w:pPr>
      <w:r w:rsidRPr="001B5374">
        <w:t xml:space="preserve">ALOTAIBI, R., BECHLE, M., MARSHALL, J. D., RAMANI, T., ZIETSMAN, J., NIEUWENHUIJSEN, M. J. &amp; KHREIS, H. 2019. Traffic related air pollution and the burden of childhood asthma in the contiguous United States in 2000 and 2010. </w:t>
      </w:r>
      <w:r w:rsidRPr="001B5374">
        <w:rPr>
          <w:i/>
        </w:rPr>
        <w:t>Environment international</w:t>
      </w:r>
      <w:r w:rsidRPr="001B5374">
        <w:t>.</w:t>
      </w:r>
    </w:p>
    <w:p w14:paraId="09A053EC" w14:textId="3B8A3E72" w:rsidR="001B5374" w:rsidRPr="001B5374" w:rsidRDefault="001B5374" w:rsidP="001B5374">
      <w:pPr>
        <w:pStyle w:val="EndNoteBibliography"/>
        <w:spacing w:after="0"/>
        <w:ind w:left="720" w:hanging="720"/>
      </w:pPr>
      <w:r w:rsidRPr="001B5374">
        <w:t xml:space="preserve">AMERICAN LUNG ASSOCIATION, E. A. S. U. 2019. </w:t>
      </w:r>
      <w:r w:rsidRPr="001B5374">
        <w:rPr>
          <w:i/>
        </w:rPr>
        <w:t xml:space="preserve">Lung Health &amp; Diseases: Asthma and Children Fact Sheet </w:t>
      </w:r>
      <w:r w:rsidRPr="001B5374">
        <w:t xml:space="preserve">[Online]. Available: </w:t>
      </w:r>
      <w:hyperlink r:id="rId18" w:history="1">
        <w:r w:rsidRPr="001B5374">
          <w:rPr>
            <w:rStyle w:val="Hyperlink"/>
          </w:rPr>
          <w:t>https://www.lung.org/lung-health-and-diseases/lung-disease-lookup/asthma/learn-about-asthma/asthma-children-facts-sheet.html</w:t>
        </w:r>
      </w:hyperlink>
      <w:r w:rsidRPr="001B5374">
        <w:t xml:space="preserve"> [Accessed].</w:t>
      </w:r>
    </w:p>
    <w:p w14:paraId="258B18E7" w14:textId="77777777" w:rsidR="001B5374" w:rsidRPr="001B5374" w:rsidRDefault="001B5374" w:rsidP="001B5374">
      <w:pPr>
        <w:pStyle w:val="EndNoteBibliography"/>
        <w:spacing w:after="0"/>
        <w:ind w:left="720" w:hanging="720"/>
      </w:pPr>
      <w:r w:rsidRPr="001B5374">
        <w:t xml:space="preserve">BECHLE, M. J., MILLET, D. B. &amp; MARSHALL, J. D. 2015. National spatiotemporal exposure surface for NO2: monthly scaling of a satellite-derived land-use regression, 2000–2010. </w:t>
      </w:r>
      <w:r w:rsidRPr="001B5374">
        <w:rPr>
          <w:i/>
        </w:rPr>
        <w:t>Environmental science &amp; technology,</w:t>
      </w:r>
      <w:r w:rsidRPr="001B5374">
        <w:t xml:space="preserve"> 49</w:t>
      </w:r>
      <w:r w:rsidRPr="001B5374">
        <w:rPr>
          <w:b/>
        </w:rPr>
        <w:t>,</w:t>
      </w:r>
      <w:r w:rsidRPr="001B5374">
        <w:t xml:space="preserve"> 12297-12305.</w:t>
      </w:r>
    </w:p>
    <w:p w14:paraId="4F8C8525" w14:textId="77777777" w:rsidR="001B5374" w:rsidRPr="001B5374" w:rsidRDefault="001B5374" w:rsidP="001B5374">
      <w:pPr>
        <w:pStyle w:val="EndNoteBibliography"/>
        <w:spacing w:after="0"/>
        <w:ind w:left="720" w:hanging="720"/>
      </w:pPr>
      <w:r w:rsidRPr="001B5374">
        <w:t xml:space="preserve">BEELEN, R., HOEK, G., PEBESMA, E., VIENNEAU, D., DE HOOGH, K. &amp; BRIGGS, D. J. 2009. Mapping of background air pollution at a fine spatial scale across the European Union. </w:t>
      </w:r>
      <w:r w:rsidRPr="001B5374">
        <w:rPr>
          <w:i/>
        </w:rPr>
        <w:t>Science of the Total Environment,</w:t>
      </w:r>
      <w:r w:rsidRPr="001B5374">
        <w:t xml:space="preserve"> 407</w:t>
      </w:r>
      <w:r w:rsidRPr="001B5374">
        <w:rPr>
          <w:b/>
        </w:rPr>
        <w:t>,</w:t>
      </w:r>
      <w:r w:rsidRPr="001B5374">
        <w:t xml:space="preserve"> 1852-1867.</w:t>
      </w:r>
    </w:p>
    <w:p w14:paraId="680BD934" w14:textId="77777777" w:rsidR="001B5374" w:rsidRPr="001B5374" w:rsidRDefault="001B5374" w:rsidP="001B5374">
      <w:pPr>
        <w:pStyle w:val="EndNoteBibliography"/>
        <w:spacing w:after="0"/>
        <w:ind w:left="720" w:hanging="720"/>
      </w:pPr>
      <w:r w:rsidRPr="001B5374">
        <w:t xml:space="preserve">BHALLA, K., SHOTTEN, M., COHEN, A., BRAUER, M., SHAHRAZ, S., BURNETT, R., LEACH-KEMON, K., FREEDMAN, G. &amp; MURRAY, C. 2014. </w:t>
      </w:r>
      <w:r w:rsidRPr="001B5374">
        <w:rPr>
          <w:i/>
        </w:rPr>
        <w:t>Transport for health: the global burden of disease from motorized road transport</w:t>
      </w:r>
      <w:r w:rsidRPr="001B5374">
        <w:t>.</w:t>
      </w:r>
    </w:p>
    <w:p w14:paraId="4E732FA5" w14:textId="77777777" w:rsidR="001B5374" w:rsidRPr="001B5374" w:rsidRDefault="001B5374" w:rsidP="001B5374">
      <w:pPr>
        <w:pStyle w:val="EndNoteBibliography"/>
        <w:spacing w:after="0"/>
        <w:ind w:left="720" w:hanging="720"/>
      </w:pPr>
      <w:r w:rsidRPr="001B5374">
        <w:t>CDC 2009. Centers for Disease Control and Prevention. Behavioral Risk Factor Surveillance System Survey Data. Atlanta, Georgia: U.S. Department of Health and Human Services, Centers for Disease Control and Prevention, 2019.</w:t>
      </w:r>
    </w:p>
    <w:p w14:paraId="3DE3028C" w14:textId="77777777" w:rsidR="001B5374" w:rsidRPr="001B5374" w:rsidRDefault="001B5374" w:rsidP="001B5374">
      <w:pPr>
        <w:pStyle w:val="EndNoteBibliography"/>
        <w:spacing w:after="0"/>
        <w:ind w:left="720" w:hanging="720"/>
      </w:pPr>
      <w:r w:rsidRPr="001B5374">
        <w:t>CDC 2010. Asthma Severity among Children with Current Asthma.</w:t>
      </w:r>
    </w:p>
    <w:p w14:paraId="22FB79D5" w14:textId="77777777" w:rsidR="001B5374" w:rsidRPr="001B5374" w:rsidRDefault="001B5374" w:rsidP="001B5374">
      <w:pPr>
        <w:pStyle w:val="EndNoteBibliography"/>
        <w:spacing w:after="0"/>
        <w:ind w:left="720" w:hanging="720"/>
      </w:pPr>
      <w:r w:rsidRPr="001B5374">
        <w:t>CDC 2011. Centers for Disease Control and Prevention. 2006-2008 ACBS Summary Data Qulaity Report. 2011.</w:t>
      </w:r>
    </w:p>
    <w:p w14:paraId="4BE236E3" w14:textId="77777777" w:rsidR="001B5374" w:rsidRPr="001B5374" w:rsidRDefault="001B5374" w:rsidP="001B5374">
      <w:pPr>
        <w:pStyle w:val="EndNoteBibliography"/>
        <w:spacing w:after="0"/>
        <w:ind w:left="720" w:hanging="720"/>
      </w:pPr>
      <w:r w:rsidRPr="001B5374">
        <w:t xml:space="preserve">CLARK, L. P., MILLET, D. B. &amp; MARSHALL, J. D. 2017. Changes in transportation-related air pollution exposures by race-ethnicity and socioeconomic status: Outdoor nitrogen dioxide in the United States in 2000 and 2010. </w:t>
      </w:r>
      <w:r w:rsidRPr="001B5374">
        <w:rPr>
          <w:i/>
        </w:rPr>
        <w:t>Environmental Health Perspectives,</w:t>
      </w:r>
      <w:r w:rsidRPr="001B5374">
        <w:t xml:space="preserve"> 125</w:t>
      </w:r>
      <w:r w:rsidRPr="001B5374">
        <w:rPr>
          <w:b/>
        </w:rPr>
        <w:t>,</w:t>
      </w:r>
      <w:r w:rsidRPr="001B5374">
        <w:t xml:space="preserve"> 1--10.</w:t>
      </w:r>
    </w:p>
    <w:p w14:paraId="2825DF99" w14:textId="77777777" w:rsidR="001B5374" w:rsidRPr="001B5374" w:rsidRDefault="001B5374" w:rsidP="001B5374">
      <w:pPr>
        <w:pStyle w:val="EndNoteBibliography"/>
        <w:spacing w:after="0"/>
        <w:ind w:left="720" w:hanging="720"/>
      </w:pPr>
      <w:r w:rsidRPr="001B5374">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1B5374">
        <w:rPr>
          <w:i/>
        </w:rPr>
        <w:t>The Lancet,</w:t>
      </w:r>
      <w:r w:rsidRPr="001B5374">
        <w:t xml:space="preserve"> 389</w:t>
      </w:r>
      <w:r w:rsidRPr="001B5374">
        <w:rPr>
          <w:b/>
        </w:rPr>
        <w:t>,</w:t>
      </w:r>
      <w:r w:rsidRPr="001B5374">
        <w:t xml:space="preserve"> 1907-1918.</w:t>
      </w:r>
    </w:p>
    <w:p w14:paraId="25199156" w14:textId="77777777" w:rsidR="001B5374" w:rsidRPr="001B5374" w:rsidRDefault="001B5374" w:rsidP="001B5374">
      <w:pPr>
        <w:pStyle w:val="EndNoteBibliography"/>
        <w:spacing w:after="0"/>
        <w:ind w:left="720" w:hanging="720"/>
      </w:pPr>
      <w:r w:rsidRPr="001B5374">
        <w:t xml:space="preserve">COHEN, A. J., ROSS ANDERSON, H., OSTRO, B., PANDEY, K. D., KRZYZANOWSKI, M., KÜNZLI, N., GUTSCHMIDT, K., POPE, A., ROMIEU, I. &amp; SAMET, J. M. 2005. The global burden of disease due to outdoor air pollution. </w:t>
      </w:r>
      <w:r w:rsidRPr="001B5374">
        <w:rPr>
          <w:i/>
        </w:rPr>
        <w:t>Journal of Toxicology and Environmental Health, Part A,</w:t>
      </w:r>
      <w:r w:rsidRPr="001B5374">
        <w:t xml:space="preserve"> 68</w:t>
      </w:r>
      <w:r w:rsidRPr="001B5374">
        <w:rPr>
          <w:b/>
        </w:rPr>
        <w:t>,</w:t>
      </w:r>
      <w:r w:rsidRPr="001B5374">
        <w:t xml:space="preserve"> 1301-1307.</w:t>
      </w:r>
    </w:p>
    <w:p w14:paraId="3A298BA9" w14:textId="77777777" w:rsidR="001B5374" w:rsidRPr="001B5374" w:rsidRDefault="001B5374" w:rsidP="001B5374">
      <w:pPr>
        <w:pStyle w:val="EndNoteBibliography"/>
        <w:spacing w:after="0"/>
        <w:ind w:left="720" w:hanging="720"/>
      </w:pPr>
      <w:r w:rsidRPr="001B5374">
        <w:t>GARBE, P., BALLUZ, L. S. &amp; CHIEF, B. 2011. Behavioral Risk Factor Surveillance System Asthma Call-Back Survey History And Analysis Guidance.</w:t>
      </w:r>
    </w:p>
    <w:p w14:paraId="2CE81698" w14:textId="77777777" w:rsidR="001B5374" w:rsidRPr="001B5374" w:rsidRDefault="001B5374" w:rsidP="001B5374">
      <w:pPr>
        <w:pStyle w:val="EndNoteBibliography"/>
        <w:spacing w:after="0"/>
        <w:ind w:left="720" w:hanging="720"/>
      </w:pPr>
      <w:r w:rsidRPr="001B5374">
        <w:t xml:space="preserve">GASANA, J., DILLIKAR, D., MENDY, A., FORNO, E. &amp; RAMOS VIEIRA, E. 2012. Motor vehicle air pollution and asthma in children: a meta-analysis. </w:t>
      </w:r>
      <w:r w:rsidRPr="001B5374">
        <w:rPr>
          <w:i/>
        </w:rPr>
        <w:t>Environmental Research,</w:t>
      </w:r>
      <w:r w:rsidRPr="001B5374">
        <w:t xml:space="preserve"> 117</w:t>
      </w:r>
      <w:r w:rsidRPr="001B5374">
        <w:rPr>
          <w:b/>
        </w:rPr>
        <w:t>,</w:t>
      </w:r>
      <w:r w:rsidRPr="001B5374">
        <w:t xml:space="preserve"> 36-45.</w:t>
      </w:r>
    </w:p>
    <w:p w14:paraId="26B3B5F3" w14:textId="77777777" w:rsidR="001B5374" w:rsidRPr="001B5374" w:rsidRDefault="001B5374" w:rsidP="001B5374">
      <w:pPr>
        <w:pStyle w:val="EndNoteBibliography"/>
        <w:spacing w:after="0"/>
        <w:ind w:left="720" w:hanging="720"/>
      </w:pPr>
      <w:r w:rsidRPr="001B5374">
        <w:t xml:space="preserve">HSU, J., QIN, X., BEAVERS, S. F. &amp; MIRABELLI, M. C. 2016. Asthma-related school absenteeism, morbidity, and modifiable factors. </w:t>
      </w:r>
      <w:r w:rsidRPr="001B5374">
        <w:rPr>
          <w:i/>
        </w:rPr>
        <w:t>American journal of preventive medicine,</w:t>
      </w:r>
      <w:r w:rsidRPr="001B5374">
        <w:t xml:space="preserve"> 51</w:t>
      </w:r>
      <w:r w:rsidRPr="001B5374">
        <w:rPr>
          <w:b/>
        </w:rPr>
        <w:t>,</w:t>
      </w:r>
      <w:r w:rsidRPr="001B5374">
        <w:t xml:space="preserve"> 23-32.</w:t>
      </w:r>
    </w:p>
    <w:p w14:paraId="532BBAF1" w14:textId="77777777" w:rsidR="001B5374" w:rsidRPr="001B5374" w:rsidRDefault="001B5374" w:rsidP="001B5374">
      <w:pPr>
        <w:pStyle w:val="EndNoteBibliography"/>
        <w:spacing w:after="0"/>
        <w:ind w:left="720" w:hanging="720"/>
      </w:pPr>
      <w:r w:rsidRPr="001B5374">
        <w:t xml:space="preserve">HYSTAD, P., SETTON, E., CERVANTES, A., POPLAWSKI, K., DESCHENES, S., BRAUER, M., VAN DONKELAAR, A., LAMSAL, L., MARTIN, R. &amp; JERRETT, M. 2011. Creating national air pollution models for population exposure assessment in Canada. </w:t>
      </w:r>
      <w:r w:rsidRPr="001B5374">
        <w:rPr>
          <w:i/>
        </w:rPr>
        <w:t>Environmental health perspectives,</w:t>
      </w:r>
      <w:r w:rsidRPr="001B5374">
        <w:t xml:space="preserve"> 119</w:t>
      </w:r>
      <w:r w:rsidRPr="001B5374">
        <w:rPr>
          <w:b/>
        </w:rPr>
        <w:t>,</w:t>
      </w:r>
      <w:r w:rsidRPr="001B5374">
        <w:t xml:space="preserve"> 1123-1129.</w:t>
      </w:r>
    </w:p>
    <w:p w14:paraId="5B3DFCEB" w14:textId="77777777" w:rsidR="001B5374" w:rsidRPr="001B5374" w:rsidRDefault="001B5374" w:rsidP="001B5374">
      <w:pPr>
        <w:pStyle w:val="EndNoteBibliography"/>
        <w:spacing w:after="0"/>
        <w:ind w:left="720" w:hanging="720"/>
      </w:pPr>
      <w:r w:rsidRPr="001B5374">
        <w:t xml:space="preserve">KHREIS, H., DE HOOGH, K. &amp; NIEUWENHUIJSEN, M. J. 2018a. Full-chain health impact assessment of traffic-related air pollution and childhood asthma. </w:t>
      </w:r>
      <w:r w:rsidRPr="001B5374">
        <w:rPr>
          <w:i/>
        </w:rPr>
        <w:t>Environment international,</w:t>
      </w:r>
      <w:r w:rsidRPr="001B5374">
        <w:t xml:space="preserve"> 114</w:t>
      </w:r>
      <w:r w:rsidRPr="001B5374">
        <w:rPr>
          <w:b/>
        </w:rPr>
        <w:t>,</w:t>
      </w:r>
      <w:r w:rsidRPr="001B5374">
        <w:t xml:space="preserve"> 365-375.</w:t>
      </w:r>
    </w:p>
    <w:p w14:paraId="429333F5" w14:textId="77777777" w:rsidR="001B5374" w:rsidRPr="001B5374" w:rsidRDefault="001B5374" w:rsidP="001B5374">
      <w:pPr>
        <w:pStyle w:val="EndNoteBibliography"/>
        <w:spacing w:after="0"/>
        <w:ind w:left="720" w:hanging="720"/>
      </w:pPr>
      <w:r w:rsidRPr="001B5374">
        <w:t xml:space="preserve">KHREIS, H., KELLY, C., TATE, J., PARSLOW, R., LUCAS, K. &amp; NIEUWENHUIJSEN, M. 2017. Exposure to traffic-related air pollution and risk of development of childhood asthma: a systematic review and meta-analysis. </w:t>
      </w:r>
      <w:r w:rsidRPr="001B5374">
        <w:rPr>
          <w:i/>
        </w:rPr>
        <w:t>Environment international,</w:t>
      </w:r>
      <w:r w:rsidRPr="001B5374">
        <w:t xml:space="preserve"> 100</w:t>
      </w:r>
      <w:r w:rsidRPr="001B5374">
        <w:rPr>
          <w:b/>
        </w:rPr>
        <w:t>,</w:t>
      </w:r>
      <w:r w:rsidRPr="001B5374">
        <w:t xml:space="preserve"> 1-31.</w:t>
      </w:r>
    </w:p>
    <w:p w14:paraId="1E1ED84A" w14:textId="77777777" w:rsidR="001B5374" w:rsidRPr="001B5374" w:rsidRDefault="001B5374" w:rsidP="001B5374">
      <w:pPr>
        <w:pStyle w:val="EndNoteBibliography"/>
        <w:spacing w:after="0"/>
        <w:ind w:left="720" w:hanging="720"/>
      </w:pPr>
      <w:r w:rsidRPr="001B5374">
        <w:lastRenderedPageBreak/>
        <w:t xml:space="preserve">KHREIS, H., RAMANI, T., DE HOOGH, K., MUELLER, N., ROJAS-RUEDA, D., ZIETSMAN, J. &amp; NIEUWENHUIJSEN, M. J. 2018b. Traffic-Related Air Pollution and the Local Burden of Childhood Asthma in Bradford, UK. </w:t>
      </w:r>
      <w:r w:rsidRPr="001B5374">
        <w:rPr>
          <w:i/>
        </w:rPr>
        <w:t>International Journal of Transportation Science and Technology</w:t>
      </w:r>
      <w:r w:rsidRPr="001B5374">
        <w:t>.</w:t>
      </w:r>
    </w:p>
    <w:p w14:paraId="21905437" w14:textId="77777777" w:rsidR="001B5374" w:rsidRPr="001B5374" w:rsidRDefault="001B5374" w:rsidP="001B5374">
      <w:pPr>
        <w:pStyle w:val="EndNoteBibliography"/>
        <w:spacing w:after="0"/>
        <w:ind w:left="720" w:hanging="720"/>
      </w:pPr>
      <w:r w:rsidRPr="001B5374">
        <w:t xml:space="preserve">KHREIS, H. C., MARTA; MUELLER, NATALIE; KEES DE HOOGH; HOEK, GERARD; NIEUWENHUIJSEN, MARK J; ROJAS-RUEDA, DAVID; In press. Outdoor Air Pollution and the Burden of Childhood Asthma across Europe. </w:t>
      </w:r>
      <w:r w:rsidRPr="001B5374">
        <w:rPr>
          <w:i/>
        </w:rPr>
        <w:t>European Respiratory Journal</w:t>
      </w:r>
      <w:r w:rsidRPr="001B5374">
        <w:t>.</w:t>
      </w:r>
    </w:p>
    <w:p w14:paraId="22687495" w14:textId="77777777" w:rsidR="001B5374" w:rsidRPr="001B5374" w:rsidRDefault="001B5374" w:rsidP="001B5374">
      <w:pPr>
        <w:pStyle w:val="EndNoteBibliography"/>
        <w:spacing w:after="0"/>
        <w:ind w:left="720" w:hanging="720"/>
      </w:pPr>
      <w:r w:rsidRPr="001B5374">
        <w:t xml:space="preserve">KORN, E. L. &amp; GRAUBARD, B. I. 2011. </w:t>
      </w:r>
      <w:r w:rsidRPr="001B5374">
        <w:rPr>
          <w:i/>
        </w:rPr>
        <w:t>Analysis of health surveys</w:t>
      </w:r>
      <w:r w:rsidRPr="001B5374">
        <w:t>, John Wiley &amp; Sons.</w:t>
      </w:r>
    </w:p>
    <w:p w14:paraId="050C2E0A" w14:textId="77777777" w:rsidR="001B5374" w:rsidRPr="001B5374" w:rsidRDefault="001B5374" w:rsidP="001B5374">
      <w:pPr>
        <w:pStyle w:val="EndNoteBibliography"/>
        <w:spacing w:after="0"/>
        <w:ind w:left="720" w:hanging="720"/>
      </w:pPr>
      <w:r w:rsidRPr="001B5374">
        <w:t xml:space="preserve">LEE, J.-Y., LEEM, J.-H., KIM, H.-C., LAMICHHANE, D. K., HWANG, S.-S., KIM, J.-H., PARK, M.-S., JUNG, D.-Y., KO, J.-K. &amp; KWON, H.-J. 2018. Effects of traffic-related air pollution on susceptibility to infantile bronchiolitis and childhood asthma: a cohort study in Korea. </w:t>
      </w:r>
      <w:r w:rsidRPr="001B5374">
        <w:rPr>
          <w:i/>
        </w:rPr>
        <w:t>Journal of Asthma,</w:t>
      </w:r>
      <w:r w:rsidRPr="001B5374">
        <w:t xml:space="preserve"> 55</w:t>
      </w:r>
      <w:r w:rsidRPr="001B5374">
        <w:rPr>
          <w:b/>
        </w:rPr>
        <w:t>,</w:t>
      </w:r>
      <w:r w:rsidRPr="001B5374">
        <w:t xml:space="preserve"> 223-230.</w:t>
      </w:r>
    </w:p>
    <w:p w14:paraId="0B6F5E16" w14:textId="77777777" w:rsidR="001B5374" w:rsidRPr="001B5374" w:rsidRDefault="001B5374" w:rsidP="001B5374">
      <w:pPr>
        <w:pStyle w:val="EndNoteBibliography"/>
        <w:spacing w:after="0"/>
        <w:ind w:left="720" w:hanging="720"/>
      </w:pPr>
      <w:r w:rsidRPr="001B5374">
        <w:t xml:space="preserve">LELIEVELD, J., EVANS, J. S., FNAIS, M., GIANNADAKI, D. &amp; POZZER, A. 2015. The contribution of outdoor air pollution sources to premature mortality on a global scale. </w:t>
      </w:r>
      <w:r w:rsidRPr="001B5374">
        <w:rPr>
          <w:i/>
        </w:rPr>
        <w:t>Nature,</w:t>
      </w:r>
      <w:r w:rsidRPr="001B5374">
        <w:t xml:space="preserve"> 525</w:t>
      </w:r>
      <w:r w:rsidRPr="001B5374">
        <w:rPr>
          <w:b/>
        </w:rPr>
        <w:t>,</w:t>
      </w:r>
      <w:r w:rsidRPr="001B5374">
        <w:t xml:space="preserve"> 367.</w:t>
      </w:r>
    </w:p>
    <w:p w14:paraId="1BF74224" w14:textId="77777777" w:rsidR="001B5374" w:rsidRPr="001B5374" w:rsidRDefault="001B5374" w:rsidP="001B5374">
      <w:pPr>
        <w:pStyle w:val="EndNoteBibliography"/>
        <w:spacing w:after="0"/>
        <w:ind w:left="720" w:hanging="720"/>
      </w:pPr>
      <w:r w:rsidRPr="001B5374">
        <w:t>MANSON, S., SCHROEDER, J., VAN RIPER, D. &amp; RUGGLES, S. 2018. IPUMS National Historical Geographic Information System: Version 13.0 [Database]. Minneapolis: University of Minnesota.</w:t>
      </w:r>
    </w:p>
    <w:p w14:paraId="61100D03" w14:textId="77777777" w:rsidR="001B5374" w:rsidRPr="001B5374" w:rsidRDefault="001B5374" w:rsidP="001B5374">
      <w:pPr>
        <w:pStyle w:val="EndNoteBibliography"/>
        <w:spacing w:after="0"/>
        <w:ind w:left="720" w:hanging="720"/>
      </w:pPr>
      <w:r w:rsidRPr="001B5374">
        <w:t xml:space="preserve">MAUSNER, J. &amp; KRAMER, S. 1985. Epidemiology: An Introductory Text. Phila-delphia. </w:t>
      </w:r>
      <w:r w:rsidRPr="001B5374">
        <w:rPr>
          <w:i/>
        </w:rPr>
        <w:t>PA: Saunders</w:t>
      </w:r>
      <w:r w:rsidRPr="001B5374">
        <w:t>.</w:t>
      </w:r>
    </w:p>
    <w:p w14:paraId="4FB91DE0" w14:textId="77777777" w:rsidR="001B5374" w:rsidRPr="001B5374" w:rsidRDefault="001B5374" w:rsidP="001B5374">
      <w:pPr>
        <w:pStyle w:val="EndNoteBibliography"/>
        <w:spacing w:after="0"/>
        <w:ind w:left="720" w:hanging="720"/>
      </w:pPr>
      <w:r w:rsidRPr="001B5374">
        <w:t xml:space="preserve">MUELLER, N., ROJAS-RUEDA, D., BASAGAÑA, X., CIRACH, M., COLE-HUNTER, T., DADVAND, P., DONAIRE-GONZALEZ, D., FORASTER, M., GASCON, M. &amp; MARTINEZ, D. 2017. Urban and transport planning related exposures and mortality: a health impact assessment for cities. </w:t>
      </w:r>
      <w:r w:rsidRPr="001B5374">
        <w:rPr>
          <w:i/>
        </w:rPr>
        <w:t>Environmental Health Perspectives,</w:t>
      </w:r>
      <w:r w:rsidRPr="001B5374">
        <w:t xml:space="preserve"> 125</w:t>
      </w:r>
      <w:r w:rsidRPr="001B5374">
        <w:rPr>
          <w:b/>
        </w:rPr>
        <w:t>,</w:t>
      </w:r>
      <w:r w:rsidRPr="001B5374">
        <w:t xml:space="preserve"> 89-96.</w:t>
      </w:r>
    </w:p>
    <w:p w14:paraId="548539A4" w14:textId="77777777" w:rsidR="001B5374" w:rsidRPr="001B5374" w:rsidRDefault="001B5374" w:rsidP="001B5374">
      <w:pPr>
        <w:pStyle w:val="EndNoteBibliography"/>
        <w:spacing w:after="0"/>
        <w:ind w:left="720" w:hanging="720"/>
      </w:pPr>
      <w:r w:rsidRPr="001B5374">
        <w:t>NATIONAL SURVEY OF CHILDREN'S HEALTH, N. 2012. Data query from the Child and Adolescent Health Measurement Initiative. Data Resource Center for Child and Adolescent Health website.</w:t>
      </w:r>
    </w:p>
    <w:p w14:paraId="166A49BC" w14:textId="77777777" w:rsidR="001B5374" w:rsidRPr="001B5374" w:rsidRDefault="001B5374" w:rsidP="001B5374">
      <w:pPr>
        <w:pStyle w:val="EndNoteBibliography"/>
        <w:spacing w:after="0"/>
        <w:ind w:left="720" w:hanging="720"/>
      </w:pPr>
      <w:r w:rsidRPr="001B5374">
        <w:t xml:space="preserve">NOVOTNY, E. V., BECHLE, M. J., MILLET, D. B. &amp; MARSHALL, J. D. 2011. National satellite-based land-use regression: NO2 in the United States. </w:t>
      </w:r>
      <w:r w:rsidRPr="001B5374">
        <w:rPr>
          <w:i/>
        </w:rPr>
        <w:t>Environmental science &amp; technology,</w:t>
      </w:r>
      <w:r w:rsidRPr="001B5374">
        <w:t xml:space="preserve"> 45</w:t>
      </w:r>
      <w:r w:rsidRPr="001B5374">
        <w:rPr>
          <w:b/>
        </w:rPr>
        <w:t>,</w:t>
      </w:r>
      <w:r w:rsidRPr="001B5374">
        <w:t xml:space="preserve"> 4407-4414.</w:t>
      </w:r>
    </w:p>
    <w:p w14:paraId="12DA6D14" w14:textId="77777777" w:rsidR="001B5374" w:rsidRPr="001B5374" w:rsidRDefault="001B5374" w:rsidP="001B5374">
      <w:pPr>
        <w:pStyle w:val="EndNoteBibliography"/>
        <w:spacing w:after="0"/>
        <w:ind w:left="720" w:hanging="720"/>
      </w:pPr>
      <w:r w:rsidRPr="001B5374">
        <w:t xml:space="preserve">NURMAGAMBETOV, T., KUWAHARA, R. &amp; GARBE, P. 2018. The economic burden of asthma in the United States, 2008–2013. </w:t>
      </w:r>
      <w:r w:rsidRPr="001B5374">
        <w:rPr>
          <w:i/>
        </w:rPr>
        <w:t>Annals of the American Thoracic Society,</w:t>
      </w:r>
      <w:r w:rsidRPr="001B5374">
        <w:t xml:space="preserve"> 15</w:t>
      </w:r>
      <w:r w:rsidRPr="001B5374">
        <w:rPr>
          <w:b/>
        </w:rPr>
        <w:t>,</w:t>
      </w:r>
      <w:r w:rsidRPr="001B5374">
        <w:t xml:space="preserve"> 348-356.</w:t>
      </w:r>
    </w:p>
    <w:p w14:paraId="7E7AB042" w14:textId="77777777" w:rsidR="001B5374" w:rsidRPr="001B5374" w:rsidRDefault="001B5374" w:rsidP="001B5374">
      <w:pPr>
        <w:pStyle w:val="EndNoteBibliography"/>
        <w:spacing w:after="0"/>
        <w:ind w:left="720" w:hanging="720"/>
      </w:pPr>
      <w:r w:rsidRPr="001B5374">
        <w:t>OSTRO, B. &amp; ORGANIZATION, W. H. 2004. Outdoor air pollution: assessing the environmental burden of disease at national and local levels.</w:t>
      </w:r>
    </w:p>
    <w:p w14:paraId="34F00FD4" w14:textId="77777777" w:rsidR="001B5374" w:rsidRPr="001B5374" w:rsidRDefault="001B5374" w:rsidP="001B5374">
      <w:pPr>
        <w:pStyle w:val="EndNoteBibliography"/>
        <w:spacing w:after="0"/>
        <w:ind w:left="720" w:hanging="720"/>
      </w:pPr>
      <w:r w:rsidRPr="001B5374">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1B5374">
        <w:rPr>
          <w:i/>
        </w:rPr>
        <w:t>Epidemiology,</w:t>
      </w:r>
      <w:r w:rsidRPr="001B5374">
        <w:t xml:space="preserve"> 29</w:t>
      </w:r>
      <w:r w:rsidRPr="001B5374">
        <w:rPr>
          <w:b/>
        </w:rPr>
        <w:t>,</w:t>
      </w:r>
      <w:r w:rsidRPr="001B5374">
        <w:t xml:space="preserve"> 22-30.</w:t>
      </w:r>
    </w:p>
    <w:p w14:paraId="553D94C8" w14:textId="77777777" w:rsidR="001B5374" w:rsidRPr="001B5374" w:rsidRDefault="001B5374" w:rsidP="001B5374">
      <w:pPr>
        <w:pStyle w:val="EndNoteBibliography"/>
        <w:spacing w:after="0"/>
        <w:ind w:left="720" w:hanging="720"/>
      </w:pPr>
      <w:r w:rsidRPr="001B5374">
        <w:t xml:space="preserve">PEREZ, L., DECLERCQ, C., IÑIGUEZ, C., AGUILERA, I., BADALONI, C., BALLESTER, F., BOULAND, C., CHANEL, O., CIRARDA, F. B. &amp; FORASTIERE, F. 2013. Chronic burden of near-roadway traffic pollution in 10 European cities (APHEKOM network). </w:t>
      </w:r>
      <w:r w:rsidRPr="001B5374">
        <w:rPr>
          <w:i/>
        </w:rPr>
        <w:t>European Respiratory Journal</w:t>
      </w:r>
      <w:r w:rsidRPr="001B5374">
        <w:rPr>
          <w:b/>
        </w:rPr>
        <w:t>,</w:t>
      </w:r>
      <w:r w:rsidRPr="001B5374">
        <w:t xml:space="preserve"> erj00311-2012.</w:t>
      </w:r>
    </w:p>
    <w:p w14:paraId="5C43B742" w14:textId="77777777" w:rsidR="001B5374" w:rsidRPr="001B5374" w:rsidRDefault="001B5374" w:rsidP="001B5374">
      <w:pPr>
        <w:pStyle w:val="EndNoteBibliography"/>
        <w:spacing w:after="0"/>
        <w:ind w:left="720" w:hanging="720"/>
      </w:pPr>
      <w:r w:rsidRPr="001B5374">
        <w:t xml:space="preserve">PEREZ, L., KÜNZLI, N., AVOL, E., HRICKO, A. M., LURMANN, F., NICHOLAS, E., GILLILAND, F., PETERS, J. &amp; MCCONNELL, R. 2009. Global goods movement and the local burden of childhood asthma in southern California. </w:t>
      </w:r>
      <w:r w:rsidRPr="001B5374">
        <w:rPr>
          <w:i/>
        </w:rPr>
        <w:t>American Journal of Public Health,</w:t>
      </w:r>
      <w:r w:rsidRPr="001B5374">
        <w:t xml:space="preserve"> 99</w:t>
      </w:r>
      <w:r w:rsidRPr="001B5374">
        <w:rPr>
          <w:b/>
        </w:rPr>
        <w:t>,</w:t>
      </w:r>
      <w:r w:rsidRPr="001B5374">
        <w:t xml:space="preserve"> S622-S628.</w:t>
      </w:r>
    </w:p>
    <w:p w14:paraId="605E554C" w14:textId="77777777" w:rsidR="001B5374" w:rsidRPr="001B5374" w:rsidRDefault="001B5374" w:rsidP="001B5374">
      <w:pPr>
        <w:pStyle w:val="EndNoteBibliography"/>
        <w:spacing w:after="0"/>
        <w:ind w:left="720" w:hanging="720"/>
      </w:pPr>
      <w:r w:rsidRPr="001B5374">
        <w:t>R CORE TEAM 2018. R: A Language and Environment for Statistical Computing. R Foundation for Statistical Computing.</w:t>
      </w:r>
    </w:p>
    <w:p w14:paraId="08C343B1" w14:textId="77777777" w:rsidR="001B5374" w:rsidRPr="001B5374" w:rsidRDefault="001B5374" w:rsidP="001B5374">
      <w:pPr>
        <w:pStyle w:val="EndNoteBibliography"/>
        <w:spacing w:after="0"/>
        <w:ind w:left="720" w:hanging="720"/>
      </w:pPr>
      <w:r w:rsidRPr="001B5374">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1B5374">
        <w:rPr>
          <w:i/>
        </w:rPr>
        <w:t>Environmental health perspectives,</w:t>
      </w:r>
      <w:r w:rsidRPr="001B5374">
        <w:t xml:space="preserve"> 125</w:t>
      </w:r>
      <w:r w:rsidRPr="001B5374">
        <w:rPr>
          <w:b/>
        </w:rPr>
        <w:t>,</w:t>
      </w:r>
      <w:r w:rsidRPr="001B5374">
        <w:t xml:space="preserve"> 737-745.</w:t>
      </w:r>
    </w:p>
    <w:p w14:paraId="39DFC4A9" w14:textId="77777777" w:rsidR="001B5374" w:rsidRPr="001B5374" w:rsidRDefault="001B5374" w:rsidP="001B5374">
      <w:pPr>
        <w:pStyle w:val="EndNoteBibliography"/>
        <w:spacing w:after="0"/>
        <w:ind w:left="720" w:hanging="720"/>
      </w:pPr>
      <w:r w:rsidRPr="001B5374">
        <w:t xml:space="preserve">RICE, M. B., RIFAS-SHIMAN, S. L., LITONJUA, A. A., GILLMAN, M. W., LIEBMAN, N., KLOOG, I., LUTTMANN-GIBSON, H., COULL, B. A., SCHWARTZ, J. &amp; KOUTRAKIS, P. 2018. Lifetime air </w:t>
      </w:r>
      <w:r w:rsidRPr="001B5374">
        <w:lastRenderedPageBreak/>
        <w:t xml:space="preserve">pollution exposure and asthma in a pediatric birth cohort. </w:t>
      </w:r>
      <w:r w:rsidRPr="001B5374">
        <w:rPr>
          <w:i/>
        </w:rPr>
        <w:t>Journal of Allergy and Clinical Immunology,</w:t>
      </w:r>
      <w:r w:rsidRPr="001B5374">
        <w:t xml:space="preserve"> 141</w:t>
      </w:r>
      <w:r w:rsidRPr="001B5374">
        <w:rPr>
          <w:b/>
        </w:rPr>
        <w:t>,</w:t>
      </w:r>
      <w:r w:rsidRPr="001B5374">
        <w:t xml:space="preserve"> 1932-1934. e7.</w:t>
      </w:r>
    </w:p>
    <w:p w14:paraId="42F8A695" w14:textId="77777777" w:rsidR="001B5374" w:rsidRPr="001B5374" w:rsidRDefault="001B5374" w:rsidP="001B5374">
      <w:pPr>
        <w:pStyle w:val="EndNoteBibliography"/>
        <w:spacing w:after="0"/>
        <w:ind w:left="720" w:hanging="720"/>
      </w:pPr>
      <w:r w:rsidRPr="001B5374">
        <w:t xml:space="preserve">TAINIO, M. 2015. Burden of disease caused by local transport in Warsaw, Poland. </w:t>
      </w:r>
      <w:r w:rsidRPr="001B5374">
        <w:rPr>
          <w:i/>
        </w:rPr>
        <w:t>Journal of transport &amp; health,</w:t>
      </w:r>
      <w:r w:rsidRPr="001B5374">
        <w:t xml:space="preserve"> 2</w:t>
      </w:r>
      <w:r w:rsidRPr="001B5374">
        <w:rPr>
          <w:b/>
        </w:rPr>
        <w:t>,</w:t>
      </w:r>
      <w:r w:rsidRPr="001B5374">
        <w:t xml:space="preserve"> 423-433.</w:t>
      </w:r>
    </w:p>
    <w:p w14:paraId="30B7B30B" w14:textId="77777777" w:rsidR="001B5374" w:rsidRPr="001B5374" w:rsidRDefault="001B5374" w:rsidP="001B5374">
      <w:pPr>
        <w:pStyle w:val="EndNoteBibliography"/>
        <w:spacing w:after="0"/>
        <w:ind w:left="720" w:hanging="720"/>
      </w:pPr>
      <w:r w:rsidRPr="001B5374">
        <w:t>US CENSUS BUREAU 2010. American factfinder. US Census Bureau Washington, DC.</w:t>
      </w:r>
    </w:p>
    <w:p w14:paraId="306F748D" w14:textId="00E9E9A8" w:rsidR="001B5374" w:rsidRPr="001B5374" w:rsidRDefault="001B5374" w:rsidP="001B5374">
      <w:pPr>
        <w:pStyle w:val="EndNoteBibliography"/>
        <w:spacing w:after="0"/>
        <w:ind w:left="720" w:hanging="720"/>
      </w:pPr>
      <w:r w:rsidRPr="001B5374">
        <w:t xml:space="preserve">US CENSUS BUREAU. 2016. </w:t>
      </w:r>
      <w:r w:rsidRPr="001B5374">
        <w:rPr>
          <w:i/>
        </w:rPr>
        <w:t xml:space="preserve">Defining rural at the U.S. census bureau </w:t>
      </w:r>
      <w:r w:rsidRPr="001B5374">
        <w:t xml:space="preserve">[Online]. Available: </w:t>
      </w:r>
      <w:hyperlink r:id="rId19" w:history="1">
        <w:r w:rsidRPr="001B5374">
          <w:rPr>
            <w:rStyle w:val="Hyperlink"/>
          </w:rPr>
          <w:t>https://www.census.gov/library/publications/2016/acs/acsgeo-1.html</w:t>
        </w:r>
      </w:hyperlink>
      <w:r w:rsidRPr="001B5374">
        <w:t xml:space="preserve"> [Accessed].</w:t>
      </w:r>
    </w:p>
    <w:p w14:paraId="02FA1DF9" w14:textId="77777777" w:rsidR="001B5374" w:rsidRPr="001B5374" w:rsidRDefault="001B5374" w:rsidP="001B5374">
      <w:pPr>
        <w:pStyle w:val="EndNoteBibliography"/>
        <w:spacing w:after="0"/>
        <w:ind w:left="720" w:hanging="720"/>
      </w:pPr>
      <w:r w:rsidRPr="001B5374">
        <w:t xml:space="preserve">VIENNEAU, D., DE HOOGH, K., BECHLE, M. J., BEELEN, R., VAN DONKELAAR, A., MARTIN, R. V., MILLET, D. B., HOEK, G. &amp; MARSHALL, J. D. 2013. Western European land use regression incorporating satellite-and ground-based measurements of NO2 and PM10. </w:t>
      </w:r>
      <w:r w:rsidRPr="001B5374">
        <w:rPr>
          <w:i/>
        </w:rPr>
        <w:t>Environmental science &amp; technology,</w:t>
      </w:r>
      <w:r w:rsidRPr="001B5374">
        <w:t xml:space="preserve"> 47</w:t>
      </w:r>
      <w:r w:rsidRPr="001B5374">
        <w:rPr>
          <w:b/>
        </w:rPr>
        <w:t>,</w:t>
      </w:r>
      <w:r w:rsidRPr="001B5374">
        <w:t xml:space="preserve"> 13555-13564.</w:t>
      </w:r>
    </w:p>
    <w:p w14:paraId="085E2C99" w14:textId="77777777" w:rsidR="001B5374" w:rsidRPr="001B5374" w:rsidRDefault="001B5374" w:rsidP="001B5374">
      <w:pPr>
        <w:pStyle w:val="EndNoteBibliography"/>
        <w:spacing w:after="0"/>
        <w:ind w:left="720" w:hanging="720"/>
      </w:pPr>
      <w:r w:rsidRPr="001B5374">
        <w:t>WHO 2005. Air Quality Guidlines Global Update 2005.</w:t>
      </w:r>
    </w:p>
    <w:p w14:paraId="61ECD008" w14:textId="77777777" w:rsidR="001B5374" w:rsidRPr="001B5374" w:rsidRDefault="001B5374" w:rsidP="001B5374">
      <w:pPr>
        <w:pStyle w:val="EndNoteBibliography"/>
        <w:spacing w:after="0"/>
        <w:ind w:left="720" w:hanging="720"/>
      </w:pPr>
      <w:r w:rsidRPr="001B5374">
        <w:t xml:space="preserve">WINER, R. A., QIN, X., HARRINGTON, T., MOORMAN, J. &amp; ZAHRAN, H. 2012. Asthma incidence among children and adults: findings from the Behavioral Risk Factor Surveillance system asthma call-back survey—United States, 2006–2008. </w:t>
      </w:r>
      <w:r w:rsidRPr="001B5374">
        <w:rPr>
          <w:i/>
        </w:rPr>
        <w:t>Journal of Asthma,</w:t>
      </w:r>
      <w:r w:rsidRPr="001B5374">
        <w:t xml:space="preserve"> 49</w:t>
      </w:r>
      <w:r w:rsidRPr="001B5374">
        <w:rPr>
          <w:b/>
        </w:rPr>
        <w:t>,</w:t>
      </w:r>
      <w:r w:rsidRPr="001B5374">
        <w:t xml:space="preserve"> 16-22.</w:t>
      </w:r>
    </w:p>
    <w:p w14:paraId="1C7B19AC" w14:textId="77777777" w:rsidR="001B5374" w:rsidRPr="001B5374" w:rsidRDefault="001B5374" w:rsidP="001B5374">
      <w:pPr>
        <w:pStyle w:val="EndNoteBibliography"/>
        <w:ind w:left="720" w:hanging="720"/>
      </w:pPr>
      <w:r w:rsidRPr="001B5374">
        <w:t xml:space="preserve">ZAHRAN, H. S., BAILEY, C. M., DAMON, S. A., GARBE, P. L. &amp; BREYSSE, P. N. 2018. Vital signs: asthma in children—United States, 2001–2016. </w:t>
      </w:r>
      <w:r w:rsidRPr="001B5374">
        <w:rPr>
          <w:i/>
        </w:rPr>
        <w:t>Morbidity and Mortality Weekly Report,</w:t>
      </w:r>
      <w:r w:rsidRPr="001B5374">
        <w:t xml:space="preserve"> 67</w:t>
      </w:r>
      <w:r w:rsidRPr="001B5374">
        <w:rPr>
          <w:b/>
        </w:rPr>
        <w:t>,</w:t>
      </w:r>
      <w:r w:rsidRPr="001B5374">
        <w:t xml:space="preserve"> 149.</w:t>
      </w:r>
    </w:p>
    <w:p w14:paraId="6410C1AD" w14:textId="6E967107" w:rsidR="00996C2C" w:rsidRPr="00EC1FA9" w:rsidRDefault="00E23ED3" w:rsidP="001B5374">
      <w:pPr>
        <w:spacing w:line="276" w:lineRule="auto"/>
      </w:pPr>
      <w:r w:rsidRPr="00EC1FA9">
        <w:fldChar w:fldCharType="end"/>
      </w:r>
    </w:p>
    <w:p w14:paraId="19F7AEEF" w14:textId="77777777" w:rsidR="00A02C0E" w:rsidRDefault="00A02C0E" w:rsidP="00A06B6A">
      <w:pPr>
        <w:spacing w:line="276" w:lineRule="auto"/>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
    </w:p>
    <w:p w14:paraId="52CD4F04" w14:textId="4A4BF732" w:rsidR="00703362" w:rsidRPr="00EC1FA9" w:rsidRDefault="00996C2C" w:rsidP="00A06B6A">
      <w:pPr>
        <w:spacing w:line="276" w:lineRule="auto"/>
        <w:rPr>
          <w:b/>
          <w:bCs/>
        </w:rPr>
      </w:pPr>
      <w:r w:rsidRPr="00EC1FA9">
        <w:rPr>
          <w:b/>
          <w:bCs/>
        </w:rPr>
        <w:lastRenderedPageBreak/>
        <w:t>Supplementary Material</w:t>
      </w:r>
      <w:r w:rsidR="00703362" w:rsidRPr="00EC1FA9">
        <w:rPr>
          <w:b/>
          <w:bCs/>
        </w:rPr>
        <w:t xml:space="preserve"> </w:t>
      </w:r>
    </w:p>
    <w:commentRangeStart w:id="1447"/>
    <w:p w14:paraId="4287949E" w14:textId="01672F7F" w:rsidR="001B5374" w:rsidRDefault="004E4D3F">
      <w:pPr>
        <w:pStyle w:val="TableofFigures"/>
        <w:tabs>
          <w:tab w:val="right" w:leader="dot" w:pos="13948"/>
        </w:tabs>
        <w:rPr>
          <w:rFonts w:eastAsiaTheme="minorEastAsia"/>
          <w:noProof/>
        </w:rPr>
      </w:pPr>
      <w:r w:rsidRPr="00ED2A02">
        <w:fldChar w:fldCharType="begin"/>
      </w:r>
      <w:r w:rsidRPr="00ED2A02">
        <w:instrText xml:space="preserve"> TOC \h \z \c "Table S" </w:instrText>
      </w:r>
      <w:r w:rsidRPr="00ED2A02">
        <w:fldChar w:fldCharType="separate"/>
      </w:r>
      <w:hyperlink w:anchor="_Toc14120462" w:history="1">
        <w:r w:rsidR="001B5374" w:rsidRPr="00865B7D">
          <w:rPr>
            <w:rStyle w:val="Hyperlink"/>
            <w:i/>
            <w:iCs/>
            <w:noProof/>
          </w:rPr>
          <w:t>Table S1: NO</w:t>
        </w:r>
        <w:r w:rsidR="001B5374" w:rsidRPr="00865B7D">
          <w:rPr>
            <w:rStyle w:val="Hyperlink"/>
            <w:i/>
            <w:iCs/>
            <w:noProof/>
            <w:vertAlign w:val="subscript"/>
          </w:rPr>
          <w:t>2</w:t>
        </w:r>
        <w:r w:rsidR="001B5374" w:rsidRPr="00865B7D">
          <w:rPr>
            <w:rStyle w:val="Hyperlink"/>
            <w:i/>
            <w:iCs/>
            <w:noProof/>
          </w:rPr>
          <w:t xml:space="preserve"> concentration (ug/m</w:t>
        </w:r>
        <w:r w:rsidR="001B5374" w:rsidRPr="00865B7D">
          <w:rPr>
            <w:rStyle w:val="Hyperlink"/>
            <w:i/>
            <w:iCs/>
            <w:noProof/>
            <w:vertAlign w:val="superscript"/>
          </w:rPr>
          <w:t>3</w:t>
        </w:r>
        <w:r w:rsidR="001B5374" w:rsidRPr="00865B7D">
          <w:rPr>
            <w:rStyle w:val="Hyperlink"/>
            <w:i/>
            <w:iCs/>
            <w:noProof/>
          </w:rPr>
          <w:t>) by state</w:t>
        </w:r>
        <w:r w:rsidR="001B5374">
          <w:rPr>
            <w:noProof/>
            <w:webHidden/>
          </w:rPr>
          <w:tab/>
        </w:r>
        <w:r w:rsidR="001B5374">
          <w:rPr>
            <w:noProof/>
            <w:webHidden/>
          </w:rPr>
          <w:fldChar w:fldCharType="begin"/>
        </w:r>
        <w:r w:rsidR="001B5374">
          <w:rPr>
            <w:noProof/>
            <w:webHidden/>
          </w:rPr>
          <w:instrText xml:space="preserve"> PAGEREF _Toc14120462 \h </w:instrText>
        </w:r>
        <w:r w:rsidR="001B5374">
          <w:rPr>
            <w:noProof/>
            <w:webHidden/>
          </w:rPr>
        </w:r>
        <w:r w:rsidR="001B5374">
          <w:rPr>
            <w:noProof/>
            <w:webHidden/>
          </w:rPr>
          <w:fldChar w:fldCharType="separate"/>
        </w:r>
        <w:r w:rsidR="001B5374">
          <w:rPr>
            <w:noProof/>
            <w:webHidden/>
          </w:rPr>
          <w:t>23</w:t>
        </w:r>
        <w:r w:rsidR="001B5374">
          <w:rPr>
            <w:noProof/>
            <w:webHidden/>
          </w:rPr>
          <w:fldChar w:fldCharType="end"/>
        </w:r>
      </w:hyperlink>
    </w:p>
    <w:p w14:paraId="665D513B" w14:textId="4F2F8686" w:rsidR="001B5374" w:rsidRDefault="001B5374">
      <w:pPr>
        <w:pStyle w:val="TableofFigures"/>
        <w:tabs>
          <w:tab w:val="right" w:leader="dot" w:pos="13948"/>
        </w:tabs>
        <w:rPr>
          <w:rFonts w:eastAsiaTheme="minorEastAsia"/>
          <w:noProof/>
        </w:rPr>
      </w:pPr>
      <w:hyperlink w:anchor="_Toc14120463" w:history="1">
        <w:r w:rsidRPr="00865B7D">
          <w:rPr>
            <w:rStyle w:val="Hyperlink"/>
            <w:i/>
            <w:iCs/>
            <w:noProof/>
          </w:rPr>
          <w:t>Table S2:  Available childhood asthma incidence rates by state and year</w:t>
        </w:r>
        <w:r>
          <w:rPr>
            <w:noProof/>
            <w:webHidden/>
          </w:rPr>
          <w:tab/>
        </w:r>
        <w:r>
          <w:rPr>
            <w:noProof/>
            <w:webHidden/>
          </w:rPr>
          <w:fldChar w:fldCharType="begin"/>
        </w:r>
        <w:r>
          <w:rPr>
            <w:noProof/>
            <w:webHidden/>
          </w:rPr>
          <w:instrText xml:space="preserve"> PAGEREF _Toc14120463 \h </w:instrText>
        </w:r>
        <w:r>
          <w:rPr>
            <w:noProof/>
            <w:webHidden/>
          </w:rPr>
        </w:r>
        <w:r>
          <w:rPr>
            <w:noProof/>
            <w:webHidden/>
          </w:rPr>
          <w:fldChar w:fldCharType="separate"/>
        </w:r>
        <w:r>
          <w:rPr>
            <w:noProof/>
            <w:webHidden/>
          </w:rPr>
          <w:t>24</w:t>
        </w:r>
        <w:r>
          <w:rPr>
            <w:noProof/>
            <w:webHidden/>
          </w:rPr>
          <w:fldChar w:fldCharType="end"/>
        </w:r>
      </w:hyperlink>
    </w:p>
    <w:p w14:paraId="25022A7D" w14:textId="6B729B38" w:rsidR="001B5374" w:rsidRDefault="001B5374">
      <w:pPr>
        <w:pStyle w:val="TableofFigures"/>
        <w:tabs>
          <w:tab w:val="right" w:leader="dot" w:pos="13948"/>
        </w:tabs>
        <w:rPr>
          <w:rFonts w:eastAsiaTheme="minorEastAsia"/>
          <w:noProof/>
        </w:rPr>
      </w:pPr>
      <w:hyperlink w:anchor="_Toc14120464" w:history="1">
        <w:r w:rsidRPr="00865B7D">
          <w:rPr>
            <w:rStyle w:val="Hyperlink"/>
            <w:i/>
            <w:iCs/>
            <w:noProof/>
          </w:rPr>
          <w:t>Table S3: Childhood asthma survey summary by state (Total of 2006-2010)</w:t>
        </w:r>
        <w:r>
          <w:rPr>
            <w:noProof/>
            <w:webHidden/>
          </w:rPr>
          <w:tab/>
        </w:r>
        <w:r>
          <w:rPr>
            <w:noProof/>
            <w:webHidden/>
          </w:rPr>
          <w:fldChar w:fldCharType="begin"/>
        </w:r>
        <w:r>
          <w:rPr>
            <w:noProof/>
            <w:webHidden/>
          </w:rPr>
          <w:instrText xml:space="preserve"> PAGEREF _Toc14120464 \h </w:instrText>
        </w:r>
        <w:r>
          <w:rPr>
            <w:noProof/>
            <w:webHidden/>
          </w:rPr>
        </w:r>
        <w:r>
          <w:rPr>
            <w:noProof/>
            <w:webHidden/>
          </w:rPr>
          <w:fldChar w:fldCharType="separate"/>
        </w:r>
        <w:r>
          <w:rPr>
            <w:noProof/>
            <w:webHidden/>
          </w:rPr>
          <w:t>25</w:t>
        </w:r>
        <w:r>
          <w:rPr>
            <w:noProof/>
            <w:webHidden/>
          </w:rPr>
          <w:fldChar w:fldCharType="end"/>
        </w:r>
      </w:hyperlink>
    </w:p>
    <w:p w14:paraId="5F24C005" w14:textId="4651000B" w:rsidR="001B5374" w:rsidRDefault="001B5374">
      <w:pPr>
        <w:pStyle w:val="TableofFigures"/>
        <w:tabs>
          <w:tab w:val="right" w:leader="dot" w:pos="13948"/>
        </w:tabs>
        <w:rPr>
          <w:rFonts w:eastAsiaTheme="minorEastAsia"/>
          <w:noProof/>
        </w:rPr>
      </w:pPr>
      <w:hyperlink w:anchor="_Toc14120465" w:history="1">
        <w:r w:rsidRPr="00865B7D">
          <w:rPr>
            <w:rStyle w:val="Hyperlink"/>
            <w:noProof/>
          </w:rPr>
          <w:t>Table S4: Aggregated childhood asthma weighted survey summary (2006-2010)</w:t>
        </w:r>
        <w:r>
          <w:rPr>
            <w:noProof/>
            <w:webHidden/>
          </w:rPr>
          <w:tab/>
        </w:r>
        <w:r>
          <w:rPr>
            <w:noProof/>
            <w:webHidden/>
          </w:rPr>
          <w:fldChar w:fldCharType="begin"/>
        </w:r>
        <w:r>
          <w:rPr>
            <w:noProof/>
            <w:webHidden/>
          </w:rPr>
          <w:instrText xml:space="preserve"> PAGEREF _Toc14120465 \h </w:instrText>
        </w:r>
        <w:r>
          <w:rPr>
            <w:noProof/>
            <w:webHidden/>
          </w:rPr>
        </w:r>
        <w:r>
          <w:rPr>
            <w:noProof/>
            <w:webHidden/>
          </w:rPr>
          <w:fldChar w:fldCharType="separate"/>
        </w:r>
        <w:r>
          <w:rPr>
            <w:noProof/>
            <w:webHidden/>
          </w:rPr>
          <w:t>26</w:t>
        </w:r>
        <w:r>
          <w:rPr>
            <w:noProof/>
            <w:webHidden/>
          </w:rPr>
          <w:fldChar w:fldCharType="end"/>
        </w:r>
      </w:hyperlink>
    </w:p>
    <w:p w14:paraId="1FE76C04" w14:textId="25EAD75B" w:rsidR="001B5374" w:rsidRDefault="001B5374">
      <w:pPr>
        <w:pStyle w:val="TableofFigures"/>
        <w:tabs>
          <w:tab w:val="right" w:leader="dot" w:pos="13948"/>
        </w:tabs>
        <w:rPr>
          <w:rFonts w:eastAsiaTheme="minorEastAsia"/>
          <w:noProof/>
        </w:rPr>
      </w:pPr>
      <w:hyperlink w:anchor="_Toc14120466" w:history="1">
        <w:r w:rsidRPr="00865B7D">
          <w:rPr>
            <w:rStyle w:val="Hyperlink"/>
            <w:i/>
            <w:iCs/>
            <w:noProof/>
          </w:rPr>
          <w:t>Table S5: State-specific results and comparison</w:t>
        </w:r>
        <w:r>
          <w:rPr>
            <w:noProof/>
            <w:webHidden/>
          </w:rPr>
          <w:tab/>
        </w:r>
        <w:r>
          <w:rPr>
            <w:noProof/>
            <w:webHidden/>
          </w:rPr>
          <w:fldChar w:fldCharType="begin"/>
        </w:r>
        <w:r>
          <w:rPr>
            <w:noProof/>
            <w:webHidden/>
          </w:rPr>
          <w:instrText xml:space="preserve"> PAGEREF _Toc14120466 \h </w:instrText>
        </w:r>
        <w:r>
          <w:rPr>
            <w:noProof/>
            <w:webHidden/>
          </w:rPr>
        </w:r>
        <w:r>
          <w:rPr>
            <w:noProof/>
            <w:webHidden/>
          </w:rPr>
          <w:fldChar w:fldCharType="separate"/>
        </w:r>
        <w:r>
          <w:rPr>
            <w:noProof/>
            <w:webHidden/>
          </w:rPr>
          <w:t>27</w:t>
        </w:r>
        <w:r>
          <w:rPr>
            <w:noProof/>
            <w:webHidden/>
          </w:rPr>
          <w:fldChar w:fldCharType="end"/>
        </w:r>
      </w:hyperlink>
    </w:p>
    <w:p w14:paraId="4318F900" w14:textId="77777777" w:rsidR="001B5374" w:rsidRDefault="004E4D3F" w:rsidP="008E07FB">
      <w:pPr>
        <w:pStyle w:val="TableofFigures"/>
        <w:tabs>
          <w:tab w:val="right" w:leader="dot" w:pos="12950"/>
        </w:tabs>
        <w:spacing w:line="276" w:lineRule="auto"/>
        <w:rPr>
          <w:noProof/>
        </w:rPr>
      </w:pPr>
      <w:r w:rsidRPr="00ED2A02">
        <w:fldChar w:fldCharType="end"/>
      </w:r>
      <w:commentRangeEnd w:id="1447"/>
      <w:r w:rsidR="00940645" w:rsidRPr="00ED2A02">
        <w:rPr>
          <w:rStyle w:val="CommentReference"/>
        </w:rPr>
        <w:commentReference w:id="1447"/>
      </w:r>
      <w:r w:rsidRPr="00ED2A02">
        <w:fldChar w:fldCharType="begin"/>
      </w:r>
      <w:r w:rsidRPr="00ED2A02">
        <w:instrText xml:space="preserve"> TOC \h \z \c "Figure S" </w:instrText>
      </w:r>
      <w:r w:rsidRPr="00ED2A02">
        <w:fldChar w:fldCharType="separate"/>
      </w:r>
    </w:p>
    <w:p w14:paraId="301554C2" w14:textId="7665267B" w:rsidR="001B5374" w:rsidRDefault="001B5374">
      <w:pPr>
        <w:pStyle w:val="TableofFigures"/>
        <w:tabs>
          <w:tab w:val="right" w:leader="dot" w:pos="13948"/>
        </w:tabs>
        <w:rPr>
          <w:rFonts w:eastAsiaTheme="minorEastAsia"/>
          <w:noProof/>
        </w:rPr>
      </w:pPr>
      <w:hyperlink w:anchor="_Toc14120467" w:history="1">
        <w:r w:rsidRPr="004A36D6">
          <w:rPr>
            <w:rStyle w:val="Hyperlink"/>
            <w:noProof/>
          </w:rPr>
          <w:t>Figure S1: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living location</w:t>
        </w:r>
        <w:r>
          <w:rPr>
            <w:noProof/>
            <w:webHidden/>
          </w:rPr>
          <w:tab/>
        </w:r>
        <w:r>
          <w:rPr>
            <w:noProof/>
            <w:webHidden/>
          </w:rPr>
          <w:fldChar w:fldCharType="begin"/>
        </w:r>
        <w:r>
          <w:rPr>
            <w:noProof/>
            <w:webHidden/>
          </w:rPr>
          <w:instrText xml:space="preserve"> PAGEREF _Toc14120467 \h </w:instrText>
        </w:r>
        <w:r>
          <w:rPr>
            <w:noProof/>
            <w:webHidden/>
          </w:rPr>
        </w:r>
        <w:r>
          <w:rPr>
            <w:noProof/>
            <w:webHidden/>
          </w:rPr>
          <w:fldChar w:fldCharType="separate"/>
        </w:r>
        <w:r>
          <w:rPr>
            <w:noProof/>
            <w:webHidden/>
          </w:rPr>
          <w:t>28</w:t>
        </w:r>
        <w:r>
          <w:rPr>
            <w:noProof/>
            <w:webHidden/>
          </w:rPr>
          <w:fldChar w:fldCharType="end"/>
        </w:r>
      </w:hyperlink>
    </w:p>
    <w:p w14:paraId="3D617590" w14:textId="4E46B980" w:rsidR="001B5374" w:rsidRDefault="001B5374">
      <w:pPr>
        <w:pStyle w:val="TableofFigures"/>
        <w:tabs>
          <w:tab w:val="right" w:leader="dot" w:pos="13948"/>
        </w:tabs>
        <w:rPr>
          <w:rFonts w:eastAsiaTheme="minorEastAsia"/>
          <w:noProof/>
        </w:rPr>
      </w:pPr>
      <w:hyperlink w:anchor="_Toc14120468" w:history="1">
        <w:r w:rsidRPr="004A36D6">
          <w:rPr>
            <w:rStyle w:val="Hyperlink"/>
            <w:noProof/>
          </w:rPr>
          <w:t>Figure S2: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median household income group</w:t>
        </w:r>
        <w:r>
          <w:rPr>
            <w:noProof/>
            <w:webHidden/>
          </w:rPr>
          <w:tab/>
        </w:r>
        <w:r>
          <w:rPr>
            <w:noProof/>
            <w:webHidden/>
          </w:rPr>
          <w:fldChar w:fldCharType="begin"/>
        </w:r>
        <w:r>
          <w:rPr>
            <w:noProof/>
            <w:webHidden/>
          </w:rPr>
          <w:instrText xml:space="preserve"> PAGEREF _Toc14120468 \h </w:instrText>
        </w:r>
        <w:r>
          <w:rPr>
            <w:noProof/>
            <w:webHidden/>
          </w:rPr>
        </w:r>
        <w:r>
          <w:rPr>
            <w:noProof/>
            <w:webHidden/>
          </w:rPr>
          <w:fldChar w:fldCharType="separate"/>
        </w:r>
        <w:r>
          <w:rPr>
            <w:noProof/>
            <w:webHidden/>
          </w:rPr>
          <w:t>28</w:t>
        </w:r>
        <w:r>
          <w:rPr>
            <w:noProof/>
            <w:webHidden/>
          </w:rPr>
          <w:fldChar w:fldCharType="end"/>
        </w:r>
      </w:hyperlink>
    </w:p>
    <w:p w14:paraId="5EE7DC0B" w14:textId="4B9F9495" w:rsidR="001B5374" w:rsidRDefault="001B5374">
      <w:pPr>
        <w:pStyle w:val="TableofFigures"/>
        <w:tabs>
          <w:tab w:val="right" w:leader="dot" w:pos="13948"/>
        </w:tabs>
        <w:rPr>
          <w:rFonts w:eastAsiaTheme="minorEastAsia"/>
          <w:noProof/>
        </w:rPr>
      </w:pPr>
      <w:hyperlink w:anchor="_Toc14120469" w:history="1">
        <w:r w:rsidRPr="004A36D6">
          <w:rPr>
            <w:rStyle w:val="Hyperlink"/>
            <w:noProof/>
          </w:rPr>
          <w:t>Figure S3: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living location stratified into median household income group</w:t>
        </w:r>
        <w:r>
          <w:rPr>
            <w:noProof/>
            <w:webHidden/>
          </w:rPr>
          <w:tab/>
        </w:r>
        <w:r>
          <w:rPr>
            <w:noProof/>
            <w:webHidden/>
          </w:rPr>
          <w:fldChar w:fldCharType="begin"/>
        </w:r>
        <w:r>
          <w:rPr>
            <w:noProof/>
            <w:webHidden/>
          </w:rPr>
          <w:instrText xml:space="preserve"> PAGEREF _Toc14120469 \h </w:instrText>
        </w:r>
        <w:r>
          <w:rPr>
            <w:noProof/>
            <w:webHidden/>
          </w:rPr>
        </w:r>
        <w:r>
          <w:rPr>
            <w:noProof/>
            <w:webHidden/>
          </w:rPr>
          <w:fldChar w:fldCharType="separate"/>
        </w:r>
        <w:r>
          <w:rPr>
            <w:noProof/>
            <w:webHidden/>
          </w:rPr>
          <w:t>29</w:t>
        </w:r>
        <w:r>
          <w:rPr>
            <w:noProof/>
            <w:webHidden/>
          </w:rPr>
          <w:fldChar w:fldCharType="end"/>
        </w:r>
      </w:hyperlink>
    </w:p>
    <w:p w14:paraId="7FF17DD0" w14:textId="5EEB1B91" w:rsidR="001B5374" w:rsidRDefault="001B5374">
      <w:pPr>
        <w:pStyle w:val="TableofFigures"/>
        <w:tabs>
          <w:tab w:val="right" w:leader="dot" w:pos="13948"/>
        </w:tabs>
        <w:rPr>
          <w:rFonts w:eastAsiaTheme="minorEastAsia"/>
          <w:noProof/>
        </w:rPr>
      </w:pPr>
      <w:hyperlink w:anchor="_Toc14120470" w:history="1">
        <w:r w:rsidRPr="004A36D6">
          <w:rPr>
            <w:rStyle w:val="Hyperlink"/>
            <w:noProof/>
          </w:rPr>
          <w:t>Figure S4: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median household income group stratified into living location</w:t>
        </w:r>
        <w:r>
          <w:rPr>
            <w:noProof/>
            <w:webHidden/>
          </w:rPr>
          <w:tab/>
        </w:r>
        <w:r>
          <w:rPr>
            <w:noProof/>
            <w:webHidden/>
          </w:rPr>
          <w:fldChar w:fldCharType="begin"/>
        </w:r>
        <w:r>
          <w:rPr>
            <w:noProof/>
            <w:webHidden/>
          </w:rPr>
          <w:instrText xml:space="preserve"> PAGEREF _Toc14120470 \h </w:instrText>
        </w:r>
        <w:r>
          <w:rPr>
            <w:noProof/>
            <w:webHidden/>
          </w:rPr>
        </w:r>
        <w:r>
          <w:rPr>
            <w:noProof/>
            <w:webHidden/>
          </w:rPr>
          <w:fldChar w:fldCharType="separate"/>
        </w:r>
        <w:r>
          <w:rPr>
            <w:noProof/>
            <w:webHidden/>
          </w:rPr>
          <w:t>29</w:t>
        </w:r>
        <w:r>
          <w:rPr>
            <w:noProof/>
            <w:webHidden/>
          </w:rPr>
          <w:fldChar w:fldCharType="end"/>
        </w:r>
      </w:hyperlink>
    </w:p>
    <w:p w14:paraId="6E74A360" w14:textId="496CB197" w:rsidR="001B5374" w:rsidRDefault="001B5374">
      <w:pPr>
        <w:pStyle w:val="TableofFigures"/>
        <w:tabs>
          <w:tab w:val="right" w:leader="dot" w:pos="13948"/>
        </w:tabs>
        <w:rPr>
          <w:rFonts w:eastAsiaTheme="minorEastAsia"/>
          <w:noProof/>
        </w:rPr>
      </w:pPr>
      <w:hyperlink w:anchor="_Toc14120471" w:history="1">
        <w:r w:rsidRPr="004A36D6">
          <w:rPr>
            <w:rStyle w:val="Hyperlink"/>
            <w:noProof/>
          </w:rPr>
          <w:t>Figure S5: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state</w:t>
        </w:r>
        <w:r>
          <w:rPr>
            <w:noProof/>
            <w:webHidden/>
          </w:rPr>
          <w:tab/>
        </w:r>
        <w:r>
          <w:rPr>
            <w:noProof/>
            <w:webHidden/>
          </w:rPr>
          <w:fldChar w:fldCharType="begin"/>
        </w:r>
        <w:r>
          <w:rPr>
            <w:noProof/>
            <w:webHidden/>
          </w:rPr>
          <w:instrText xml:space="preserve"> PAGEREF _Toc14120471 \h </w:instrText>
        </w:r>
        <w:r>
          <w:rPr>
            <w:noProof/>
            <w:webHidden/>
          </w:rPr>
        </w:r>
        <w:r>
          <w:rPr>
            <w:noProof/>
            <w:webHidden/>
          </w:rPr>
          <w:fldChar w:fldCharType="separate"/>
        </w:r>
        <w:r>
          <w:rPr>
            <w:noProof/>
            <w:webHidden/>
          </w:rPr>
          <w:t>30</w:t>
        </w:r>
        <w:r>
          <w:rPr>
            <w:noProof/>
            <w:webHidden/>
          </w:rPr>
          <w:fldChar w:fldCharType="end"/>
        </w:r>
      </w:hyperlink>
    </w:p>
    <w:p w14:paraId="0BAC7BCF" w14:textId="04B74F40" w:rsidR="001B5374" w:rsidRDefault="001B5374">
      <w:pPr>
        <w:pStyle w:val="TableofFigures"/>
        <w:tabs>
          <w:tab w:val="right" w:leader="dot" w:pos="13948"/>
        </w:tabs>
        <w:rPr>
          <w:rFonts w:eastAsiaTheme="minorEastAsia"/>
          <w:noProof/>
        </w:rPr>
      </w:pPr>
      <w:hyperlink w:anchor="_Toc14120472" w:history="1">
        <w:r w:rsidRPr="004A36D6">
          <w:rPr>
            <w:rStyle w:val="Hyperlink"/>
            <w:noProof/>
          </w:rPr>
          <w:t>Figure S6: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state and median household income group</w:t>
        </w:r>
        <w:r>
          <w:rPr>
            <w:noProof/>
            <w:webHidden/>
          </w:rPr>
          <w:tab/>
        </w:r>
        <w:r>
          <w:rPr>
            <w:noProof/>
            <w:webHidden/>
          </w:rPr>
          <w:fldChar w:fldCharType="begin"/>
        </w:r>
        <w:r>
          <w:rPr>
            <w:noProof/>
            <w:webHidden/>
          </w:rPr>
          <w:instrText xml:space="preserve"> PAGEREF _Toc14120472 \h </w:instrText>
        </w:r>
        <w:r>
          <w:rPr>
            <w:noProof/>
            <w:webHidden/>
          </w:rPr>
        </w:r>
        <w:r>
          <w:rPr>
            <w:noProof/>
            <w:webHidden/>
          </w:rPr>
          <w:fldChar w:fldCharType="separate"/>
        </w:r>
        <w:r>
          <w:rPr>
            <w:noProof/>
            <w:webHidden/>
          </w:rPr>
          <w:t>31</w:t>
        </w:r>
        <w:r>
          <w:rPr>
            <w:noProof/>
            <w:webHidden/>
          </w:rPr>
          <w:fldChar w:fldCharType="end"/>
        </w:r>
      </w:hyperlink>
    </w:p>
    <w:p w14:paraId="73167742" w14:textId="000DDB75" w:rsidR="001B5374" w:rsidRDefault="001B5374">
      <w:pPr>
        <w:pStyle w:val="TableofFigures"/>
        <w:tabs>
          <w:tab w:val="right" w:leader="dot" w:pos="13948"/>
        </w:tabs>
        <w:rPr>
          <w:rFonts w:eastAsiaTheme="minorEastAsia"/>
          <w:noProof/>
        </w:rPr>
      </w:pPr>
      <w:hyperlink w:anchor="_Toc14120473" w:history="1">
        <w:r w:rsidRPr="004A36D6">
          <w:rPr>
            <w:rStyle w:val="Hyperlink"/>
            <w:noProof/>
          </w:rPr>
          <w:t>Figure S7: NO</w:t>
        </w:r>
        <w:r w:rsidRPr="004A36D6">
          <w:rPr>
            <w:rStyle w:val="Hyperlink"/>
            <w:noProof/>
            <w:vertAlign w:val="subscript"/>
          </w:rPr>
          <w:t>2</w:t>
        </w:r>
        <w:r w:rsidRPr="004A36D6">
          <w:rPr>
            <w:rStyle w:val="Hyperlink"/>
            <w:noProof/>
          </w:rPr>
          <w:t xml:space="preserve"> concentration (ug/m</w:t>
        </w:r>
        <w:r w:rsidRPr="004A36D6">
          <w:rPr>
            <w:rStyle w:val="Hyperlink"/>
            <w:noProof/>
            <w:vertAlign w:val="superscript"/>
          </w:rPr>
          <w:t>3</w:t>
        </w:r>
        <w:r w:rsidRPr="004A36D6">
          <w:rPr>
            <w:rStyle w:val="Hyperlink"/>
            <w:noProof/>
          </w:rPr>
          <w:t>) by state and living location</w:t>
        </w:r>
        <w:r>
          <w:rPr>
            <w:noProof/>
            <w:webHidden/>
          </w:rPr>
          <w:tab/>
        </w:r>
        <w:r>
          <w:rPr>
            <w:noProof/>
            <w:webHidden/>
          </w:rPr>
          <w:fldChar w:fldCharType="begin"/>
        </w:r>
        <w:r>
          <w:rPr>
            <w:noProof/>
            <w:webHidden/>
          </w:rPr>
          <w:instrText xml:space="preserve"> PAGEREF _Toc14120473 \h </w:instrText>
        </w:r>
        <w:r>
          <w:rPr>
            <w:noProof/>
            <w:webHidden/>
          </w:rPr>
        </w:r>
        <w:r>
          <w:rPr>
            <w:noProof/>
            <w:webHidden/>
          </w:rPr>
          <w:fldChar w:fldCharType="separate"/>
        </w:r>
        <w:r>
          <w:rPr>
            <w:noProof/>
            <w:webHidden/>
          </w:rPr>
          <w:t>32</w:t>
        </w:r>
        <w:r>
          <w:rPr>
            <w:noProof/>
            <w:webHidden/>
          </w:rPr>
          <w:fldChar w:fldCharType="end"/>
        </w:r>
      </w:hyperlink>
    </w:p>
    <w:p w14:paraId="3FEA0E9F" w14:textId="720ABFE1" w:rsidR="001B5374" w:rsidRDefault="001B5374">
      <w:pPr>
        <w:pStyle w:val="TableofFigures"/>
        <w:tabs>
          <w:tab w:val="right" w:leader="dot" w:pos="13948"/>
        </w:tabs>
        <w:rPr>
          <w:rFonts w:eastAsiaTheme="minorEastAsia"/>
          <w:noProof/>
        </w:rPr>
      </w:pPr>
      <w:hyperlink w:anchor="_Toc14120474" w:history="1">
        <w:r w:rsidRPr="004A36D6">
          <w:rPr>
            <w:rStyle w:val="Hyperlink"/>
            <w:noProof/>
          </w:rPr>
          <w:t>Figure S8: Attributable Fraction by living location</w:t>
        </w:r>
        <w:r>
          <w:rPr>
            <w:noProof/>
            <w:webHidden/>
          </w:rPr>
          <w:tab/>
        </w:r>
        <w:r>
          <w:rPr>
            <w:noProof/>
            <w:webHidden/>
          </w:rPr>
          <w:fldChar w:fldCharType="begin"/>
        </w:r>
        <w:r>
          <w:rPr>
            <w:noProof/>
            <w:webHidden/>
          </w:rPr>
          <w:instrText xml:space="preserve"> PAGEREF _Toc14120474 \h </w:instrText>
        </w:r>
        <w:r>
          <w:rPr>
            <w:noProof/>
            <w:webHidden/>
          </w:rPr>
        </w:r>
        <w:r>
          <w:rPr>
            <w:noProof/>
            <w:webHidden/>
          </w:rPr>
          <w:fldChar w:fldCharType="separate"/>
        </w:r>
        <w:r>
          <w:rPr>
            <w:noProof/>
            <w:webHidden/>
          </w:rPr>
          <w:t>33</w:t>
        </w:r>
        <w:r>
          <w:rPr>
            <w:noProof/>
            <w:webHidden/>
          </w:rPr>
          <w:fldChar w:fldCharType="end"/>
        </w:r>
      </w:hyperlink>
    </w:p>
    <w:p w14:paraId="113FB61E" w14:textId="2BFF8B33" w:rsidR="001B5374" w:rsidRDefault="001B5374">
      <w:pPr>
        <w:pStyle w:val="TableofFigures"/>
        <w:tabs>
          <w:tab w:val="right" w:leader="dot" w:pos="13948"/>
        </w:tabs>
        <w:rPr>
          <w:rFonts w:eastAsiaTheme="minorEastAsia"/>
          <w:noProof/>
        </w:rPr>
      </w:pPr>
      <w:hyperlink w:anchor="_Toc14120475" w:history="1">
        <w:r w:rsidRPr="004A36D6">
          <w:rPr>
            <w:rStyle w:val="Hyperlink"/>
            <w:noProof/>
          </w:rPr>
          <w:t>Figure S9: Attributable Fraction by median household income group</w:t>
        </w:r>
        <w:r>
          <w:rPr>
            <w:noProof/>
            <w:webHidden/>
          </w:rPr>
          <w:tab/>
        </w:r>
        <w:r>
          <w:rPr>
            <w:noProof/>
            <w:webHidden/>
          </w:rPr>
          <w:fldChar w:fldCharType="begin"/>
        </w:r>
        <w:r>
          <w:rPr>
            <w:noProof/>
            <w:webHidden/>
          </w:rPr>
          <w:instrText xml:space="preserve"> PAGEREF _Toc14120475 \h </w:instrText>
        </w:r>
        <w:r>
          <w:rPr>
            <w:noProof/>
            <w:webHidden/>
          </w:rPr>
        </w:r>
        <w:r>
          <w:rPr>
            <w:noProof/>
            <w:webHidden/>
          </w:rPr>
          <w:fldChar w:fldCharType="separate"/>
        </w:r>
        <w:r>
          <w:rPr>
            <w:noProof/>
            <w:webHidden/>
          </w:rPr>
          <w:t>33</w:t>
        </w:r>
        <w:r>
          <w:rPr>
            <w:noProof/>
            <w:webHidden/>
          </w:rPr>
          <w:fldChar w:fldCharType="end"/>
        </w:r>
      </w:hyperlink>
    </w:p>
    <w:p w14:paraId="543A53E5" w14:textId="1066E883" w:rsidR="001B5374" w:rsidRDefault="001B5374">
      <w:pPr>
        <w:pStyle w:val="TableofFigures"/>
        <w:tabs>
          <w:tab w:val="right" w:leader="dot" w:pos="13948"/>
        </w:tabs>
        <w:rPr>
          <w:rFonts w:eastAsiaTheme="minorEastAsia"/>
          <w:noProof/>
        </w:rPr>
      </w:pPr>
      <w:hyperlink w:anchor="_Toc14120476" w:history="1">
        <w:r w:rsidRPr="004A36D6">
          <w:rPr>
            <w:rStyle w:val="Hyperlink"/>
            <w:noProof/>
          </w:rPr>
          <w:t>Figure S10: Attributable Fraction by median household income group stratified into living location</w:t>
        </w:r>
        <w:r>
          <w:rPr>
            <w:noProof/>
            <w:webHidden/>
          </w:rPr>
          <w:tab/>
        </w:r>
        <w:r>
          <w:rPr>
            <w:noProof/>
            <w:webHidden/>
          </w:rPr>
          <w:fldChar w:fldCharType="begin"/>
        </w:r>
        <w:r>
          <w:rPr>
            <w:noProof/>
            <w:webHidden/>
          </w:rPr>
          <w:instrText xml:space="preserve"> PAGEREF _Toc14120476 \h </w:instrText>
        </w:r>
        <w:r>
          <w:rPr>
            <w:noProof/>
            <w:webHidden/>
          </w:rPr>
        </w:r>
        <w:r>
          <w:rPr>
            <w:noProof/>
            <w:webHidden/>
          </w:rPr>
          <w:fldChar w:fldCharType="separate"/>
        </w:r>
        <w:r>
          <w:rPr>
            <w:noProof/>
            <w:webHidden/>
          </w:rPr>
          <w:t>34</w:t>
        </w:r>
        <w:r>
          <w:rPr>
            <w:noProof/>
            <w:webHidden/>
          </w:rPr>
          <w:fldChar w:fldCharType="end"/>
        </w:r>
      </w:hyperlink>
    </w:p>
    <w:p w14:paraId="425F20A5" w14:textId="77777777" w:rsidR="004E4D3F" w:rsidRPr="00EC1FA9" w:rsidRDefault="004E4D3F" w:rsidP="008E07FB">
      <w:pPr>
        <w:pStyle w:val="Caption"/>
        <w:keepNext/>
        <w:spacing w:line="276" w:lineRule="auto"/>
      </w:pPr>
      <w:r w:rsidRPr="00ED2A02">
        <w:rPr>
          <w:i w:val="0"/>
          <w:iCs w:val="0"/>
        </w:rPr>
        <w:fldChar w:fldCharType="end"/>
      </w:r>
    </w:p>
    <w:p w14:paraId="56743760" w14:textId="77777777" w:rsidR="004E4D3F" w:rsidRPr="00EC1FA9" w:rsidRDefault="004E4D3F" w:rsidP="008E07FB">
      <w:pPr>
        <w:spacing w:line="276" w:lineRule="auto"/>
        <w:rPr>
          <w:i/>
          <w:iCs/>
          <w:color w:val="44546A" w:themeColor="text2"/>
          <w:sz w:val="18"/>
          <w:szCs w:val="18"/>
        </w:rPr>
      </w:pPr>
      <w:r w:rsidRPr="00EC1FA9">
        <w:br w:type="page"/>
      </w:r>
    </w:p>
    <w:p w14:paraId="77B23758" w14:textId="77777777" w:rsidR="001619ED" w:rsidRDefault="001619ED">
      <w:pPr>
        <w:spacing w:after="0" w:line="276" w:lineRule="auto"/>
        <w:rPr>
          <w:ins w:id="1448" w:author="Alotaibi, Raed" w:date="2019-07-11T11:07:00Z"/>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Change w:id="1449" w:author="Alotaibi, Raed" w:date="2019-07-15T13:58:00Z">
          <w:pPr>
            <w:spacing w:after="0" w:line="240" w:lineRule="auto"/>
            <w:jc w:val="center"/>
          </w:pPr>
        </w:pPrChange>
      </w:pPr>
    </w:p>
    <w:p w14:paraId="4C50AB61" w14:textId="45BBB0E2" w:rsidR="008E07FB" w:rsidRPr="000A6843" w:rsidRDefault="008E07FB" w:rsidP="008E07FB">
      <w:pPr>
        <w:pStyle w:val="NoSpacing"/>
        <w:spacing w:line="276" w:lineRule="auto"/>
        <w:rPr>
          <w:i/>
          <w:iCs/>
          <w:color w:val="44546A" w:themeColor="text2"/>
        </w:rPr>
      </w:pPr>
      <w:bookmarkStart w:id="1450" w:name="_Ref14092335"/>
      <w:bookmarkStart w:id="1451" w:name="_Ref14083021"/>
      <w:bookmarkStart w:id="1452" w:name="_Toc14120462"/>
      <w:r w:rsidRPr="000A6843">
        <w:rPr>
          <w:i/>
          <w:iCs/>
          <w:color w:val="44546A" w:themeColor="text2"/>
        </w:rPr>
        <w:lastRenderedPageBreak/>
        <w:t>Table S</w:t>
      </w:r>
      <w:r w:rsidRPr="000A6843">
        <w:rPr>
          <w:i/>
          <w:iCs/>
          <w:noProof/>
          <w:color w:val="44546A" w:themeColor="text2"/>
        </w:rPr>
        <w:fldChar w:fldCharType="begin"/>
      </w:r>
      <w:r w:rsidRPr="000A6843">
        <w:rPr>
          <w:i/>
          <w:iCs/>
          <w:noProof/>
          <w:color w:val="44546A" w:themeColor="text2"/>
        </w:rPr>
        <w:instrText xml:space="preserve"> SEQ Table_S \* ARABIC </w:instrText>
      </w:r>
      <w:r w:rsidRPr="000A6843">
        <w:rPr>
          <w:i/>
          <w:iCs/>
          <w:noProof/>
          <w:color w:val="44546A" w:themeColor="text2"/>
        </w:rPr>
        <w:fldChar w:fldCharType="separate"/>
      </w:r>
      <w:r w:rsidR="000A6843" w:rsidRPr="000A6843">
        <w:rPr>
          <w:i/>
          <w:iCs/>
          <w:noProof/>
          <w:color w:val="44546A" w:themeColor="text2"/>
        </w:rPr>
        <w:t>1</w:t>
      </w:r>
      <w:r w:rsidRPr="000A6843">
        <w:rPr>
          <w:i/>
          <w:iCs/>
          <w:noProof/>
          <w:color w:val="44546A" w:themeColor="text2"/>
        </w:rPr>
        <w:fldChar w:fldCharType="end"/>
      </w:r>
      <w:bookmarkEnd w:id="1450"/>
      <w:r w:rsidRPr="000A6843">
        <w:rPr>
          <w:i/>
          <w:iCs/>
          <w:color w:val="44546A" w:themeColor="text2"/>
        </w:rPr>
        <w:t>: NO</w:t>
      </w:r>
      <w:r w:rsidRPr="000A6843">
        <w:rPr>
          <w:i/>
          <w:iCs/>
          <w:color w:val="44546A" w:themeColor="text2"/>
          <w:vertAlign w:val="subscript"/>
        </w:rPr>
        <w:t>2</w:t>
      </w:r>
      <w:r w:rsidRPr="000A6843">
        <w:rPr>
          <w:i/>
          <w:iCs/>
          <w:color w:val="44546A" w:themeColor="text2"/>
        </w:rPr>
        <w:t xml:space="preserve"> concentration (ug/m</w:t>
      </w:r>
      <w:r w:rsidRPr="000A6843">
        <w:rPr>
          <w:i/>
          <w:iCs/>
          <w:color w:val="44546A" w:themeColor="text2"/>
          <w:vertAlign w:val="superscript"/>
        </w:rPr>
        <w:t>3</w:t>
      </w:r>
      <w:r w:rsidRPr="000A6843">
        <w:rPr>
          <w:i/>
          <w:iCs/>
          <w:color w:val="44546A" w:themeColor="text2"/>
        </w:rPr>
        <w:t>) by state</w:t>
      </w:r>
      <w:bookmarkEnd w:id="1452"/>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8E07FB" w:rsidRPr="00845F40" w14:paraId="1F436C6F" w14:textId="77777777" w:rsidTr="008E07FB">
        <w:trPr>
          <w:trHeight w:val="246"/>
        </w:trPr>
        <w:tc>
          <w:tcPr>
            <w:tcW w:w="1289" w:type="pct"/>
            <w:noWrap/>
            <w:hideMark/>
          </w:tcPr>
          <w:p w14:paraId="4DCB82AD" w14:textId="77777777" w:rsidR="008E07FB" w:rsidRPr="00845F40" w:rsidRDefault="008E07FB">
            <w:pPr>
              <w:pStyle w:val="NoSpacing"/>
              <w:spacing w:line="276" w:lineRule="auto"/>
              <w:rPr>
                <w:rFonts w:cstheme="minorHAnsi"/>
                <w:b/>
                <w:bCs/>
                <w:sz w:val="18"/>
                <w:szCs w:val="18"/>
              </w:rPr>
              <w:pPrChange w:id="1453" w:author="Alotaibi, Raed" w:date="2019-07-15T13:58:00Z">
                <w:pPr>
                  <w:pStyle w:val="NoSpacing"/>
                </w:pPr>
              </w:pPrChange>
            </w:pPr>
            <w:r w:rsidRPr="00845F40">
              <w:rPr>
                <w:rFonts w:cstheme="minorHAnsi"/>
                <w:b/>
                <w:bCs/>
                <w:sz w:val="18"/>
                <w:szCs w:val="18"/>
              </w:rPr>
              <w:t>State</w:t>
            </w:r>
          </w:p>
        </w:tc>
        <w:tc>
          <w:tcPr>
            <w:tcW w:w="619" w:type="pct"/>
            <w:noWrap/>
            <w:hideMark/>
          </w:tcPr>
          <w:p w14:paraId="136109E8" w14:textId="77777777" w:rsidR="008E07FB" w:rsidRPr="00845F40" w:rsidRDefault="008E07FB">
            <w:pPr>
              <w:pStyle w:val="NoSpacing"/>
              <w:spacing w:line="276" w:lineRule="auto"/>
              <w:rPr>
                <w:rFonts w:cstheme="minorHAnsi"/>
                <w:b/>
                <w:bCs/>
                <w:sz w:val="18"/>
                <w:szCs w:val="18"/>
              </w:rPr>
              <w:pPrChange w:id="1454" w:author="Alotaibi, Raed" w:date="2019-07-15T13:58:00Z">
                <w:pPr>
                  <w:pStyle w:val="NoSpacing"/>
                </w:pPr>
              </w:pPrChange>
            </w:pPr>
            <w:r w:rsidRPr="00845F40">
              <w:rPr>
                <w:rFonts w:cstheme="minorHAnsi"/>
                <w:b/>
                <w:bCs/>
                <w:sz w:val="18"/>
                <w:szCs w:val="18"/>
              </w:rPr>
              <w:t>Mean</w:t>
            </w:r>
          </w:p>
        </w:tc>
        <w:tc>
          <w:tcPr>
            <w:tcW w:w="619" w:type="pct"/>
            <w:noWrap/>
            <w:hideMark/>
          </w:tcPr>
          <w:p w14:paraId="0CC5C1B5" w14:textId="77777777" w:rsidR="008E07FB" w:rsidRPr="00845F40" w:rsidRDefault="008E07FB">
            <w:pPr>
              <w:pStyle w:val="NoSpacing"/>
              <w:spacing w:line="276" w:lineRule="auto"/>
              <w:rPr>
                <w:rFonts w:cstheme="minorHAnsi"/>
                <w:b/>
                <w:bCs/>
                <w:sz w:val="18"/>
                <w:szCs w:val="18"/>
              </w:rPr>
              <w:pPrChange w:id="1455" w:author="Alotaibi, Raed" w:date="2019-07-15T13:58:00Z">
                <w:pPr>
                  <w:pStyle w:val="NoSpacing"/>
                </w:pPr>
              </w:pPrChange>
            </w:pPr>
            <w:r w:rsidRPr="00845F40">
              <w:rPr>
                <w:rFonts w:cstheme="minorHAnsi"/>
                <w:b/>
                <w:bCs/>
                <w:sz w:val="18"/>
                <w:szCs w:val="18"/>
              </w:rPr>
              <w:t>Min</w:t>
            </w:r>
          </w:p>
        </w:tc>
        <w:tc>
          <w:tcPr>
            <w:tcW w:w="619" w:type="pct"/>
            <w:noWrap/>
            <w:hideMark/>
          </w:tcPr>
          <w:p w14:paraId="19A4E79E" w14:textId="77777777" w:rsidR="008E07FB" w:rsidRPr="00845F40" w:rsidRDefault="008E07FB">
            <w:pPr>
              <w:pStyle w:val="NoSpacing"/>
              <w:spacing w:line="276" w:lineRule="auto"/>
              <w:rPr>
                <w:rFonts w:cstheme="minorHAnsi"/>
                <w:b/>
                <w:bCs/>
                <w:sz w:val="18"/>
                <w:szCs w:val="18"/>
              </w:rPr>
              <w:pPrChange w:id="1456" w:author="Alotaibi, Raed" w:date="2019-07-15T13:58:00Z">
                <w:pPr>
                  <w:pStyle w:val="NoSpacing"/>
                </w:pPr>
              </w:pPrChange>
            </w:pPr>
            <w:r w:rsidRPr="00845F40">
              <w:rPr>
                <w:rFonts w:cstheme="minorHAnsi"/>
                <w:b/>
                <w:bCs/>
                <w:sz w:val="18"/>
                <w:szCs w:val="18"/>
              </w:rPr>
              <w:t>25%</w:t>
            </w:r>
          </w:p>
        </w:tc>
        <w:tc>
          <w:tcPr>
            <w:tcW w:w="619" w:type="pct"/>
            <w:noWrap/>
            <w:hideMark/>
          </w:tcPr>
          <w:p w14:paraId="665647FA" w14:textId="77777777" w:rsidR="008E07FB" w:rsidRPr="00845F40" w:rsidRDefault="008E07FB">
            <w:pPr>
              <w:pStyle w:val="NoSpacing"/>
              <w:spacing w:line="276" w:lineRule="auto"/>
              <w:rPr>
                <w:rFonts w:cstheme="minorHAnsi"/>
                <w:b/>
                <w:bCs/>
                <w:sz w:val="18"/>
                <w:szCs w:val="18"/>
              </w:rPr>
              <w:pPrChange w:id="1457" w:author="Alotaibi, Raed" w:date="2019-07-15T13:58:00Z">
                <w:pPr>
                  <w:pStyle w:val="NoSpacing"/>
                </w:pPr>
              </w:pPrChange>
            </w:pPr>
            <w:r w:rsidRPr="00845F40">
              <w:rPr>
                <w:rFonts w:cstheme="minorHAnsi"/>
                <w:b/>
                <w:bCs/>
                <w:sz w:val="18"/>
                <w:szCs w:val="18"/>
              </w:rPr>
              <w:t>Median</w:t>
            </w:r>
          </w:p>
        </w:tc>
        <w:tc>
          <w:tcPr>
            <w:tcW w:w="619" w:type="pct"/>
            <w:noWrap/>
            <w:hideMark/>
          </w:tcPr>
          <w:p w14:paraId="171428C6" w14:textId="77777777" w:rsidR="008E07FB" w:rsidRPr="00845F40" w:rsidRDefault="008E07FB">
            <w:pPr>
              <w:pStyle w:val="NoSpacing"/>
              <w:spacing w:line="276" w:lineRule="auto"/>
              <w:rPr>
                <w:rFonts w:cstheme="minorHAnsi"/>
                <w:b/>
                <w:bCs/>
                <w:sz w:val="18"/>
                <w:szCs w:val="18"/>
              </w:rPr>
              <w:pPrChange w:id="1458" w:author="Alotaibi, Raed" w:date="2019-07-15T13:58:00Z">
                <w:pPr>
                  <w:pStyle w:val="NoSpacing"/>
                </w:pPr>
              </w:pPrChange>
            </w:pPr>
            <w:r w:rsidRPr="00845F40">
              <w:rPr>
                <w:rFonts w:cstheme="minorHAnsi"/>
                <w:b/>
                <w:bCs/>
                <w:sz w:val="18"/>
                <w:szCs w:val="18"/>
              </w:rPr>
              <w:t>75%</w:t>
            </w:r>
          </w:p>
        </w:tc>
        <w:tc>
          <w:tcPr>
            <w:tcW w:w="616" w:type="pct"/>
            <w:noWrap/>
            <w:hideMark/>
          </w:tcPr>
          <w:p w14:paraId="7B6CFD6E" w14:textId="77777777" w:rsidR="008E07FB" w:rsidRPr="00845F40" w:rsidRDefault="008E07FB">
            <w:pPr>
              <w:pStyle w:val="NoSpacing"/>
              <w:spacing w:line="276" w:lineRule="auto"/>
              <w:rPr>
                <w:rFonts w:cstheme="minorHAnsi"/>
                <w:b/>
                <w:bCs/>
                <w:sz w:val="18"/>
                <w:szCs w:val="18"/>
              </w:rPr>
              <w:pPrChange w:id="1459" w:author="Alotaibi, Raed" w:date="2019-07-15T13:58:00Z">
                <w:pPr>
                  <w:pStyle w:val="NoSpacing"/>
                </w:pPr>
              </w:pPrChange>
            </w:pPr>
            <w:r w:rsidRPr="00845F40">
              <w:rPr>
                <w:rFonts w:cstheme="minorHAnsi"/>
                <w:b/>
                <w:bCs/>
                <w:sz w:val="18"/>
                <w:szCs w:val="18"/>
              </w:rPr>
              <w:t>Max</w:t>
            </w:r>
          </w:p>
        </w:tc>
      </w:tr>
      <w:tr w:rsidR="008E07FB" w:rsidRPr="00845F40" w14:paraId="70A8D5EE" w14:textId="77777777" w:rsidTr="008E07FB">
        <w:trPr>
          <w:trHeight w:val="246"/>
        </w:trPr>
        <w:tc>
          <w:tcPr>
            <w:tcW w:w="1289" w:type="pct"/>
            <w:noWrap/>
            <w:hideMark/>
          </w:tcPr>
          <w:p w14:paraId="78A3A162" w14:textId="77777777" w:rsidR="008E07FB" w:rsidRPr="00845F40" w:rsidRDefault="008E07FB">
            <w:pPr>
              <w:spacing w:line="276" w:lineRule="auto"/>
              <w:rPr>
                <w:rFonts w:cstheme="minorHAnsi"/>
                <w:sz w:val="18"/>
                <w:szCs w:val="18"/>
              </w:rPr>
              <w:pPrChange w:id="1460" w:author="Alotaibi, Raed" w:date="2019-07-15T13:58:00Z">
                <w:pPr/>
              </w:pPrChange>
            </w:pPr>
            <w:r w:rsidRPr="00845F40">
              <w:rPr>
                <w:rFonts w:cstheme="minorHAnsi"/>
                <w:sz w:val="18"/>
                <w:szCs w:val="18"/>
              </w:rPr>
              <w:t>Alabama</w:t>
            </w:r>
          </w:p>
        </w:tc>
        <w:tc>
          <w:tcPr>
            <w:tcW w:w="619" w:type="pct"/>
            <w:noWrap/>
            <w:hideMark/>
          </w:tcPr>
          <w:p w14:paraId="38731C3F" w14:textId="77777777" w:rsidR="008E07FB" w:rsidRPr="00845F40" w:rsidRDefault="008E07FB">
            <w:pPr>
              <w:spacing w:line="276" w:lineRule="auto"/>
              <w:jc w:val="center"/>
              <w:rPr>
                <w:rFonts w:cstheme="minorHAnsi"/>
                <w:sz w:val="18"/>
                <w:szCs w:val="18"/>
              </w:rPr>
              <w:pPrChange w:id="1461" w:author="Alotaibi, Raed" w:date="2019-07-15T13:58:00Z">
                <w:pPr>
                  <w:jc w:val="center"/>
                </w:pPr>
              </w:pPrChange>
            </w:pPr>
            <w:r w:rsidRPr="00845F40">
              <w:rPr>
                <w:rFonts w:cstheme="minorHAnsi"/>
                <w:sz w:val="18"/>
                <w:szCs w:val="18"/>
              </w:rPr>
              <w:t>10.3</w:t>
            </w:r>
          </w:p>
        </w:tc>
        <w:tc>
          <w:tcPr>
            <w:tcW w:w="619" w:type="pct"/>
            <w:noWrap/>
            <w:hideMark/>
          </w:tcPr>
          <w:p w14:paraId="330F693D" w14:textId="77777777" w:rsidR="008E07FB" w:rsidRPr="00845F40" w:rsidRDefault="008E07FB">
            <w:pPr>
              <w:spacing w:line="276" w:lineRule="auto"/>
              <w:jc w:val="center"/>
              <w:rPr>
                <w:rFonts w:cstheme="minorHAnsi"/>
                <w:sz w:val="18"/>
                <w:szCs w:val="18"/>
              </w:rPr>
              <w:pPrChange w:id="1462" w:author="Alotaibi, Raed" w:date="2019-07-15T13:58:00Z">
                <w:pPr>
                  <w:jc w:val="center"/>
                </w:pPr>
              </w:pPrChange>
            </w:pPr>
            <w:r w:rsidRPr="00845F40">
              <w:rPr>
                <w:rFonts w:cstheme="minorHAnsi"/>
                <w:sz w:val="18"/>
                <w:szCs w:val="18"/>
              </w:rPr>
              <w:t>3.0</w:t>
            </w:r>
          </w:p>
        </w:tc>
        <w:tc>
          <w:tcPr>
            <w:tcW w:w="619" w:type="pct"/>
            <w:noWrap/>
            <w:hideMark/>
          </w:tcPr>
          <w:p w14:paraId="71452685" w14:textId="77777777" w:rsidR="008E07FB" w:rsidRPr="00845F40" w:rsidRDefault="008E07FB">
            <w:pPr>
              <w:spacing w:line="276" w:lineRule="auto"/>
              <w:jc w:val="center"/>
              <w:rPr>
                <w:rFonts w:cstheme="minorHAnsi"/>
                <w:sz w:val="18"/>
                <w:szCs w:val="18"/>
              </w:rPr>
              <w:pPrChange w:id="1463" w:author="Alotaibi, Raed" w:date="2019-07-15T13:58:00Z">
                <w:pPr>
                  <w:jc w:val="center"/>
                </w:pPr>
              </w:pPrChange>
            </w:pPr>
            <w:r w:rsidRPr="00845F40">
              <w:rPr>
                <w:rFonts w:cstheme="minorHAnsi"/>
                <w:sz w:val="18"/>
                <w:szCs w:val="18"/>
              </w:rPr>
              <w:t>7.1</w:t>
            </w:r>
          </w:p>
        </w:tc>
        <w:tc>
          <w:tcPr>
            <w:tcW w:w="619" w:type="pct"/>
            <w:noWrap/>
            <w:hideMark/>
          </w:tcPr>
          <w:p w14:paraId="04E3A299" w14:textId="77777777" w:rsidR="008E07FB" w:rsidRPr="00845F40" w:rsidRDefault="008E07FB">
            <w:pPr>
              <w:spacing w:line="276" w:lineRule="auto"/>
              <w:jc w:val="center"/>
              <w:rPr>
                <w:rFonts w:cstheme="minorHAnsi"/>
                <w:sz w:val="18"/>
                <w:szCs w:val="18"/>
              </w:rPr>
              <w:pPrChange w:id="1464" w:author="Alotaibi, Raed" w:date="2019-07-15T13:58:00Z">
                <w:pPr>
                  <w:jc w:val="center"/>
                </w:pPr>
              </w:pPrChange>
            </w:pPr>
            <w:r w:rsidRPr="00845F40">
              <w:rPr>
                <w:rFonts w:cstheme="minorHAnsi"/>
                <w:sz w:val="18"/>
                <w:szCs w:val="18"/>
              </w:rPr>
              <w:t>9.3</w:t>
            </w:r>
          </w:p>
        </w:tc>
        <w:tc>
          <w:tcPr>
            <w:tcW w:w="619" w:type="pct"/>
            <w:noWrap/>
            <w:hideMark/>
          </w:tcPr>
          <w:p w14:paraId="2BE178D0" w14:textId="77777777" w:rsidR="008E07FB" w:rsidRPr="00845F40" w:rsidRDefault="008E07FB">
            <w:pPr>
              <w:spacing w:line="276" w:lineRule="auto"/>
              <w:jc w:val="center"/>
              <w:rPr>
                <w:rFonts w:cstheme="minorHAnsi"/>
                <w:sz w:val="18"/>
                <w:szCs w:val="18"/>
              </w:rPr>
              <w:pPrChange w:id="1465" w:author="Alotaibi, Raed" w:date="2019-07-15T13:58:00Z">
                <w:pPr>
                  <w:jc w:val="center"/>
                </w:pPr>
              </w:pPrChange>
            </w:pPr>
            <w:r w:rsidRPr="00845F40">
              <w:rPr>
                <w:rFonts w:cstheme="minorHAnsi"/>
                <w:sz w:val="18"/>
                <w:szCs w:val="18"/>
              </w:rPr>
              <w:t>12.5</w:t>
            </w:r>
          </w:p>
        </w:tc>
        <w:tc>
          <w:tcPr>
            <w:tcW w:w="616" w:type="pct"/>
            <w:noWrap/>
            <w:hideMark/>
          </w:tcPr>
          <w:p w14:paraId="03E48401" w14:textId="77777777" w:rsidR="008E07FB" w:rsidRPr="00845F40" w:rsidRDefault="008E07FB">
            <w:pPr>
              <w:spacing w:line="276" w:lineRule="auto"/>
              <w:jc w:val="center"/>
              <w:rPr>
                <w:rFonts w:cstheme="minorHAnsi"/>
                <w:sz w:val="18"/>
                <w:szCs w:val="18"/>
              </w:rPr>
              <w:pPrChange w:id="1466" w:author="Alotaibi, Raed" w:date="2019-07-15T13:58:00Z">
                <w:pPr>
                  <w:jc w:val="center"/>
                </w:pPr>
              </w:pPrChange>
            </w:pPr>
            <w:r w:rsidRPr="00845F40">
              <w:rPr>
                <w:rFonts w:cstheme="minorHAnsi"/>
                <w:sz w:val="18"/>
                <w:szCs w:val="18"/>
              </w:rPr>
              <w:t>33.8</w:t>
            </w:r>
          </w:p>
        </w:tc>
      </w:tr>
      <w:tr w:rsidR="008E07FB" w:rsidRPr="00845F40" w14:paraId="0BFB131E" w14:textId="77777777" w:rsidTr="008E07FB">
        <w:trPr>
          <w:trHeight w:val="246"/>
        </w:trPr>
        <w:tc>
          <w:tcPr>
            <w:tcW w:w="1289" w:type="pct"/>
            <w:noWrap/>
            <w:hideMark/>
          </w:tcPr>
          <w:p w14:paraId="1823F4D0" w14:textId="77777777" w:rsidR="008E07FB" w:rsidRPr="00845F40" w:rsidRDefault="008E07FB">
            <w:pPr>
              <w:spacing w:line="276" w:lineRule="auto"/>
              <w:rPr>
                <w:rFonts w:cstheme="minorHAnsi"/>
                <w:sz w:val="18"/>
                <w:szCs w:val="18"/>
              </w:rPr>
              <w:pPrChange w:id="1467" w:author="Alotaibi, Raed" w:date="2019-07-15T13:58:00Z">
                <w:pPr/>
              </w:pPrChange>
            </w:pPr>
            <w:r w:rsidRPr="00845F40">
              <w:rPr>
                <w:rFonts w:cstheme="minorHAnsi"/>
                <w:sz w:val="18"/>
                <w:szCs w:val="18"/>
              </w:rPr>
              <w:t>Arizona</w:t>
            </w:r>
          </w:p>
        </w:tc>
        <w:tc>
          <w:tcPr>
            <w:tcW w:w="619" w:type="pct"/>
            <w:noWrap/>
            <w:hideMark/>
          </w:tcPr>
          <w:p w14:paraId="36739206" w14:textId="77777777" w:rsidR="008E07FB" w:rsidRPr="00845F40" w:rsidRDefault="008E07FB">
            <w:pPr>
              <w:spacing w:line="276" w:lineRule="auto"/>
              <w:jc w:val="center"/>
              <w:rPr>
                <w:rFonts w:cstheme="minorHAnsi"/>
                <w:sz w:val="18"/>
                <w:szCs w:val="18"/>
              </w:rPr>
              <w:pPrChange w:id="1468" w:author="Alotaibi, Raed" w:date="2019-07-15T13:58:00Z">
                <w:pPr>
                  <w:jc w:val="center"/>
                </w:pPr>
              </w:pPrChange>
            </w:pPr>
            <w:r w:rsidRPr="00845F40">
              <w:rPr>
                <w:rFonts w:cstheme="minorHAnsi"/>
                <w:sz w:val="18"/>
                <w:szCs w:val="18"/>
              </w:rPr>
              <w:t>17.0</w:t>
            </w:r>
          </w:p>
        </w:tc>
        <w:tc>
          <w:tcPr>
            <w:tcW w:w="619" w:type="pct"/>
            <w:noWrap/>
            <w:hideMark/>
          </w:tcPr>
          <w:p w14:paraId="0AB5CE71" w14:textId="77777777" w:rsidR="008E07FB" w:rsidRPr="00845F40" w:rsidRDefault="008E07FB">
            <w:pPr>
              <w:spacing w:line="276" w:lineRule="auto"/>
              <w:jc w:val="center"/>
              <w:rPr>
                <w:rFonts w:cstheme="minorHAnsi"/>
                <w:sz w:val="18"/>
                <w:szCs w:val="18"/>
              </w:rPr>
              <w:pPrChange w:id="1469" w:author="Alotaibi, Raed" w:date="2019-07-15T13:58:00Z">
                <w:pPr>
                  <w:jc w:val="center"/>
                </w:pPr>
              </w:pPrChange>
            </w:pPr>
            <w:r w:rsidRPr="00845F40">
              <w:rPr>
                <w:rFonts w:cstheme="minorHAnsi"/>
                <w:sz w:val="18"/>
                <w:szCs w:val="18"/>
              </w:rPr>
              <w:t>4.6</w:t>
            </w:r>
          </w:p>
        </w:tc>
        <w:tc>
          <w:tcPr>
            <w:tcW w:w="619" w:type="pct"/>
            <w:noWrap/>
            <w:hideMark/>
          </w:tcPr>
          <w:p w14:paraId="7BBD8BDB" w14:textId="77777777" w:rsidR="008E07FB" w:rsidRPr="00845F40" w:rsidRDefault="008E07FB">
            <w:pPr>
              <w:spacing w:line="276" w:lineRule="auto"/>
              <w:jc w:val="center"/>
              <w:rPr>
                <w:rFonts w:cstheme="minorHAnsi"/>
                <w:sz w:val="18"/>
                <w:szCs w:val="18"/>
              </w:rPr>
              <w:pPrChange w:id="1470" w:author="Alotaibi, Raed" w:date="2019-07-15T13:58:00Z">
                <w:pPr>
                  <w:jc w:val="center"/>
                </w:pPr>
              </w:pPrChange>
            </w:pPr>
            <w:r w:rsidRPr="00845F40">
              <w:rPr>
                <w:rFonts w:cstheme="minorHAnsi"/>
                <w:sz w:val="18"/>
                <w:szCs w:val="18"/>
              </w:rPr>
              <w:t>10.1</w:t>
            </w:r>
          </w:p>
        </w:tc>
        <w:tc>
          <w:tcPr>
            <w:tcW w:w="619" w:type="pct"/>
            <w:noWrap/>
            <w:hideMark/>
          </w:tcPr>
          <w:p w14:paraId="31AB435A" w14:textId="77777777" w:rsidR="008E07FB" w:rsidRPr="00845F40" w:rsidRDefault="008E07FB">
            <w:pPr>
              <w:spacing w:line="276" w:lineRule="auto"/>
              <w:jc w:val="center"/>
              <w:rPr>
                <w:rFonts w:cstheme="minorHAnsi"/>
                <w:sz w:val="18"/>
                <w:szCs w:val="18"/>
              </w:rPr>
              <w:pPrChange w:id="1471" w:author="Alotaibi, Raed" w:date="2019-07-15T13:58:00Z">
                <w:pPr>
                  <w:jc w:val="center"/>
                </w:pPr>
              </w:pPrChange>
            </w:pPr>
            <w:r w:rsidRPr="00845F40">
              <w:rPr>
                <w:rFonts w:cstheme="minorHAnsi"/>
                <w:sz w:val="18"/>
                <w:szCs w:val="18"/>
              </w:rPr>
              <w:t>15.1</w:t>
            </w:r>
          </w:p>
        </w:tc>
        <w:tc>
          <w:tcPr>
            <w:tcW w:w="619" w:type="pct"/>
            <w:noWrap/>
            <w:hideMark/>
          </w:tcPr>
          <w:p w14:paraId="124391AA" w14:textId="77777777" w:rsidR="008E07FB" w:rsidRPr="00845F40" w:rsidRDefault="008E07FB">
            <w:pPr>
              <w:spacing w:line="276" w:lineRule="auto"/>
              <w:jc w:val="center"/>
              <w:rPr>
                <w:rFonts w:cstheme="minorHAnsi"/>
                <w:sz w:val="18"/>
                <w:szCs w:val="18"/>
              </w:rPr>
              <w:pPrChange w:id="1472" w:author="Alotaibi, Raed" w:date="2019-07-15T13:58:00Z">
                <w:pPr>
                  <w:jc w:val="center"/>
                </w:pPr>
              </w:pPrChange>
            </w:pPr>
            <w:r w:rsidRPr="00845F40">
              <w:rPr>
                <w:rFonts w:cstheme="minorHAnsi"/>
                <w:sz w:val="18"/>
                <w:szCs w:val="18"/>
              </w:rPr>
              <w:t>23.4</w:t>
            </w:r>
          </w:p>
        </w:tc>
        <w:tc>
          <w:tcPr>
            <w:tcW w:w="616" w:type="pct"/>
            <w:noWrap/>
            <w:hideMark/>
          </w:tcPr>
          <w:p w14:paraId="4537E28D" w14:textId="77777777" w:rsidR="008E07FB" w:rsidRPr="00845F40" w:rsidRDefault="008E07FB">
            <w:pPr>
              <w:spacing w:line="276" w:lineRule="auto"/>
              <w:jc w:val="center"/>
              <w:rPr>
                <w:rFonts w:cstheme="minorHAnsi"/>
                <w:sz w:val="18"/>
                <w:szCs w:val="18"/>
              </w:rPr>
              <w:pPrChange w:id="1473" w:author="Alotaibi, Raed" w:date="2019-07-15T13:58:00Z">
                <w:pPr>
                  <w:jc w:val="center"/>
                </w:pPr>
              </w:pPrChange>
            </w:pPr>
            <w:r w:rsidRPr="00845F40">
              <w:rPr>
                <w:rFonts w:cstheme="minorHAnsi"/>
                <w:sz w:val="18"/>
                <w:szCs w:val="18"/>
              </w:rPr>
              <w:t>45.9</w:t>
            </w:r>
          </w:p>
        </w:tc>
      </w:tr>
      <w:tr w:rsidR="008E07FB" w:rsidRPr="00845F40" w14:paraId="7D768EA4" w14:textId="77777777" w:rsidTr="008E07FB">
        <w:trPr>
          <w:trHeight w:val="246"/>
        </w:trPr>
        <w:tc>
          <w:tcPr>
            <w:tcW w:w="1289" w:type="pct"/>
            <w:noWrap/>
            <w:hideMark/>
          </w:tcPr>
          <w:p w14:paraId="3A191BD9" w14:textId="77777777" w:rsidR="008E07FB" w:rsidRPr="00845F40" w:rsidRDefault="008E07FB">
            <w:pPr>
              <w:spacing w:line="276" w:lineRule="auto"/>
              <w:rPr>
                <w:rFonts w:cstheme="minorHAnsi"/>
                <w:sz w:val="18"/>
                <w:szCs w:val="18"/>
              </w:rPr>
              <w:pPrChange w:id="1474" w:author="Alotaibi, Raed" w:date="2019-07-15T13:58:00Z">
                <w:pPr/>
              </w:pPrChange>
            </w:pPr>
            <w:r w:rsidRPr="00845F40">
              <w:rPr>
                <w:rFonts w:cstheme="minorHAnsi"/>
                <w:sz w:val="18"/>
                <w:szCs w:val="18"/>
              </w:rPr>
              <w:t>Arkansas</w:t>
            </w:r>
          </w:p>
        </w:tc>
        <w:tc>
          <w:tcPr>
            <w:tcW w:w="619" w:type="pct"/>
            <w:noWrap/>
            <w:hideMark/>
          </w:tcPr>
          <w:p w14:paraId="704E2547" w14:textId="77777777" w:rsidR="008E07FB" w:rsidRPr="00845F40" w:rsidRDefault="008E07FB">
            <w:pPr>
              <w:spacing w:line="276" w:lineRule="auto"/>
              <w:jc w:val="center"/>
              <w:rPr>
                <w:rFonts w:cstheme="minorHAnsi"/>
                <w:sz w:val="18"/>
                <w:szCs w:val="18"/>
              </w:rPr>
              <w:pPrChange w:id="1475" w:author="Alotaibi, Raed" w:date="2019-07-15T13:58:00Z">
                <w:pPr>
                  <w:jc w:val="center"/>
                </w:pPr>
              </w:pPrChange>
            </w:pPr>
            <w:r w:rsidRPr="00845F40">
              <w:rPr>
                <w:rFonts w:cstheme="minorHAnsi"/>
                <w:sz w:val="18"/>
                <w:szCs w:val="18"/>
              </w:rPr>
              <w:t>9.3</w:t>
            </w:r>
          </w:p>
        </w:tc>
        <w:tc>
          <w:tcPr>
            <w:tcW w:w="619" w:type="pct"/>
            <w:noWrap/>
            <w:hideMark/>
          </w:tcPr>
          <w:p w14:paraId="00F8FFA5" w14:textId="77777777" w:rsidR="008E07FB" w:rsidRPr="00845F40" w:rsidRDefault="008E07FB">
            <w:pPr>
              <w:spacing w:line="276" w:lineRule="auto"/>
              <w:jc w:val="center"/>
              <w:rPr>
                <w:rFonts w:cstheme="minorHAnsi"/>
                <w:sz w:val="18"/>
                <w:szCs w:val="18"/>
              </w:rPr>
              <w:pPrChange w:id="1476" w:author="Alotaibi, Raed" w:date="2019-07-15T13:58:00Z">
                <w:pPr>
                  <w:jc w:val="center"/>
                </w:pPr>
              </w:pPrChange>
            </w:pPr>
            <w:r w:rsidRPr="00845F40">
              <w:rPr>
                <w:rFonts w:cstheme="minorHAnsi"/>
                <w:sz w:val="18"/>
                <w:szCs w:val="18"/>
              </w:rPr>
              <w:t>3.2</w:t>
            </w:r>
          </w:p>
        </w:tc>
        <w:tc>
          <w:tcPr>
            <w:tcW w:w="619" w:type="pct"/>
            <w:noWrap/>
            <w:hideMark/>
          </w:tcPr>
          <w:p w14:paraId="6B741150" w14:textId="77777777" w:rsidR="008E07FB" w:rsidRPr="00845F40" w:rsidRDefault="008E07FB">
            <w:pPr>
              <w:spacing w:line="276" w:lineRule="auto"/>
              <w:jc w:val="center"/>
              <w:rPr>
                <w:rFonts w:cstheme="minorHAnsi"/>
                <w:sz w:val="18"/>
                <w:szCs w:val="18"/>
              </w:rPr>
              <w:pPrChange w:id="1477" w:author="Alotaibi, Raed" w:date="2019-07-15T13:58:00Z">
                <w:pPr>
                  <w:jc w:val="center"/>
                </w:pPr>
              </w:pPrChange>
            </w:pPr>
            <w:r w:rsidRPr="00845F40">
              <w:rPr>
                <w:rFonts w:cstheme="minorHAnsi"/>
                <w:sz w:val="18"/>
                <w:szCs w:val="18"/>
              </w:rPr>
              <w:t>6.2</w:t>
            </w:r>
          </w:p>
        </w:tc>
        <w:tc>
          <w:tcPr>
            <w:tcW w:w="619" w:type="pct"/>
            <w:noWrap/>
            <w:hideMark/>
          </w:tcPr>
          <w:p w14:paraId="5EC928FE" w14:textId="77777777" w:rsidR="008E07FB" w:rsidRPr="00845F40" w:rsidRDefault="008E07FB">
            <w:pPr>
              <w:spacing w:line="276" w:lineRule="auto"/>
              <w:jc w:val="center"/>
              <w:rPr>
                <w:rFonts w:cstheme="minorHAnsi"/>
                <w:sz w:val="18"/>
                <w:szCs w:val="18"/>
              </w:rPr>
              <w:pPrChange w:id="1478" w:author="Alotaibi, Raed" w:date="2019-07-15T13:58:00Z">
                <w:pPr>
                  <w:jc w:val="center"/>
                </w:pPr>
              </w:pPrChange>
            </w:pPr>
            <w:r w:rsidRPr="00845F40">
              <w:rPr>
                <w:rFonts w:cstheme="minorHAnsi"/>
                <w:sz w:val="18"/>
                <w:szCs w:val="18"/>
              </w:rPr>
              <w:t>8.1</w:t>
            </w:r>
          </w:p>
        </w:tc>
        <w:tc>
          <w:tcPr>
            <w:tcW w:w="619" w:type="pct"/>
            <w:noWrap/>
            <w:hideMark/>
          </w:tcPr>
          <w:p w14:paraId="6636721C" w14:textId="77777777" w:rsidR="008E07FB" w:rsidRPr="00845F40" w:rsidRDefault="008E07FB">
            <w:pPr>
              <w:spacing w:line="276" w:lineRule="auto"/>
              <w:jc w:val="center"/>
              <w:rPr>
                <w:rFonts w:cstheme="minorHAnsi"/>
                <w:sz w:val="18"/>
                <w:szCs w:val="18"/>
              </w:rPr>
              <w:pPrChange w:id="1479" w:author="Alotaibi, Raed" w:date="2019-07-15T13:58:00Z">
                <w:pPr>
                  <w:jc w:val="center"/>
                </w:pPr>
              </w:pPrChange>
            </w:pPr>
            <w:r w:rsidRPr="00845F40">
              <w:rPr>
                <w:rFonts w:cstheme="minorHAnsi"/>
                <w:sz w:val="18"/>
                <w:szCs w:val="18"/>
              </w:rPr>
              <w:t>11.6</w:t>
            </w:r>
          </w:p>
        </w:tc>
        <w:tc>
          <w:tcPr>
            <w:tcW w:w="616" w:type="pct"/>
            <w:noWrap/>
            <w:hideMark/>
          </w:tcPr>
          <w:p w14:paraId="51C49435" w14:textId="77777777" w:rsidR="008E07FB" w:rsidRPr="00845F40" w:rsidRDefault="008E07FB">
            <w:pPr>
              <w:spacing w:line="276" w:lineRule="auto"/>
              <w:jc w:val="center"/>
              <w:rPr>
                <w:rFonts w:cstheme="minorHAnsi"/>
                <w:sz w:val="18"/>
                <w:szCs w:val="18"/>
              </w:rPr>
              <w:pPrChange w:id="1480" w:author="Alotaibi, Raed" w:date="2019-07-15T13:58:00Z">
                <w:pPr>
                  <w:jc w:val="center"/>
                </w:pPr>
              </w:pPrChange>
            </w:pPr>
            <w:r w:rsidRPr="00845F40">
              <w:rPr>
                <w:rFonts w:cstheme="minorHAnsi"/>
                <w:sz w:val="18"/>
                <w:szCs w:val="18"/>
              </w:rPr>
              <w:t>28.0</w:t>
            </w:r>
          </w:p>
        </w:tc>
      </w:tr>
      <w:tr w:rsidR="008E07FB" w:rsidRPr="00845F40" w14:paraId="73819FBA" w14:textId="77777777" w:rsidTr="008E07FB">
        <w:trPr>
          <w:trHeight w:val="246"/>
        </w:trPr>
        <w:tc>
          <w:tcPr>
            <w:tcW w:w="1289" w:type="pct"/>
            <w:noWrap/>
            <w:hideMark/>
          </w:tcPr>
          <w:p w14:paraId="484B1E2B" w14:textId="77777777" w:rsidR="008E07FB" w:rsidRPr="00845F40" w:rsidRDefault="008E07FB">
            <w:pPr>
              <w:spacing w:line="276" w:lineRule="auto"/>
              <w:rPr>
                <w:rFonts w:cstheme="minorHAnsi"/>
                <w:sz w:val="18"/>
                <w:szCs w:val="18"/>
              </w:rPr>
              <w:pPrChange w:id="1481" w:author="Alotaibi, Raed" w:date="2019-07-15T13:58:00Z">
                <w:pPr/>
              </w:pPrChange>
            </w:pPr>
            <w:r w:rsidRPr="00845F40">
              <w:rPr>
                <w:rFonts w:cstheme="minorHAnsi"/>
                <w:sz w:val="18"/>
                <w:szCs w:val="18"/>
              </w:rPr>
              <w:t>California</w:t>
            </w:r>
          </w:p>
        </w:tc>
        <w:tc>
          <w:tcPr>
            <w:tcW w:w="619" w:type="pct"/>
            <w:noWrap/>
            <w:hideMark/>
          </w:tcPr>
          <w:p w14:paraId="04D12361" w14:textId="77777777" w:rsidR="008E07FB" w:rsidRPr="00845F40" w:rsidRDefault="008E07FB">
            <w:pPr>
              <w:spacing w:line="276" w:lineRule="auto"/>
              <w:jc w:val="center"/>
              <w:rPr>
                <w:rFonts w:cstheme="minorHAnsi"/>
                <w:sz w:val="18"/>
                <w:szCs w:val="18"/>
              </w:rPr>
              <w:pPrChange w:id="1482" w:author="Alotaibi, Raed" w:date="2019-07-15T13:58:00Z">
                <w:pPr>
                  <w:jc w:val="center"/>
                </w:pPr>
              </w:pPrChange>
            </w:pPr>
            <w:r w:rsidRPr="00845F40">
              <w:rPr>
                <w:rFonts w:cstheme="minorHAnsi"/>
                <w:sz w:val="18"/>
                <w:szCs w:val="18"/>
              </w:rPr>
              <w:t>21.1</w:t>
            </w:r>
          </w:p>
        </w:tc>
        <w:tc>
          <w:tcPr>
            <w:tcW w:w="619" w:type="pct"/>
            <w:noWrap/>
            <w:hideMark/>
          </w:tcPr>
          <w:p w14:paraId="6646E5DA" w14:textId="77777777" w:rsidR="008E07FB" w:rsidRPr="00845F40" w:rsidRDefault="008E07FB">
            <w:pPr>
              <w:spacing w:line="276" w:lineRule="auto"/>
              <w:jc w:val="center"/>
              <w:rPr>
                <w:rFonts w:cstheme="minorHAnsi"/>
                <w:sz w:val="18"/>
                <w:szCs w:val="18"/>
              </w:rPr>
              <w:pPrChange w:id="1483" w:author="Alotaibi, Raed" w:date="2019-07-15T13:58:00Z">
                <w:pPr>
                  <w:jc w:val="center"/>
                </w:pPr>
              </w:pPrChange>
            </w:pPr>
            <w:r w:rsidRPr="00845F40">
              <w:rPr>
                <w:rFonts w:cstheme="minorHAnsi"/>
                <w:sz w:val="18"/>
                <w:szCs w:val="18"/>
              </w:rPr>
              <w:t>1.6</w:t>
            </w:r>
          </w:p>
        </w:tc>
        <w:tc>
          <w:tcPr>
            <w:tcW w:w="619" w:type="pct"/>
            <w:noWrap/>
            <w:hideMark/>
          </w:tcPr>
          <w:p w14:paraId="48ECBD14" w14:textId="77777777" w:rsidR="008E07FB" w:rsidRPr="00845F40" w:rsidRDefault="008E07FB">
            <w:pPr>
              <w:spacing w:line="276" w:lineRule="auto"/>
              <w:jc w:val="center"/>
              <w:rPr>
                <w:rFonts w:cstheme="minorHAnsi"/>
                <w:sz w:val="18"/>
                <w:szCs w:val="18"/>
              </w:rPr>
              <w:pPrChange w:id="1484" w:author="Alotaibi, Raed" w:date="2019-07-15T13:58:00Z">
                <w:pPr>
                  <w:jc w:val="center"/>
                </w:pPr>
              </w:pPrChange>
            </w:pPr>
            <w:r w:rsidRPr="00845F40">
              <w:rPr>
                <w:rFonts w:cstheme="minorHAnsi"/>
                <w:sz w:val="18"/>
                <w:szCs w:val="18"/>
              </w:rPr>
              <w:t>12.7</w:t>
            </w:r>
          </w:p>
        </w:tc>
        <w:tc>
          <w:tcPr>
            <w:tcW w:w="619" w:type="pct"/>
            <w:noWrap/>
            <w:hideMark/>
          </w:tcPr>
          <w:p w14:paraId="3D1E7CC9" w14:textId="77777777" w:rsidR="008E07FB" w:rsidRPr="00845F40" w:rsidRDefault="008E07FB">
            <w:pPr>
              <w:spacing w:line="276" w:lineRule="auto"/>
              <w:jc w:val="center"/>
              <w:rPr>
                <w:rFonts w:cstheme="minorHAnsi"/>
                <w:sz w:val="18"/>
                <w:szCs w:val="18"/>
              </w:rPr>
              <w:pPrChange w:id="1485" w:author="Alotaibi, Raed" w:date="2019-07-15T13:58:00Z">
                <w:pPr>
                  <w:jc w:val="center"/>
                </w:pPr>
              </w:pPrChange>
            </w:pPr>
            <w:r w:rsidRPr="00845F40">
              <w:rPr>
                <w:rFonts w:cstheme="minorHAnsi"/>
                <w:sz w:val="18"/>
                <w:szCs w:val="18"/>
              </w:rPr>
              <w:t>19.3</w:t>
            </w:r>
          </w:p>
        </w:tc>
        <w:tc>
          <w:tcPr>
            <w:tcW w:w="619" w:type="pct"/>
            <w:noWrap/>
            <w:hideMark/>
          </w:tcPr>
          <w:p w14:paraId="55A600A9" w14:textId="77777777" w:rsidR="008E07FB" w:rsidRPr="00845F40" w:rsidRDefault="008E07FB">
            <w:pPr>
              <w:spacing w:line="276" w:lineRule="auto"/>
              <w:jc w:val="center"/>
              <w:rPr>
                <w:rFonts w:cstheme="minorHAnsi"/>
                <w:sz w:val="18"/>
                <w:szCs w:val="18"/>
              </w:rPr>
              <w:pPrChange w:id="1486" w:author="Alotaibi, Raed" w:date="2019-07-15T13:58:00Z">
                <w:pPr>
                  <w:jc w:val="center"/>
                </w:pPr>
              </w:pPrChange>
            </w:pPr>
            <w:r w:rsidRPr="00845F40">
              <w:rPr>
                <w:rFonts w:cstheme="minorHAnsi"/>
                <w:sz w:val="18"/>
                <w:szCs w:val="18"/>
              </w:rPr>
              <w:t>27.9</w:t>
            </w:r>
          </w:p>
        </w:tc>
        <w:tc>
          <w:tcPr>
            <w:tcW w:w="616" w:type="pct"/>
            <w:noWrap/>
            <w:hideMark/>
          </w:tcPr>
          <w:p w14:paraId="5C7444D6" w14:textId="77777777" w:rsidR="008E07FB" w:rsidRPr="00845F40" w:rsidRDefault="008E07FB">
            <w:pPr>
              <w:spacing w:line="276" w:lineRule="auto"/>
              <w:jc w:val="center"/>
              <w:rPr>
                <w:rFonts w:cstheme="minorHAnsi"/>
                <w:sz w:val="18"/>
                <w:szCs w:val="18"/>
              </w:rPr>
              <w:pPrChange w:id="1487" w:author="Alotaibi, Raed" w:date="2019-07-15T13:58:00Z">
                <w:pPr>
                  <w:jc w:val="center"/>
                </w:pPr>
              </w:pPrChange>
            </w:pPr>
            <w:r w:rsidRPr="00845F40">
              <w:rPr>
                <w:rFonts w:cstheme="minorHAnsi"/>
                <w:sz w:val="18"/>
                <w:szCs w:val="18"/>
              </w:rPr>
              <w:t>58.3</w:t>
            </w:r>
          </w:p>
        </w:tc>
      </w:tr>
      <w:tr w:rsidR="008E07FB" w:rsidRPr="00845F40" w14:paraId="27BCA4BB" w14:textId="77777777" w:rsidTr="008E07FB">
        <w:trPr>
          <w:trHeight w:val="246"/>
        </w:trPr>
        <w:tc>
          <w:tcPr>
            <w:tcW w:w="1289" w:type="pct"/>
            <w:noWrap/>
            <w:hideMark/>
          </w:tcPr>
          <w:p w14:paraId="4ED9A88B" w14:textId="77777777" w:rsidR="008E07FB" w:rsidRPr="00845F40" w:rsidRDefault="008E07FB">
            <w:pPr>
              <w:spacing w:line="276" w:lineRule="auto"/>
              <w:rPr>
                <w:rFonts w:cstheme="minorHAnsi"/>
                <w:sz w:val="18"/>
                <w:szCs w:val="18"/>
              </w:rPr>
              <w:pPrChange w:id="1488" w:author="Alotaibi, Raed" w:date="2019-07-15T13:58:00Z">
                <w:pPr/>
              </w:pPrChange>
            </w:pPr>
            <w:r w:rsidRPr="00845F40">
              <w:rPr>
                <w:rFonts w:cstheme="minorHAnsi"/>
                <w:sz w:val="18"/>
                <w:szCs w:val="18"/>
              </w:rPr>
              <w:t>Colorado</w:t>
            </w:r>
          </w:p>
        </w:tc>
        <w:tc>
          <w:tcPr>
            <w:tcW w:w="619" w:type="pct"/>
            <w:noWrap/>
            <w:hideMark/>
          </w:tcPr>
          <w:p w14:paraId="0F23ADA6" w14:textId="77777777" w:rsidR="008E07FB" w:rsidRPr="00845F40" w:rsidRDefault="008E07FB">
            <w:pPr>
              <w:spacing w:line="276" w:lineRule="auto"/>
              <w:jc w:val="center"/>
              <w:rPr>
                <w:rFonts w:cstheme="minorHAnsi"/>
                <w:sz w:val="18"/>
                <w:szCs w:val="18"/>
              </w:rPr>
              <w:pPrChange w:id="1489" w:author="Alotaibi, Raed" w:date="2019-07-15T13:58:00Z">
                <w:pPr>
                  <w:jc w:val="center"/>
                </w:pPr>
              </w:pPrChange>
            </w:pPr>
            <w:r w:rsidRPr="00845F40">
              <w:rPr>
                <w:rFonts w:cstheme="minorHAnsi"/>
                <w:sz w:val="18"/>
                <w:szCs w:val="18"/>
              </w:rPr>
              <w:t>18.1</w:t>
            </w:r>
          </w:p>
        </w:tc>
        <w:tc>
          <w:tcPr>
            <w:tcW w:w="619" w:type="pct"/>
            <w:noWrap/>
            <w:hideMark/>
          </w:tcPr>
          <w:p w14:paraId="66C961EA" w14:textId="77777777" w:rsidR="008E07FB" w:rsidRPr="00845F40" w:rsidRDefault="008E07FB">
            <w:pPr>
              <w:spacing w:line="276" w:lineRule="auto"/>
              <w:jc w:val="center"/>
              <w:rPr>
                <w:rFonts w:cstheme="minorHAnsi"/>
                <w:sz w:val="18"/>
                <w:szCs w:val="18"/>
              </w:rPr>
              <w:pPrChange w:id="1490" w:author="Alotaibi, Raed" w:date="2019-07-15T13:58:00Z">
                <w:pPr>
                  <w:jc w:val="center"/>
                </w:pPr>
              </w:pPrChange>
            </w:pPr>
            <w:r w:rsidRPr="00845F40">
              <w:rPr>
                <w:rFonts w:cstheme="minorHAnsi"/>
                <w:sz w:val="18"/>
                <w:szCs w:val="18"/>
              </w:rPr>
              <w:t>3.4</w:t>
            </w:r>
          </w:p>
        </w:tc>
        <w:tc>
          <w:tcPr>
            <w:tcW w:w="619" w:type="pct"/>
            <w:noWrap/>
            <w:hideMark/>
          </w:tcPr>
          <w:p w14:paraId="56BE3914" w14:textId="77777777" w:rsidR="008E07FB" w:rsidRPr="00845F40" w:rsidRDefault="008E07FB">
            <w:pPr>
              <w:spacing w:line="276" w:lineRule="auto"/>
              <w:jc w:val="center"/>
              <w:rPr>
                <w:rFonts w:cstheme="minorHAnsi"/>
                <w:sz w:val="18"/>
                <w:szCs w:val="18"/>
              </w:rPr>
              <w:pPrChange w:id="1491" w:author="Alotaibi, Raed" w:date="2019-07-15T13:58:00Z">
                <w:pPr>
                  <w:jc w:val="center"/>
                </w:pPr>
              </w:pPrChange>
            </w:pPr>
            <w:r w:rsidRPr="00845F40">
              <w:rPr>
                <w:rFonts w:cstheme="minorHAnsi"/>
                <w:sz w:val="18"/>
                <w:szCs w:val="18"/>
              </w:rPr>
              <w:t>9.3</w:t>
            </w:r>
          </w:p>
        </w:tc>
        <w:tc>
          <w:tcPr>
            <w:tcW w:w="619" w:type="pct"/>
            <w:noWrap/>
            <w:hideMark/>
          </w:tcPr>
          <w:p w14:paraId="5AA0A3C2" w14:textId="77777777" w:rsidR="008E07FB" w:rsidRPr="00845F40" w:rsidRDefault="008E07FB">
            <w:pPr>
              <w:spacing w:line="276" w:lineRule="auto"/>
              <w:jc w:val="center"/>
              <w:rPr>
                <w:rFonts w:cstheme="minorHAnsi"/>
                <w:sz w:val="18"/>
                <w:szCs w:val="18"/>
              </w:rPr>
              <w:pPrChange w:id="1492" w:author="Alotaibi, Raed" w:date="2019-07-15T13:58:00Z">
                <w:pPr>
                  <w:jc w:val="center"/>
                </w:pPr>
              </w:pPrChange>
            </w:pPr>
            <w:r w:rsidRPr="00845F40">
              <w:rPr>
                <w:rFonts w:cstheme="minorHAnsi"/>
                <w:sz w:val="18"/>
                <w:szCs w:val="18"/>
              </w:rPr>
              <w:t>15.2</w:t>
            </w:r>
          </w:p>
        </w:tc>
        <w:tc>
          <w:tcPr>
            <w:tcW w:w="619" w:type="pct"/>
            <w:noWrap/>
            <w:hideMark/>
          </w:tcPr>
          <w:p w14:paraId="5FB72E1B" w14:textId="77777777" w:rsidR="008E07FB" w:rsidRPr="00845F40" w:rsidRDefault="008E07FB">
            <w:pPr>
              <w:spacing w:line="276" w:lineRule="auto"/>
              <w:jc w:val="center"/>
              <w:rPr>
                <w:rFonts w:cstheme="minorHAnsi"/>
                <w:sz w:val="18"/>
                <w:szCs w:val="18"/>
              </w:rPr>
              <w:pPrChange w:id="1493" w:author="Alotaibi, Raed" w:date="2019-07-15T13:58:00Z">
                <w:pPr>
                  <w:jc w:val="center"/>
                </w:pPr>
              </w:pPrChange>
            </w:pPr>
            <w:r w:rsidRPr="00845F40">
              <w:rPr>
                <w:rFonts w:cstheme="minorHAnsi"/>
                <w:sz w:val="18"/>
                <w:szCs w:val="18"/>
              </w:rPr>
              <w:t>24.8</w:t>
            </w:r>
          </w:p>
        </w:tc>
        <w:tc>
          <w:tcPr>
            <w:tcW w:w="616" w:type="pct"/>
            <w:noWrap/>
            <w:hideMark/>
          </w:tcPr>
          <w:p w14:paraId="1170997A" w14:textId="77777777" w:rsidR="008E07FB" w:rsidRPr="00845F40" w:rsidRDefault="008E07FB">
            <w:pPr>
              <w:spacing w:line="276" w:lineRule="auto"/>
              <w:jc w:val="center"/>
              <w:rPr>
                <w:rFonts w:cstheme="minorHAnsi"/>
                <w:sz w:val="18"/>
                <w:szCs w:val="18"/>
              </w:rPr>
              <w:pPrChange w:id="1494" w:author="Alotaibi, Raed" w:date="2019-07-15T13:58:00Z">
                <w:pPr>
                  <w:jc w:val="center"/>
                </w:pPr>
              </w:pPrChange>
            </w:pPr>
            <w:r w:rsidRPr="00845F40">
              <w:rPr>
                <w:rFonts w:cstheme="minorHAnsi"/>
                <w:sz w:val="18"/>
                <w:szCs w:val="18"/>
              </w:rPr>
              <w:t>56.9</w:t>
            </w:r>
          </w:p>
        </w:tc>
      </w:tr>
      <w:tr w:rsidR="008E07FB" w:rsidRPr="00845F40" w14:paraId="6140BB17" w14:textId="77777777" w:rsidTr="008E07FB">
        <w:trPr>
          <w:trHeight w:val="246"/>
        </w:trPr>
        <w:tc>
          <w:tcPr>
            <w:tcW w:w="1289" w:type="pct"/>
            <w:noWrap/>
            <w:hideMark/>
          </w:tcPr>
          <w:p w14:paraId="0B085162" w14:textId="77777777" w:rsidR="008E07FB" w:rsidRPr="00845F40" w:rsidRDefault="008E07FB">
            <w:pPr>
              <w:spacing w:line="276" w:lineRule="auto"/>
              <w:rPr>
                <w:rFonts w:cstheme="minorHAnsi"/>
                <w:sz w:val="18"/>
                <w:szCs w:val="18"/>
              </w:rPr>
              <w:pPrChange w:id="1495" w:author="Alotaibi, Raed" w:date="2019-07-15T13:58:00Z">
                <w:pPr/>
              </w:pPrChange>
            </w:pPr>
            <w:r w:rsidRPr="00845F40">
              <w:rPr>
                <w:rFonts w:cstheme="minorHAnsi"/>
                <w:sz w:val="18"/>
                <w:szCs w:val="18"/>
              </w:rPr>
              <w:t>Connecticut</w:t>
            </w:r>
          </w:p>
        </w:tc>
        <w:tc>
          <w:tcPr>
            <w:tcW w:w="619" w:type="pct"/>
            <w:noWrap/>
            <w:hideMark/>
          </w:tcPr>
          <w:p w14:paraId="5926DFF6" w14:textId="77777777" w:rsidR="008E07FB" w:rsidRPr="00845F40" w:rsidRDefault="008E07FB">
            <w:pPr>
              <w:spacing w:line="276" w:lineRule="auto"/>
              <w:jc w:val="center"/>
              <w:rPr>
                <w:rFonts w:cstheme="minorHAnsi"/>
                <w:sz w:val="18"/>
                <w:szCs w:val="18"/>
              </w:rPr>
              <w:pPrChange w:id="1496" w:author="Alotaibi, Raed" w:date="2019-07-15T13:58:00Z">
                <w:pPr>
                  <w:jc w:val="center"/>
                </w:pPr>
              </w:pPrChange>
            </w:pPr>
            <w:r w:rsidRPr="00845F40">
              <w:rPr>
                <w:rFonts w:cstheme="minorHAnsi"/>
                <w:sz w:val="18"/>
                <w:szCs w:val="18"/>
              </w:rPr>
              <w:t>15.6</w:t>
            </w:r>
          </w:p>
        </w:tc>
        <w:tc>
          <w:tcPr>
            <w:tcW w:w="619" w:type="pct"/>
            <w:noWrap/>
            <w:hideMark/>
          </w:tcPr>
          <w:p w14:paraId="436AC585" w14:textId="77777777" w:rsidR="008E07FB" w:rsidRPr="00845F40" w:rsidRDefault="008E07FB">
            <w:pPr>
              <w:spacing w:line="276" w:lineRule="auto"/>
              <w:jc w:val="center"/>
              <w:rPr>
                <w:rFonts w:cstheme="minorHAnsi"/>
                <w:sz w:val="18"/>
                <w:szCs w:val="18"/>
              </w:rPr>
              <w:pPrChange w:id="1497" w:author="Alotaibi, Raed" w:date="2019-07-15T13:58:00Z">
                <w:pPr>
                  <w:jc w:val="center"/>
                </w:pPr>
              </w:pPrChange>
            </w:pPr>
            <w:r w:rsidRPr="00845F40">
              <w:rPr>
                <w:rFonts w:cstheme="minorHAnsi"/>
                <w:sz w:val="18"/>
                <w:szCs w:val="18"/>
              </w:rPr>
              <w:t>7.3</w:t>
            </w:r>
          </w:p>
        </w:tc>
        <w:tc>
          <w:tcPr>
            <w:tcW w:w="619" w:type="pct"/>
            <w:noWrap/>
            <w:hideMark/>
          </w:tcPr>
          <w:p w14:paraId="72286165" w14:textId="77777777" w:rsidR="008E07FB" w:rsidRPr="00845F40" w:rsidRDefault="008E07FB">
            <w:pPr>
              <w:spacing w:line="276" w:lineRule="auto"/>
              <w:jc w:val="center"/>
              <w:rPr>
                <w:rFonts w:cstheme="minorHAnsi"/>
                <w:sz w:val="18"/>
                <w:szCs w:val="18"/>
              </w:rPr>
              <w:pPrChange w:id="1498" w:author="Alotaibi, Raed" w:date="2019-07-15T13:58:00Z">
                <w:pPr>
                  <w:jc w:val="center"/>
                </w:pPr>
              </w:pPrChange>
            </w:pPr>
            <w:r w:rsidRPr="00845F40">
              <w:rPr>
                <w:rFonts w:cstheme="minorHAnsi"/>
                <w:sz w:val="18"/>
                <w:szCs w:val="18"/>
              </w:rPr>
              <w:t>11.9</w:t>
            </w:r>
          </w:p>
        </w:tc>
        <w:tc>
          <w:tcPr>
            <w:tcW w:w="619" w:type="pct"/>
            <w:noWrap/>
            <w:hideMark/>
          </w:tcPr>
          <w:p w14:paraId="122D56FB" w14:textId="77777777" w:rsidR="008E07FB" w:rsidRPr="00845F40" w:rsidRDefault="008E07FB">
            <w:pPr>
              <w:spacing w:line="276" w:lineRule="auto"/>
              <w:jc w:val="center"/>
              <w:rPr>
                <w:rFonts w:cstheme="minorHAnsi"/>
                <w:sz w:val="18"/>
                <w:szCs w:val="18"/>
              </w:rPr>
              <w:pPrChange w:id="1499" w:author="Alotaibi, Raed" w:date="2019-07-15T13:58:00Z">
                <w:pPr>
                  <w:jc w:val="center"/>
                </w:pPr>
              </w:pPrChange>
            </w:pPr>
            <w:r w:rsidRPr="00845F40">
              <w:rPr>
                <w:rFonts w:cstheme="minorHAnsi"/>
                <w:sz w:val="18"/>
                <w:szCs w:val="18"/>
              </w:rPr>
              <w:t>15.0</w:t>
            </w:r>
          </w:p>
        </w:tc>
        <w:tc>
          <w:tcPr>
            <w:tcW w:w="619" w:type="pct"/>
            <w:noWrap/>
            <w:hideMark/>
          </w:tcPr>
          <w:p w14:paraId="706E9540" w14:textId="77777777" w:rsidR="008E07FB" w:rsidRPr="00845F40" w:rsidRDefault="008E07FB">
            <w:pPr>
              <w:spacing w:line="276" w:lineRule="auto"/>
              <w:jc w:val="center"/>
              <w:rPr>
                <w:rFonts w:cstheme="minorHAnsi"/>
                <w:sz w:val="18"/>
                <w:szCs w:val="18"/>
              </w:rPr>
              <w:pPrChange w:id="1500" w:author="Alotaibi, Raed" w:date="2019-07-15T13:58:00Z">
                <w:pPr>
                  <w:jc w:val="center"/>
                </w:pPr>
              </w:pPrChange>
            </w:pPr>
            <w:r w:rsidRPr="00845F40">
              <w:rPr>
                <w:rFonts w:cstheme="minorHAnsi"/>
                <w:sz w:val="18"/>
                <w:szCs w:val="18"/>
              </w:rPr>
              <w:t>18.6</w:t>
            </w:r>
          </w:p>
        </w:tc>
        <w:tc>
          <w:tcPr>
            <w:tcW w:w="616" w:type="pct"/>
            <w:noWrap/>
            <w:hideMark/>
          </w:tcPr>
          <w:p w14:paraId="5D60AFAF" w14:textId="77777777" w:rsidR="008E07FB" w:rsidRPr="00845F40" w:rsidRDefault="008E07FB">
            <w:pPr>
              <w:spacing w:line="276" w:lineRule="auto"/>
              <w:jc w:val="center"/>
              <w:rPr>
                <w:rFonts w:cstheme="minorHAnsi"/>
                <w:sz w:val="18"/>
                <w:szCs w:val="18"/>
              </w:rPr>
              <w:pPrChange w:id="1501" w:author="Alotaibi, Raed" w:date="2019-07-15T13:58:00Z">
                <w:pPr>
                  <w:jc w:val="center"/>
                </w:pPr>
              </w:pPrChange>
            </w:pPr>
            <w:r w:rsidRPr="00845F40">
              <w:rPr>
                <w:rFonts w:cstheme="minorHAnsi"/>
                <w:sz w:val="18"/>
                <w:szCs w:val="18"/>
              </w:rPr>
              <w:t>36.2</w:t>
            </w:r>
          </w:p>
        </w:tc>
      </w:tr>
      <w:tr w:rsidR="008E07FB" w:rsidRPr="00845F40" w14:paraId="1C70AD3C" w14:textId="77777777" w:rsidTr="008E07FB">
        <w:trPr>
          <w:trHeight w:val="246"/>
        </w:trPr>
        <w:tc>
          <w:tcPr>
            <w:tcW w:w="1289" w:type="pct"/>
            <w:noWrap/>
            <w:hideMark/>
          </w:tcPr>
          <w:p w14:paraId="0B565E7D" w14:textId="77777777" w:rsidR="008E07FB" w:rsidRPr="00845F40" w:rsidRDefault="008E07FB">
            <w:pPr>
              <w:spacing w:line="276" w:lineRule="auto"/>
              <w:rPr>
                <w:rFonts w:cstheme="minorHAnsi"/>
                <w:sz w:val="18"/>
                <w:szCs w:val="18"/>
              </w:rPr>
              <w:pPrChange w:id="1502" w:author="Alotaibi, Raed" w:date="2019-07-15T13:58:00Z">
                <w:pPr/>
              </w:pPrChange>
            </w:pPr>
            <w:r w:rsidRPr="00845F40">
              <w:rPr>
                <w:rFonts w:cstheme="minorHAnsi"/>
                <w:sz w:val="18"/>
                <w:szCs w:val="18"/>
              </w:rPr>
              <w:t>Delaware</w:t>
            </w:r>
          </w:p>
        </w:tc>
        <w:tc>
          <w:tcPr>
            <w:tcW w:w="619" w:type="pct"/>
            <w:noWrap/>
            <w:hideMark/>
          </w:tcPr>
          <w:p w14:paraId="0B73A1ED" w14:textId="77777777" w:rsidR="008E07FB" w:rsidRPr="00845F40" w:rsidRDefault="008E07FB">
            <w:pPr>
              <w:spacing w:line="276" w:lineRule="auto"/>
              <w:jc w:val="center"/>
              <w:rPr>
                <w:rFonts w:cstheme="minorHAnsi"/>
                <w:sz w:val="18"/>
                <w:szCs w:val="18"/>
              </w:rPr>
              <w:pPrChange w:id="1503" w:author="Alotaibi, Raed" w:date="2019-07-15T13:58:00Z">
                <w:pPr>
                  <w:jc w:val="center"/>
                </w:pPr>
              </w:pPrChange>
            </w:pPr>
            <w:r w:rsidRPr="00845F40">
              <w:rPr>
                <w:rFonts w:cstheme="minorHAnsi"/>
                <w:sz w:val="18"/>
                <w:szCs w:val="18"/>
              </w:rPr>
              <w:t>13.2</w:t>
            </w:r>
          </w:p>
        </w:tc>
        <w:tc>
          <w:tcPr>
            <w:tcW w:w="619" w:type="pct"/>
            <w:noWrap/>
            <w:hideMark/>
          </w:tcPr>
          <w:p w14:paraId="6E17C3A2" w14:textId="77777777" w:rsidR="008E07FB" w:rsidRPr="00845F40" w:rsidRDefault="008E07FB">
            <w:pPr>
              <w:spacing w:line="276" w:lineRule="auto"/>
              <w:jc w:val="center"/>
              <w:rPr>
                <w:rFonts w:cstheme="minorHAnsi"/>
                <w:sz w:val="18"/>
                <w:szCs w:val="18"/>
              </w:rPr>
              <w:pPrChange w:id="1504" w:author="Alotaibi, Raed" w:date="2019-07-15T13:58:00Z">
                <w:pPr>
                  <w:jc w:val="center"/>
                </w:pPr>
              </w:pPrChange>
            </w:pPr>
            <w:r w:rsidRPr="00845F40">
              <w:rPr>
                <w:rFonts w:cstheme="minorHAnsi"/>
                <w:sz w:val="18"/>
                <w:szCs w:val="18"/>
              </w:rPr>
              <w:t>7.1</w:t>
            </w:r>
          </w:p>
        </w:tc>
        <w:tc>
          <w:tcPr>
            <w:tcW w:w="619" w:type="pct"/>
            <w:noWrap/>
            <w:hideMark/>
          </w:tcPr>
          <w:p w14:paraId="20B90315" w14:textId="77777777" w:rsidR="008E07FB" w:rsidRPr="00845F40" w:rsidRDefault="008E07FB">
            <w:pPr>
              <w:spacing w:line="276" w:lineRule="auto"/>
              <w:jc w:val="center"/>
              <w:rPr>
                <w:rFonts w:cstheme="minorHAnsi"/>
                <w:sz w:val="18"/>
                <w:szCs w:val="18"/>
              </w:rPr>
              <w:pPrChange w:id="1505" w:author="Alotaibi, Raed" w:date="2019-07-15T13:58:00Z">
                <w:pPr>
                  <w:jc w:val="center"/>
                </w:pPr>
              </w:pPrChange>
            </w:pPr>
            <w:r w:rsidRPr="00845F40">
              <w:rPr>
                <w:rFonts w:cstheme="minorHAnsi"/>
                <w:sz w:val="18"/>
                <w:szCs w:val="18"/>
              </w:rPr>
              <w:t>9.3</w:t>
            </w:r>
          </w:p>
        </w:tc>
        <w:tc>
          <w:tcPr>
            <w:tcW w:w="619" w:type="pct"/>
            <w:noWrap/>
            <w:hideMark/>
          </w:tcPr>
          <w:p w14:paraId="74B7FF63" w14:textId="77777777" w:rsidR="008E07FB" w:rsidRPr="00845F40" w:rsidRDefault="008E07FB">
            <w:pPr>
              <w:spacing w:line="276" w:lineRule="auto"/>
              <w:jc w:val="center"/>
              <w:rPr>
                <w:rFonts w:cstheme="minorHAnsi"/>
                <w:sz w:val="18"/>
                <w:szCs w:val="18"/>
              </w:rPr>
              <w:pPrChange w:id="1506" w:author="Alotaibi, Raed" w:date="2019-07-15T13:58:00Z">
                <w:pPr>
                  <w:jc w:val="center"/>
                </w:pPr>
              </w:pPrChange>
            </w:pPr>
            <w:r w:rsidRPr="00845F40">
              <w:rPr>
                <w:rFonts w:cstheme="minorHAnsi"/>
                <w:sz w:val="18"/>
                <w:szCs w:val="18"/>
              </w:rPr>
              <w:t>11.6</w:t>
            </w:r>
          </w:p>
        </w:tc>
        <w:tc>
          <w:tcPr>
            <w:tcW w:w="619" w:type="pct"/>
            <w:noWrap/>
            <w:hideMark/>
          </w:tcPr>
          <w:p w14:paraId="51CD7319" w14:textId="77777777" w:rsidR="008E07FB" w:rsidRPr="00845F40" w:rsidRDefault="008E07FB">
            <w:pPr>
              <w:spacing w:line="276" w:lineRule="auto"/>
              <w:jc w:val="center"/>
              <w:rPr>
                <w:rFonts w:cstheme="minorHAnsi"/>
                <w:sz w:val="18"/>
                <w:szCs w:val="18"/>
              </w:rPr>
              <w:pPrChange w:id="1507" w:author="Alotaibi, Raed" w:date="2019-07-15T13:58:00Z">
                <w:pPr>
                  <w:jc w:val="center"/>
                </w:pPr>
              </w:pPrChange>
            </w:pPr>
            <w:r w:rsidRPr="00845F40">
              <w:rPr>
                <w:rFonts w:cstheme="minorHAnsi"/>
                <w:sz w:val="18"/>
                <w:szCs w:val="18"/>
              </w:rPr>
              <w:t>16.7</w:t>
            </w:r>
          </w:p>
        </w:tc>
        <w:tc>
          <w:tcPr>
            <w:tcW w:w="616" w:type="pct"/>
            <w:noWrap/>
            <w:hideMark/>
          </w:tcPr>
          <w:p w14:paraId="51C562EB" w14:textId="77777777" w:rsidR="008E07FB" w:rsidRPr="00845F40" w:rsidRDefault="008E07FB">
            <w:pPr>
              <w:spacing w:line="276" w:lineRule="auto"/>
              <w:jc w:val="center"/>
              <w:rPr>
                <w:rFonts w:cstheme="minorHAnsi"/>
                <w:sz w:val="18"/>
                <w:szCs w:val="18"/>
              </w:rPr>
              <w:pPrChange w:id="1508" w:author="Alotaibi, Raed" w:date="2019-07-15T13:58:00Z">
                <w:pPr>
                  <w:jc w:val="center"/>
                </w:pPr>
              </w:pPrChange>
            </w:pPr>
            <w:r w:rsidRPr="00845F40">
              <w:rPr>
                <w:rFonts w:cstheme="minorHAnsi"/>
                <w:sz w:val="18"/>
                <w:szCs w:val="18"/>
              </w:rPr>
              <w:t>28.7</w:t>
            </w:r>
          </w:p>
        </w:tc>
      </w:tr>
      <w:tr w:rsidR="008E07FB" w:rsidRPr="00845F40" w14:paraId="7134A7D1" w14:textId="77777777" w:rsidTr="008E07FB">
        <w:trPr>
          <w:trHeight w:val="246"/>
        </w:trPr>
        <w:tc>
          <w:tcPr>
            <w:tcW w:w="1289" w:type="pct"/>
            <w:noWrap/>
            <w:hideMark/>
          </w:tcPr>
          <w:p w14:paraId="29B2A4CD" w14:textId="349B2083" w:rsidR="008E07FB" w:rsidRPr="00845F40" w:rsidRDefault="000A6843">
            <w:pPr>
              <w:spacing w:line="276" w:lineRule="auto"/>
              <w:rPr>
                <w:rFonts w:cstheme="minorHAnsi"/>
                <w:sz w:val="18"/>
                <w:szCs w:val="18"/>
              </w:rPr>
              <w:pPrChange w:id="1509" w:author="Alotaibi, Raed" w:date="2019-07-15T13:58:00Z">
                <w:pPr/>
              </w:pPrChange>
            </w:pPr>
            <w:r w:rsidRPr="000A6843">
              <w:rPr>
                <w:rFonts w:cstheme="minorHAnsi"/>
                <w:sz w:val="18"/>
                <w:szCs w:val="18"/>
              </w:rPr>
              <w:t>D.C.</w:t>
            </w:r>
          </w:p>
        </w:tc>
        <w:tc>
          <w:tcPr>
            <w:tcW w:w="619" w:type="pct"/>
            <w:noWrap/>
            <w:hideMark/>
          </w:tcPr>
          <w:p w14:paraId="45690352" w14:textId="77777777" w:rsidR="008E07FB" w:rsidRPr="00845F40" w:rsidRDefault="008E07FB">
            <w:pPr>
              <w:spacing w:line="276" w:lineRule="auto"/>
              <w:jc w:val="center"/>
              <w:rPr>
                <w:rFonts w:cstheme="minorHAnsi"/>
                <w:sz w:val="18"/>
                <w:szCs w:val="18"/>
              </w:rPr>
              <w:pPrChange w:id="1510" w:author="Alotaibi, Raed" w:date="2019-07-15T13:58:00Z">
                <w:pPr>
                  <w:jc w:val="center"/>
                </w:pPr>
              </w:pPrChange>
            </w:pPr>
            <w:r w:rsidRPr="00845F40">
              <w:rPr>
                <w:rFonts w:cstheme="minorHAnsi"/>
                <w:sz w:val="18"/>
                <w:szCs w:val="18"/>
              </w:rPr>
              <w:t>26.3</w:t>
            </w:r>
          </w:p>
        </w:tc>
        <w:tc>
          <w:tcPr>
            <w:tcW w:w="619" w:type="pct"/>
            <w:noWrap/>
            <w:hideMark/>
          </w:tcPr>
          <w:p w14:paraId="68B13921" w14:textId="77777777" w:rsidR="008E07FB" w:rsidRPr="00845F40" w:rsidRDefault="008E07FB">
            <w:pPr>
              <w:spacing w:line="276" w:lineRule="auto"/>
              <w:jc w:val="center"/>
              <w:rPr>
                <w:rFonts w:cstheme="minorHAnsi"/>
                <w:sz w:val="18"/>
                <w:szCs w:val="18"/>
              </w:rPr>
              <w:pPrChange w:id="1511" w:author="Alotaibi, Raed" w:date="2019-07-15T13:58:00Z">
                <w:pPr>
                  <w:jc w:val="center"/>
                </w:pPr>
              </w:pPrChange>
            </w:pPr>
            <w:r w:rsidRPr="00845F40">
              <w:rPr>
                <w:rFonts w:cstheme="minorHAnsi"/>
                <w:sz w:val="18"/>
                <w:szCs w:val="18"/>
              </w:rPr>
              <w:t>20.2</w:t>
            </w:r>
          </w:p>
        </w:tc>
        <w:tc>
          <w:tcPr>
            <w:tcW w:w="619" w:type="pct"/>
            <w:noWrap/>
            <w:hideMark/>
          </w:tcPr>
          <w:p w14:paraId="71E986BE" w14:textId="77777777" w:rsidR="008E07FB" w:rsidRPr="00845F40" w:rsidRDefault="008E07FB">
            <w:pPr>
              <w:spacing w:line="276" w:lineRule="auto"/>
              <w:jc w:val="center"/>
              <w:rPr>
                <w:rFonts w:cstheme="minorHAnsi"/>
                <w:sz w:val="18"/>
                <w:szCs w:val="18"/>
              </w:rPr>
              <w:pPrChange w:id="1512" w:author="Alotaibi, Raed" w:date="2019-07-15T13:58:00Z">
                <w:pPr>
                  <w:jc w:val="center"/>
                </w:pPr>
              </w:pPrChange>
            </w:pPr>
            <w:r w:rsidRPr="00845F40">
              <w:rPr>
                <w:rFonts w:cstheme="minorHAnsi"/>
                <w:sz w:val="18"/>
                <w:szCs w:val="18"/>
              </w:rPr>
              <w:t>24.2</w:t>
            </w:r>
          </w:p>
        </w:tc>
        <w:tc>
          <w:tcPr>
            <w:tcW w:w="619" w:type="pct"/>
            <w:noWrap/>
            <w:hideMark/>
          </w:tcPr>
          <w:p w14:paraId="26E32C79" w14:textId="77777777" w:rsidR="008E07FB" w:rsidRPr="00845F40" w:rsidRDefault="008E07FB">
            <w:pPr>
              <w:spacing w:line="276" w:lineRule="auto"/>
              <w:jc w:val="center"/>
              <w:rPr>
                <w:rFonts w:cstheme="minorHAnsi"/>
                <w:sz w:val="18"/>
                <w:szCs w:val="18"/>
              </w:rPr>
              <w:pPrChange w:id="1513" w:author="Alotaibi, Raed" w:date="2019-07-15T13:58:00Z">
                <w:pPr>
                  <w:jc w:val="center"/>
                </w:pPr>
              </w:pPrChange>
            </w:pPr>
            <w:r w:rsidRPr="00845F40">
              <w:rPr>
                <w:rFonts w:cstheme="minorHAnsi"/>
                <w:sz w:val="18"/>
                <w:szCs w:val="18"/>
              </w:rPr>
              <w:t>25.4</w:t>
            </w:r>
          </w:p>
        </w:tc>
        <w:tc>
          <w:tcPr>
            <w:tcW w:w="619" w:type="pct"/>
            <w:noWrap/>
            <w:hideMark/>
          </w:tcPr>
          <w:p w14:paraId="742DE4C3" w14:textId="77777777" w:rsidR="008E07FB" w:rsidRPr="00845F40" w:rsidRDefault="008E07FB">
            <w:pPr>
              <w:spacing w:line="276" w:lineRule="auto"/>
              <w:jc w:val="center"/>
              <w:rPr>
                <w:rFonts w:cstheme="minorHAnsi"/>
                <w:sz w:val="18"/>
                <w:szCs w:val="18"/>
              </w:rPr>
              <w:pPrChange w:id="1514" w:author="Alotaibi, Raed" w:date="2019-07-15T13:58:00Z">
                <w:pPr>
                  <w:jc w:val="center"/>
                </w:pPr>
              </w:pPrChange>
            </w:pPr>
            <w:r w:rsidRPr="00845F40">
              <w:rPr>
                <w:rFonts w:cstheme="minorHAnsi"/>
                <w:sz w:val="18"/>
                <w:szCs w:val="18"/>
              </w:rPr>
              <w:t>28.5</w:t>
            </w:r>
          </w:p>
        </w:tc>
        <w:tc>
          <w:tcPr>
            <w:tcW w:w="616" w:type="pct"/>
            <w:noWrap/>
            <w:hideMark/>
          </w:tcPr>
          <w:p w14:paraId="1FADFFA2" w14:textId="77777777" w:rsidR="008E07FB" w:rsidRPr="00845F40" w:rsidRDefault="008E07FB">
            <w:pPr>
              <w:spacing w:line="276" w:lineRule="auto"/>
              <w:jc w:val="center"/>
              <w:rPr>
                <w:rFonts w:cstheme="minorHAnsi"/>
                <w:sz w:val="18"/>
                <w:szCs w:val="18"/>
              </w:rPr>
              <w:pPrChange w:id="1515" w:author="Alotaibi, Raed" w:date="2019-07-15T13:58:00Z">
                <w:pPr>
                  <w:jc w:val="center"/>
                </w:pPr>
              </w:pPrChange>
            </w:pPr>
            <w:r w:rsidRPr="00845F40">
              <w:rPr>
                <w:rFonts w:cstheme="minorHAnsi"/>
                <w:sz w:val="18"/>
                <w:szCs w:val="18"/>
              </w:rPr>
              <w:t>36.1</w:t>
            </w:r>
          </w:p>
        </w:tc>
      </w:tr>
      <w:tr w:rsidR="008E07FB" w:rsidRPr="00845F40" w14:paraId="2C0BC243" w14:textId="77777777" w:rsidTr="008E07FB">
        <w:trPr>
          <w:trHeight w:val="246"/>
        </w:trPr>
        <w:tc>
          <w:tcPr>
            <w:tcW w:w="1289" w:type="pct"/>
            <w:noWrap/>
            <w:hideMark/>
          </w:tcPr>
          <w:p w14:paraId="0C16DF16" w14:textId="77777777" w:rsidR="008E07FB" w:rsidRPr="00845F40" w:rsidRDefault="008E07FB">
            <w:pPr>
              <w:spacing w:line="276" w:lineRule="auto"/>
              <w:rPr>
                <w:rFonts w:cstheme="minorHAnsi"/>
                <w:sz w:val="18"/>
                <w:szCs w:val="18"/>
              </w:rPr>
              <w:pPrChange w:id="1516" w:author="Alotaibi, Raed" w:date="2019-07-15T13:58:00Z">
                <w:pPr/>
              </w:pPrChange>
            </w:pPr>
            <w:r w:rsidRPr="00845F40">
              <w:rPr>
                <w:rFonts w:cstheme="minorHAnsi"/>
                <w:sz w:val="18"/>
                <w:szCs w:val="18"/>
              </w:rPr>
              <w:t>Florida</w:t>
            </w:r>
          </w:p>
        </w:tc>
        <w:tc>
          <w:tcPr>
            <w:tcW w:w="619" w:type="pct"/>
            <w:noWrap/>
            <w:hideMark/>
          </w:tcPr>
          <w:p w14:paraId="647900AB" w14:textId="77777777" w:rsidR="008E07FB" w:rsidRPr="00845F40" w:rsidRDefault="008E07FB">
            <w:pPr>
              <w:spacing w:line="276" w:lineRule="auto"/>
              <w:jc w:val="center"/>
              <w:rPr>
                <w:rFonts w:cstheme="minorHAnsi"/>
                <w:sz w:val="18"/>
                <w:szCs w:val="18"/>
              </w:rPr>
              <w:pPrChange w:id="1517" w:author="Alotaibi, Raed" w:date="2019-07-15T13:58:00Z">
                <w:pPr>
                  <w:jc w:val="center"/>
                </w:pPr>
              </w:pPrChange>
            </w:pPr>
            <w:r w:rsidRPr="00845F40">
              <w:rPr>
                <w:rFonts w:cstheme="minorHAnsi"/>
                <w:sz w:val="18"/>
                <w:szCs w:val="18"/>
              </w:rPr>
              <w:t>10.7</w:t>
            </w:r>
          </w:p>
        </w:tc>
        <w:tc>
          <w:tcPr>
            <w:tcW w:w="619" w:type="pct"/>
            <w:noWrap/>
            <w:hideMark/>
          </w:tcPr>
          <w:p w14:paraId="111B8A5F" w14:textId="77777777" w:rsidR="008E07FB" w:rsidRPr="00845F40" w:rsidRDefault="008E07FB">
            <w:pPr>
              <w:spacing w:line="276" w:lineRule="auto"/>
              <w:jc w:val="center"/>
              <w:rPr>
                <w:rFonts w:cstheme="minorHAnsi"/>
                <w:sz w:val="18"/>
                <w:szCs w:val="18"/>
              </w:rPr>
              <w:pPrChange w:id="1518" w:author="Alotaibi, Raed" w:date="2019-07-15T13:58:00Z">
                <w:pPr>
                  <w:jc w:val="center"/>
                </w:pPr>
              </w:pPrChange>
            </w:pPr>
            <w:r w:rsidRPr="00845F40">
              <w:rPr>
                <w:rFonts w:cstheme="minorHAnsi"/>
                <w:sz w:val="18"/>
                <w:szCs w:val="18"/>
              </w:rPr>
              <w:t>1.8</w:t>
            </w:r>
          </w:p>
        </w:tc>
        <w:tc>
          <w:tcPr>
            <w:tcW w:w="619" w:type="pct"/>
            <w:noWrap/>
            <w:hideMark/>
          </w:tcPr>
          <w:p w14:paraId="689827B7" w14:textId="77777777" w:rsidR="008E07FB" w:rsidRPr="00845F40" w:rsidRDefault="008E07FB">
            <w:pPr>
              <w:spacing w:line="276" w:lineRule="auto"/>
              <w:jc w:val="center"/>
              <w:rPr>
                <w:rFonts w:cstheme="minorHAnsi"/>
                <w:sz w:val="18"/>
                <w:szCs w:val="18"/>
              </w:rPr>
              <w:pPrChange w:id="1519" w:author="Alotaibi, Raed" w:date="2019-07-15T13:58:00Z">
                <w:pPr>
                  <w:jc w:val="center"/>
                </w:pPr>
              </w:pPrChange>
            </w:pPr>
            <w:r w:rsidRPr="00845F40">
              <w:rPr>
                <w:rFonts w:cstheme="minorHAnsi"/>
                <w:sz w:val="18"/>
                <w:szCs w:val="18"/>
              </w:rPr>
              <w:t>7.4</w:t>
            </w:r>
          </w:p>
        </w:tc>
        <w:tc>
          <w:tcPr>
            <w:tcW w:w="619" w:type="pct"/>
            <w:noWrap/>
            <w:hideMark/>
          </w:tcPr>
          <w:p w14:paraId="30388314" w14:textId="77777777" w:rsidR="008E07FB" w:rsidRPr="00845F40" w:rsidRDefault="008E07FB">
            <w:pPr>
              <w:spacing w:line="276" w:lineRule="auto"/>
              <w:jc w:val="center"/>
              <w:rPr>
                <w:rFonts w:cstheme="minorHAnsi"/>
                <w:sz w:val="18"/>
                <w:szCs w:val="18"/>
              </w:rPr>
              <w:pPrChange w:id="1520" w:author="Alotaibi, Raed" w:date="2019-07-15T13:58:00Z">
                <w:pPr>
                  <w:jc w:val="center"/>
                </w:pPr>
              </w:pPrChange>
            </w:pPr>
            <w:r w:rsidRPr="00845F40">
              <w:rPr>
                <w:rFonts w:cstheme="minorHAnsi"/>
                <w:sz w:val="18"/>
                <w:szCs w:val="18"/>
              </w:rPr>
              <w:t>10.2</w:t>
            </w:r>
          </w:p>
        </w:tc>
        <w:tc>
          <w:tcPr>
            <w:tcW w:w="619" w:type="pct"/>
            <w:noWrap/>
            <w:hideMark/>
          </w:tcPr>
          <w:p w14:paraId="030969D1" w14:textId="77777777" w:rsidR="008E07FB" w:rsidRPr="00845F40" w:rsidRDefault="008E07FB">
            <w:pPr>
              <w:spacing w:line="276" w:lineRule="auto"/>
              <w:jc w:val="center"/>
              <w:rPr>
                <w:rFonts w:cstheme="minorHAnsi"/>
                <w:sz w:val="18"/>
                <w:szCs w:val="18"/>
              </w:rPr>
              <w:pPrChange w:id="1521" w:author="Alotaibi, Raed" w:date="2019-07-15T13:58:00Z">
                <w:pPr>
                  <w:jc w:val="center"/>
                </w:pPr>
              </w:pPrChange>
            </w:pPr>
            <w:r w:rsidRPr="00845F40">
              <w:rPr>
                <w:rFonts w:cstheme="minorHAnsi"/>
                <w:sz w:val="18"/>
                <w:szCs w:val="18"/>
              </w:rPr>
              <w:t>13.7</w:t>
            </w:r>
          </w:p>
        </w:tc>
        <w:tc>
          <w:tcPr>
            <w:tcW w:w="616" w:type="pct"/>
            <w:noWrap/>
            <w:hideMark/>
          </w:tcPr>
          <w:p w14:paraId="1B2D1859" w14:textId="77777777" w:rsidR="008E07FB" w:rsidRPr="00845F40" w:rsidRDefault="008E07FB">
            <w:pPr>
              <w:spacing w:line="276" w:lineRule="auto"/>
              <w:jc w:val="center"/>
              <w:rPr>
                <w:rFonts w:cstheme="minorHAnsi"/>
                <w:sz w:val="18"/>
                <w:szCs w:val="18"/>
              </w:rPr>
              <w:pPrChange w:id="1522" w:author="Alotaibi, Raed" w:date="2019-07-15T13:58:00Z">
                <w:pPr>
                  <w:jc w:val="center"/>
                </w:pPr>
              </w:pPrChange>
            </w:pPr>
            <w:r w:rsidRPr="00845F40">
              <w:rPr>
                <w:rFonts w:cstheme="minorHAnsi"/>
                <w:sz w:val="18"/>
                <w:szCs w:val="18"/>
              </w:rPr>
              <w:t>29.2</w:t>
            </w:r>
          </w:p>
        </w:tc>
      </w:tr>
      <w:tr w:rsidR="008E07FB" w:rsidRPr="00845F40" w14:paraId="032D7BAF" w14:textId="77777777" w:rsidTr="008E07FB">
        <w:trPr>
          <w:trHeight w:val="246"/>
        </w:trPr>
        <w:tc>
          <w:tcPr>
            <w:tcW w:w="1289" w:type="pct"/>
            <w:noWrap/>
            <w:hideMark/>
          </w:tcPr>
          <w:p w14:paraId="5A284A19" w14:textId="77777777" w:rsidR="008E07FB" w:rsidRPr="00845F40" w:rsidRDefault="008E07FB">
            <w:pPr>
              <w:spacing w:line="276" w:lineRule="auto"/>
              <w:rPr>
                <w:rFonts w:cstheme="minorHAnsi"/>
                <w:sz w:val="18"/>
                <w:szCs w:val="18"/>
              </w:rPr>
              <w:pPrChange w:id="1523" w:author="Alotaibi, Raed" w:date="2019-07-15T13:58:00Z">
                <w:pPr/>
              </w:pPrChange>
            </w:pPr>
            <w:r w:rsidRPr="00845F40">
              <w:rPr>
                <w:rFonts w:cstheme="minorHAnsi"/>
                <w:sz w:val="18"/>
                <w:szCs w:val="18"/>
              </w:rPr>
              <w:t>Georgia</w:t>
            </w:r>
          </w:p>
        </w:tc>
        <w:tc>
          <w:tcPr>
            <w:tcW w:w="619" w:type="pct"/>
            <w:noWrap/>
            <w:hideMark/>
          </w:tcPr>
          <w:p w14:paraId="56AF7F0B" w14:textId="77777777" w:rsidR="008E07FB" w:rsidRPr="00845F40" w:rsidRDefault="008E07FB">
            <w:pPr>
              <w:spacing w:line="276" w:lineRule="auto"/>
              <w:jc w:val="center"/>
              <w:rPr>
                <w:rFonts w:cstheme="minorHAnsi"/>
                <w:sz w:val="18"/>
                <w:szCs w:val="18"/>
              </w:rPr>
              <w:pPrChange w:id="1524" w:author="Alotaibi, Raed" w:date="2019-07-15T13:58:00Z">
                <w:pPr>
                  <w:jc w:val="center"/>
                </w:pPr>
              </w:pPrChange>
            </w:pPr>
            <w:r w:rsidRPr="00845F40">
              <w:rPr>
                <w:rFonts w:cstheme="minorHAnsi"/>
                <w:sz w:val="18"/>
                <w:szCs w:val="18"/>
              </w:rPr>
              <w:t>10.8</w:t>
            </w:r>
          </w:p>
        </w:tc>
        <w:tc>
          <w:tcPr>
            <w:tcW w:w="619" w:type="pct"/>
            <w:noWrap/>
            <w:hideMark/>
          </w:tcPr>
          <w:p w14:paraId="25A99A4C" w14:textId="77777777" w:rsidR="008E07FB" w:rsidRPr="00845F40" w:rsidRDefault="008E07FB">
            <w:pPr>
              <w:spacing w:line="276" w:lineRule="auto"/>
              <w:jc w:val="center"/>
              <w:rPr>
                <w:rFonts w:cstheme="minorHAnsi"/>
                <w:sz w:val="18"/>
                <w:szCs w:val="18"/>
              </w:rPr>
              <w:pPrChange w:id="1525" w:author="Alotaibi, Raed" w:date="2019-07-15T13:58:00Z">
                <w:pPr>
                  <w:jc w:val="center"/>
                </w:pPr>
              </w:pPrChange>
            </w:pPr>
            <w:r w:rsidRPr="00845F40">
              <w:rPr>
                <w:rFonts w:cstheme="minorHAnsi"/>
                <w:sz w:val="18"/>
                <w:szCs w:val="18"/>
              </w:rPr>
              <w:t>3.0</w:t>
            </w:r>
          </w:p>
        </w:tc>
        <w:tc>
          <w:tcPr>
            <w:tcW w:w="619" w:type="pct"/>
            <w:noWrap/>
            <w:hideMark/>
          </w:tcPr>
          <w:p w14:paraId="76910C27" w14:textId="77777777" w:rsidR="008E07FB" w:rsidRPr="00845F40" w:rsidRDefault="008E07FB">
            <w:pPr>
              <w:spacing w:line="276" w:lineRule="auto"/>
              <w:jc w:val="center"/>
              <w:rPr>
                <w:rFonts w:cstheme="minorHAnsi"/>
                <w:sz w:val="18"/>
                <w:szCs w:val="18"/>
              </w:rPr>
              <w:pPrChange w:id="1526" w:author="Alotaibi, Raed" w:date="2019-07-15T13:58:00Z">
                <w:pPr>
                  <w:jc w:val="center"/>
                </w:pPr>
              </w:pPrChange>
            </w:pPr>
            <w:r w:rsidRPr="00845F40">
              <w:rPr>
                <w:rFonts w:cstheme="minorHAnsi"/>
                <w:sz w:val="18"/>
                <w:szCs w:val="18"/>
              </w:rPr>
              <w:t>6.8</w:t>
            </w:r>
          </w:p>
        </w:tc>
        <w:tc>
          <w:tcPr>
            <w:tcW w:w="619" w:type="pct"/>
            <w:noWrap/>
            <w:hideMark/>
          </w:tcPr>
          <w:p w14:paraId="358C3D5D" w14:textId="77777777" w:rsidR="008E07FB" w:rsidRPr="00845F40" w:rsidRDefault="008E07FB">
            <w:pPr>
              <w:spacing w:line="276" w:lineRule="auto"/>
              <w:jc w:val="center"/>
              <w:rPr>
                <w:rFonts w:cstheme="minorHAnsi"/>
                <w:sz w:val="18"/>
                <w:szCs w:val="18"/>
              </w:rPr>
              <w:pPrChange w:id="1527" w:author="Alotaibi, Raed" w:date="2019-07-15T13:58:00Z">
                <w:pPr>
                  <w:jc w:val="center"/>
                </w:pPr>
              </w:pPrChange>
            </w:pPr>
            <w:r w:rsidRPr="00845F40">
              <w:rPr>
                <w:rFonts w:cstheme="minorHAnsi"/>
                <w:sz w:val="18"/>
                <w:szCs w:val="18"/>
              </w:rPr>
              <w:t>9.8</w:t>
            </w:r>
          </w:p>
        </w:tc>
        <w:tc>
          <w:tcPr>
            <w:tcW w:w="619" w:type="pct"/>
            <w:noWrap/>
            <w:hideMark/>
          </w:tcPr>
          <w:p w14:paraId="601AE2BD" w14:textId="77777777" w:rsidR="008E07FB" w:rsidRPr="00845F40" w:rsidRDefault="008E07FB">
            <w:pPr>
              <w:spacing w:line="276" w:lineRule="auto"/>
              <w:jc w:val="center"/>
              <w:rPr>
                <w:rFonts w:cstheme="minorHAnsi"/>
                <w:sz w:val="18"/>
                <w:szCs w:val="18"/>
              </w:rPr>
              <w:pPrChange w:id="1528" w:author="Alotaibi, Raed" w:date="2019-07-15T13:58:00Z">
                <w:pPr>
                  <w:jc w:val="center"/>
                </w:pPr>
              </w:pPrChange>
            </w:pPr>
            <w:r w:rsidRPr="00845F40">
              <w:rPr>
                <w:rFonts w:cstheme="minorHAnsi"/>
                <w:sz w:val="18"/>
                <w:szCs w:val="18"/>
              </w:rPr>
              <w:t>13.6</w:t>
            </w:r>
          </w:p>
        </w:tc>
        <w:tc>
          <w:tcPr>
            <w:tcW w:w="616" w:type="pct"/>
            <w:noWrap/>
            <w:hideMark/>
          </w:tcPr>
          <w:p w14:paraId="02795138" w14:textId="77777777" w:rsidR="008E07FB" w:rsidRPr="00845F40" w:rsidRDefault="008E07FB">
            <w:pPr>
              <w:spacing w:line="276" w:lineRule="auto"/>
              <w:jc w:val="center"/>
              <w:rPr>
                <w:rFonts w:cstheme="minorHAnsi"/>
                <w:sz w:val="18"/>
                <w:szCs w:val="18"/>
              </w:rPr>
              <w:pPrChange w:id="1529" w:author="Alotaibi, Raed" w:date="2019-07-15T13:58:00Z">
                <w:pPr>
                  <w:jc w:val="center"/>
                </w:pPr>
              </w:pPrChange>
            </w:pPr>
            <w:r w:rsidRPr="00845F40">
              <w:rPr>
                <w:rFonts w:cstheme="minorHAnsi"/>
                <w:sz w:val="18"/>
                <w:szCs w:val="18"/>
              </w:rPr>
              <w:t>41.4</w:t>
            </w:r>
          </w:p>
        </w:tc>
      </w:tr>
      <w:tr w:rsidR="008E07FB" w:rsidRPr="00845F40" w14:paraId="077B266C" w14:textId="77777777" w:rsidTr="008E07FB">
        <w:trPr>
          <w:trHeight w:val="246"/>
        </w:trPr>
        <w:tc>
          <w:tcPr>
            <w:tcW w:w="1289" w:type="pct"/>
            <w:noWrap/>
            <w:hideMark/>
          </w:tcPr>
          <w:p w14:paraId="02EE8DBF" w14:textId="77777777" w:rsidR="008E07FB" w:rsidRPr="00845F40" w:rsidRDefault="008E07FB">
            <w:pPr>
              <w:spacing w:line="276" w:lineRule="auto"/>
              <w:rPr>
                <w:rFonts w:cstheme="minorHAnsi"/>
                <w:sz w:val="18"/>
                <w:szCs w:val="18"/>
              </w:rPr>
              <w:pPrChange w:id="1530" w:author="Alotaibi, Raed" w:date="2019-07-15T13:58:00Z">
                <w:pPr/>
              </w:pPrChange>
            </w:pPr>
            <w:r w:rsidRPr="00845F40">
              <w:rPr>
                <w:rFonts w:cstheme="minorHAnsi"/>
                <w:sz w:val="18"/>
                <w:szCs w:val="18"/>
              </w:rPr>
              <w:t>Idaho</w:t>
            </w:r>
          </w:p>
        </w:tc>
        <w:tc>
          <w:tcPr>
            <w:tcW w:w="619" w:type="pct"/>
            <w:noWrap/>
            <w:hideMark/>
          </w:tcPr>
          <w:p w14:paraId="14C08019" w14:textId="77777777" w:rsidR="008E07FB" w:rsidRPr="00845F40" w:rsidRDefault="008E07FB">
            <w:pPr>
              <w:spacing w:line="276" w:lineRule="auto"/>
              <w:jc w:val="center"/>
              <w:rPr>
                <w:rFonts w:cstheme="minorHAnsi"/>
                <w:sz w:val="18"/>
                <w:szCs w:val="18"/>
              </w:rPr>
              <w:pPrChange w:id="1531" w:author="Alotaibi, Raed" w:date="2019-07-15T13:58:00Z">
                <w:pPr>
                  <w:jc w:val="center"/>
                </w:pPr>
              </w:pPrChange>
            </w:pPr>
            <w:r w:rsidRPr="00845F40">
              <w:rPr>
                <w:rFonts w:cstheme="minorHAnsi"/>
                <w:sz w:val="18"/>
                <w:szCs w:val="18"/>
              </w:rPr>
              <w:t>9.8</w:t>
            </w:r>
          </w:p>
        </w:tc>
        <w:tc>
          <w:tcPr>
            <w:tcW w:w="619" w:type="pct"/>
            <w:noWrap/>
            <w:hideMark/>
          </w:tcPr>
          <w:p w14:paraId="37FEF546" w14:textId="77777777" w:rsidR="008E07FB" w:rsidRPr="00845F40" w:rsidRDefault="008E07FB">
            <w:pPr>
              <w:spacing w:line="276" w:lineRule="auto"/>
              <w:jc w:val="center"/>
              <w:rPr>
                <w:rFonts w:cstheme="minorHAnsi"/>
                <w:sz w:val="18"/>
                <w:szCs w:val="18"/>
              </w:rPr>
              <w:pPrChange w:id="1532" w:author="Alotaibi, Raed" w:date="2019-07-15T13:58:00Z">
                <w:pPr>
                  <w:jc w:val="center"/>
                </w:pPr>
              </w:pPrChange>
            </w:pPr>
            <w:r w:rsidRPr="00845F40">
              <w:rPr>
                <w:rFonts w:cstheme="minorHAnsi"/>
                <w:sz w:val="18"/>
                <w:szCs w:val="18"/>
              </w:rPr>
              <w:t>3.1</w:t>
            </w:r>
          </w:p>
        </w:tc>
        <w:tc>
          <w:tcPr>
            <w:tcW w:w="619" w:type="pct"/>
            <w:noWrap/>
            <w:hideMark/>
          </w:tcPr>
          <w:p w14:paraId="4B1445EE" w14:textId="77777777" w:rsidR="008E07FB" w:rsidRPr="00845F40" w:rsidRDefault="008E07FB">
            <w:pPr>
              <w:spacing w:line="276" w:lineRule="auto"/>
              <w:jc w:val="center"/>
              <w:rPr>
                <w:rFonts w:cstheme="minorHAnsi"/>
                <w:sz w:val="18"/>
                <w:szCs w:val="18"/>
              </w:rPr>
              <w:pPrChange w:id="1533" w:author="Alotaibi, Raed" w:date="2019-07-15T13:58:00Z">
                <w:pPr>
                  <w:jc w:val="center"/>
                </w:pPr>
              </w:pPrChange>
            </w:pPr>
            <w:r w:rsidRPr="00845F40">
              <w:rPr>
                <w:rFonts w:cstheme="minorHAnsi"/>
                <w:sz w:val="18"/>
                <w:szCs w:val="18"/>
              </w:rPr>
              <w:t>6.4</w:t>
            </w:r>
          </w:p>
        </w:tc>
        <w:tc>
          <w:tcPr>
            <w:tcW w:w="619" w:type="pct"/>
            <w:noWrap/>
            <w:hideMark/>
          </w:tcPr>
          <w:p w14:paraId="63CB985F" w14:textId="77777777" w:rsidR="008E07FB" w:rsidRPr="00845F40" w:rsidRDefault="008E07FB">
            <w:pPr>
              <w:spacing w:line="276" w:lineRule="auto"/>
              <w:jc w:val="center"/>
              <w:rPr>
                <w:rFonts w:cstheme="minorHAnsi"/>
                <w:sz w:val="18"/>
                <w:szCs w:val="18"/>
              </w:rPr>
              <w:pPrChange w:id="1534" w:author="Alotaibi, Raed" w:date="2019-07-15T13:58:00Z">
                <w:pPr>
                  <w:jc w:val="center"/>
                </w:pPr>
              </w:pPrChange>
            </w:pPr>
            <w:r w:rsidRPr="00845F40">
              <w:rPr>
                <w:rFonts w:cstheme="minorHAnsi"/>
                <w:sz w:val="18"/>
                <w:szCs w:val="18"/>
              </w:rPr>
              <w:t>8.8</w:t>
            </w:r>
          </w:p>
        </w:tc>
        <w:tc>
          <w:tcPr>
            <w:tcW w:w="619" w:type="pct"/>
            <w:noWrap/>
            <w:hideMark/>
          </w:tcPr>
          <w:p w14:paraId="14A15758" w14:textId="77777777" w:rsidR="008E07FB" w:rsidRPr="00845F40" w:rsidRDefault="008E07FB">
            <w:pPr>
              <w:spacing w:line="276" w:lineRule="auto"/>
              <w:jc w:val="center"/>
              <w:rPr>
                <w:rFonts w:cstheme="minorHAnsi"/>
                <w:sz w:val="18"/>
                <w:szCs w:val="18"/>
              </w:rPr>
              <w:pPrChange w:id="1535" w:author="Alotaibi, Raed" w:date="2019-07-15T13:58:00Z">
                <w:pPr>
                  <w:jc w:val="center"/>
                </w:pPr>
              </w:pPrChange>
            </w:pPr>
            <w:r w:rsidRPr="00845F40">
              <w:rPr>
                <w:rFonts w:cstheme="minorHAnsi"/>
                <w:sz w:val="18"/>
                <w:szCs w:val="18"/>
              </w:rPr>
              <w:t>12.6</w:t>
            </w:r>
          </w:p>
        </w:tc>
        <w:tc>
          <w:tcPr>
            <w:tcW w:w="616" w:type="pct"/>
            <w:noWrap/>
            <w:hideMark/>
          </w:tcPr>
          <w:p w14:paraId="0CA094DA" w14:textId="77777777" w:rsidR="008E07FB" w:rsidRPr="00845F40" w:rsidRDefault="008E07FB">
            <w:pPr>
              <w:spacing w:line="276" w:lineRule="auto"/>
              <w:jc w:val="center"/>
              <w:rPr>
                <w:rFonts w:cstheme="minorHAnsi"/>
                <w:sz w:val="18"/>
                <w:szCs w:val="18"/>
              </w:rPr>
              <w:pPrChange w:id="1536" w:author="Alotaibi, Raed" w:date="2019-07-15T13:58:00Z">
                <w:pPr>
                  <w:jc w:val="center"/>
                </w:pPr>
              </w:pPrChange>
            </w:pPr>
            <w:r w:rsidRPr="00845F40">
              <w:rPr>
                <w:rFonts w:cstheme="minorHAnsi"/>
                <w:sz w:val="18"/>
                <w:szCs w:val="18"/>
              </w:rPr>
              <w:t>26.9</w:t>
            </w:r>
          </w:p>
        </w:tc>
      </w:tr>
      <w:tr w:rsidR="008E07FB" w:rsidRPr="00845F40" w14:paraId="2EF9E4B1" w14:textId="77777777" w:rsidTr="008E07FB">
        <w:trPr>
          <w:trHeight w:val="246"/>
        </w:trPr>
        <w:tc>
          <w:tcPr>
            <w:tcW w:w="1289" w:type="pct"/>
            <w:noWrap/>
            <w:hideMark/>
          </w:tcPr>
          <w:p w14:paraId="1A7DABB1" w14:textId="77777777" w:rsidR="008E07FB" w:rsidRPr="00845F40" w:rsidRDefault="008E07FB">
            <w:pPr>
              <w:spacing w:line="276" w:lineRule="auto"/>
              <w:rPr>
                <w:rFonts w:cstheme="minorHAnsi"/>
                <w:sz w:val="18"/>
                <w:szCs w:val="18"/>
              </w:rPr>
              <w:pPrChange w:id="1537" w:author="Alotaibi, Raed" w:date="2019-07-15T13:58:00Z">
                <w:pPr/>
              </w:pPrChange>
            </w:pPr>
            <w:r w:rsidRPr="00845F40">
              <w:rPr>
                <w:rFonts w:cstheme="minorHAnsi"/>
                <w:sz w:val="18"/>
                <w:szCs w:val="18"/>
              </w:rPr>
              <w:t>Illinois</w:t>
            </w:r>
          </w:p>
        </w:tc>
        <w:tc>
          <w:tcPr>
            <w:tcW w:w="619" w:type="pct"/>
            <w:noWrap/>
            <w:hideMark/>
          </w:tcPr>
          <w:p w14:paraId="62307074" w14:textId="77777777" w:rsidR="008E07FB" w:rsidRPr="00845F40" w:rsidRDefault="008E07FB">
            <w:pPr>
              <w:spacing w:line="276" w:lineRule="auto"/>
              <w:jc w:val="center"/>
              <w:rPr>
                <w:rFonts w:cstheme="minorHAnsi"/>
                <w:sz w:val="18"/>
                <w:szCs w:val="18"/>
              </w:rPr>
              <w:pPrChange w:id="1538" w:author="Alotaibi, Raed" w:date="2019-07-15T13:58:00Z">
                <w:pPr>
                  <w:jc w:val="center"/>
                </w:pPr>
              </w:pPrChange>
            </w:pPr>
            <w:r w:rsidRPr="00845F40">
              <w:rPr>
                <w:rFonts w:cstheme="minorHAnsi"/>
                <w:sz w:val="18"/>
                <w:szCs w:val="18"/>
              </w:rPr>
              <w:t>19.0</w:t>
            </w:r>
          </w:p>
        </w:tc>
        <w:tc>
          <w:tcPr>
            <w:tcW w:w="619" w:type="pct"/>
            <w:noWrap/>
            <w:hideMark/>
          </w:tcPr>
          <w:p w14:paraId="7756F318" w14:textId="77777777" w:rsidR="008E07FB" w:rsidRPr="00845F40" w:rsidRDefault="008E07FB">
            <w:pPr>
              <w:spacing w:line="276" w:lineRule="auto"/>
              <w:jc w:val="center"/>
              <w:rPr>
                <w:rFonts w:cstheme="minorHAnsi"/>
                <w:sz w:val="18"/>
                <w:szCs w:val="18"/>
              </w:rPr>
              <w:pPrChange w:id="1539" w:author="Alotaibi, Raed" w:date="2019-07-15T13:58:00Z">
                <w:pPr>
                  <w:jc w:val="center"/>
                </w:pPr>
              </w:pPrChange>
            </w:pPr>
            <w:r w:rsidRPr="00845F40">
              <w:rPr>
                <w:rFonts w:cstheme="minorHAnsi"/>
                <w:sz w:val="18"/>
                <w:szCs w:val="18"/>
              </w:rPr>
              <w:t>4.4</w:t>
            </w:r>
          </w:p>
        </w:tc>
        <w:tc>
          <w:tcPr>
            <w:tcW w:w="619" w:type="pct"/>
            <w:noWrap/>
            <w:hideMark/>
          </w:tcPr>
          <w:p w14:paraId="5DB8E191" w14:textId="77777777" w:rsidR="008E07FB" w:rsidRPr="00845F40" w:rsidRDefault="008E07FB">
            <w:pPr>
              <w:spacing w:line="276" w:lineRule="auto"/>
              <w:jc w:val="center"/>
              <w:rPr>
                <w:rFonts w:cstheme="minorHAnsi"/>
                <w:sz w:val="18"/>
                <w:szCs w:val="18"/>
              </w:rPr>
              <w:pPrChange w:id="1540" w:author="Alotaibi, Raed" w:date="2019-07-15T13:58:00Z">
                <w:pPr>
                  <w:jc w:val="center"/>
                </w:pPr>
              </w:pPrChange>
            </w:pPr>
            <w:r w:rsidRPr="00845F40">
              <w:rPr>
                <w:rFonts w:cstheme="minorHAnsi"/>
                <w:sz w:val="18"/>
                <w:szCs w:val="18"/>
              </w:rPr>
              <w:t>10.1</w:t>
            </w:r>
          </w:p>
        </w:tc>
        <w:tc>
          <w:tcPr>
            <w:tcW w:w="619" w:type="pct"/>
            <w:noWrap/>
            <w:hideMark/>
          </w:tcPr>
          <w:p w14:paraId="18B26FA4" w14:textId="77777777" w:rsidR="008E07FB" w:rsidRPr="00845F40" w:rsidRDefault="008E07FB">
            <w:pPr>
              <w:spacing w:line="276" w:lineRule="auto"/>
              <w:jc w:val="center"/>
              <w:rPr>
                <w:rFonts w:cstheme="minorHAnsi"/>
                <w:sz w:val="18"/>
                <w:szCs w:val="18"/>
              </w:rPr>
              <w:pPrChange w:id="1541" w:author="Alotaibi, Raed" w:date="2019-07-15T13:58:00Z">
                <w:pPr>
                  <w:jc w:val="center"/>
                </w:pPr>
              </w:pPrChange>
            </w:pPr>
            <w:r w:rsidRPr="00845F40">
              <w:rPr>
                <w:rFonts w:cstheme="minorHAnsi"/>
                <w:sz w:val="18"/>
                <w:szCs w:val="18"/>
              </w:rPr>
              <w:t>15.5</w:t>
            </w:r>
          </w:p>
        </w:tc>
        <w:tc>
          <w:tcPr>
            <w:tcW w:w="619" w:type="pct"/>
            <w:noWrap/>
            <w:hideMark/>
          </w:tcPr>
          <w:p w14:paraId="107192A4" w14:textId="77777777" w:rsidR="008E07FB" w:rsidRPr="00845F40" w:rsidRDefault="008E07FB">
            <w:pPr>
              <w:spacing w:line="276" w:lineRule="auto"/>
              <w:jc w:val="center"/>
              <w:rPr>
                <w:rFonts w:cstheme="minorHAnsi"/>
                <w:sz w:val="18"/>
                <w:szCs w:val="18"/>
              </w:rPr>
              <w:pPrChange w:id="1542" w:author="Alotaibi, Raed" w:date="2019-07-15T13:58:00Z">
                <w:pPr>
                  <w:jc w:val="center"/>
                </w:pPr>
              </w:pPrChange>
            </w:pPr>
            <w:r w:rsidRPr="00845F40">
              <w:rPr>
                <w:rFonts w:cstheme="minorHAnsi"/>
                <w:sz w:val="18"/>
                <w:szCs w:val="18"/>
              </w:rPr>
              <w:t>26.9</w:t>
            </w:r>
          </w:p>
        </w:tc>
        <w:tc>
          <w:tcPr>
            <w:tcW w:w="616" w:type="pct"/>
            <w:noWrap/>
            <w:hideMark/>
          </w:tcPr>
          <w:p w14:paraId="7013498F" w14:textId="77777777" w:rsidR="008E07FB" w:rsidRPr="00845F40" w:rsidRDefault="008E07FB">
            <w:pPr>
              <w:spacing w:line="276" w:lineRule="auto"/>
              <w:jc w:val="center"/>
              <w:rPr>
                <w:rFonts w:cstheme="minorHAnsi"/>
                <w:sz w:val="18"/>
                <w:szCs w:val="18"/>
              </w:rPr>
              <w:pPrChange w:id="1543" w:author="Alotaibi, Raed" w:date="2019-07-15T13:58:00Z">
                <w:pPr>
                  <w:jc w:val="center"/>
                </w:pPr>
              </w:pPrChange>
            </w:pPr>
            <w:r w:rsidRPr="00845F40">
              <w:rPr>
                <w:rFonts w:cstheme="minorHAnsi"/>
                <w:sz w:val="18"/>
                <w:szCs w:val="18"/>
              </w:rPr>
              <w:t>55.7</w:t>
            </w:r>
          </w:p>
        </w:tc>
      </w:tr>
      <w:tr w:rsidR="008E07FB" w:rsidRPr="00845F40" w14:paraId="580AB2D1" w14:textId="77777777" w:rsidTr="008E07FB">
        <w:trPr>
          <w:trHeight w:val="246"/>
        </w:trPr>
        <w:tc>
          <w:tcPr>
            <w:tcW w:w="1289" w:type="pct"/>
            <w:noWrap/>
            <w:hideMark/>
          </w:tcPr>
          <w:p w14:paraId="43C729F3" w14:textId="77777777" w:rsidR="008E07FB" w:rsidRPr="00845F40" w:rsidRDefault="008E07FB">
            <w:pPr>
              <w:spacing w:line="276" w:lineRule="auto"/>
              <w:rPr>
                <w:rFonts w:cstheme="minorHAnsi"/>
                <w:sz w:val="18"/>
                <w:szCs w:val="18"/>
              </w:rPr>
              <w:pPrChange w:id="1544" w:author="Alotaibi, Raed" w:date="2019-07-15T13:58:00Z">
                <w:pPr/>
              </w:pPrChange>
            </w:pPr>
            <w:r w:rsidRPr="00845F40">
              <w:rPr>
                <w:rFonts w:cstheme="minorHAnsi"/>
                <w:sz w:val="18"/>
                <w:szCs w:val="18"/>
              </w:rPr>
              <w:t>Indiana</w:t>
            </w:r>
          </w:p>
        </w:tc>
        <w:tc>
          <w:tcPr>
            <w:tcW w:w="619" w:type="pct"/>
            <w:noWrap/>
            <w:hideMark/>
          </w:tcPr>
          <w:p w14:paraId="4AA12C57" w14:textId="77777777" w:rsidR="008E07FB" w:rsidRPr="00845F40" w:rsidRDefault="008E07FB">
            <w:pPr>
              <w:spacing w:line="276" w:lineRule="auto"/>
              <w:jc w:val="center"/>
              <w:rPr>
                <w:rFonts w:cstheme="minorHAnsi"/>
                <w:sz w:val="18"/>
                <w:szCs w:val="18"/>
              </w:rPr>
              <w:pPrChange w:id="1545" w:author="Alotaibi, Raed" w:date="2019-07-15T13:58:00Z">
                <w:pPr>
                  <w:jc w:val="center"/>
                </w:pPr>
              </w:pPrChange>
            </w:pPr>
            <w:r w:rsidRPr="00845F40">
              <w:rPr>
                <w:rFonts w:cstheme="minorHAnsi"/>
                <w:sz w:val="18"/>
                <w:szCs w:val="18"/>
              </w:rPr>
              <w:t>15.4</w:t>
            </w:r>
          </w:p>
        </w:tc>
        <w:tc>
          <w:tcPr>
            <w:tcW w:w="619" w:type="pct"/>
            <w:noWrap/>
            <w:hideMark/>
          </w:tcPr>
          <w:p w14:paraId="242ED003" w14:textId="77777777" w:rsidR="008E07FB" w:rsidRPr="00845F40" w:rsidRDefault="008E07FB">
            <w:pPr>
              <w:spacing w:line="276" w:lineRule="auto"/>
              <w:jc w:val="center"/>
              <w:rPr>
                <w:rFonts w:cstheme="minorHAnsi"/>
                <w:sz w:val="18"/>
                <w:szCs w:val="18"/>
              </w:rPr>
              <w:pPrChange w:id="1546" w:author="Alotaibi, Raed" w:date="2019-07-15T13:58:00Z">
                <w:pPr>
                  <w:jc w:val="center"/>
                </w:pPr>
              </w:pPrChange>
            </w:pPr>
            <w:r w:rsidRPr="00845F40">
              <w:rPr>
                <w:rFonts w:cstheme="minorHAnsi"/>
                <w:sz w:val="18"/>
                <w:szCs w:val="18"/>
              </w:rPr>
              <w:t>6.7</w:t>
            </w:r>
          </w:p>
        </w:tc>
        <w:tc>
          <w:tcPr>
            <w:tcW w:w="619" w:type="pct"/>
            <w:noWrap/>
            <w:hideMark/>
          </w:tcPr>
          <w:p w14:paraId="32EEC4BA" w14:textId="77777777" w:rsidR="008E07FB" w:rsidRPr="00845F40" w:rsidRDefault="008E07FB">
            <w:pPr>
              <w:spacing w:line="276" w:lineRule="auto"/>
              <w:jc w:val="center"/>
              <w:rPr>
                <w:rFonts w:cstheme="minorHAnsi"/>
                <w:sz w:val="18"/>
                <w:szCs w:val="18"/>
              </w:rPr>
              <w:pPrChange w:id="1547" w:author="Alotaibi, Raed" w:date="2019-07-15T13:58:00Z">
                <w:pPr>
                  <w:jc w:val="center"/>
                </w:pPr>
              </w:pPrChange>
            </w:pPr>
            <w:r w:rsidRPr="00845F40">
              <w:rPr>
                <w:rFonts w:cstheme="minorHAnsi"/>
                <w:sz w:val="18"/>
                <w:szCs w:val="18"/>
              </w:rPr>
              <w:t>10.7</w:t>
            </w:r>
          </w:p>
        </w:tc>
        <w:tc>
          <w:tcPr>
            <w:tcW w:w="619" w:type="pct"/>
            <w:noWrap/>
            <w:hideMark/>
          </w:tcPr>
          <w:p w14:paraId="0CFDF1E9" w14:textId="77777777" w:rsidR="008E07FB" w:rsidRPr="00845F40" w:rsidRDefault="008E07FB">
            <w:pPr>
              <w:spacing w:line="276" w:lineRule="auto"/>
              <w:jc w:val="center"/>
              <w:rPr>
                <w:rFonts w:cstheme="minorHAnsi"/>
                <w:sz w:val="18"/>
                <w:szCs w:val="18"/>
              </w:rPr>
              <w:pPrChange w:id="1548" w:author="Alotaibi, Raed" w:date="2019-07-15T13:58:00Z">
                <w:pPr>
                  <w:jc w:val="center"/>
                </w:pPr>
              </w:pPrChange>
            </w:pPr>
            <w:r w:rsidRPr="00845F40">
              <w:rPr>
                <w:rFonts w:cstheme="minorHAnsi"/>
                <w:sz w:val="18"/>
                <w:szCs w:val="18"/>
              </w:rPr>
              <w:t>14.4</w:t>
            </w:r>
          </w:p>
        </w:tc>
        <w:tc>
          <w:tcPr>
            <w:tcW w:w="619" w:type="pct"/>
            <w:noWrap/>
            <w:hideMark/>
          </w:tcPr>
          <w:p w14:paraId="05361F10" w14:textId="77777777" w:rsidR="008E07FB" w:rsidRPr="00845F40" w:rsidRDefault="008E07FB">
            <w:pPr>
              <w:spacing w:line="276" w:lineRule="auto"/>
              <w:jc w:val="center"/>
              <w:rPr>
                <w:rFonts w:cstheme="minorHAnsi"/>
                <w:sz w:val="18"/>
                <w:szCs w:val="18"/>
              </w:rPr>
              <w:pPrChange w:id="1549" w:author="Alotaibi, Raed" w:date="2019-07-15T13:58:00Z">
                <w:pPr>
                  <w:jc w:val="center"/>
                </w:pPr>
              </w:pPrChange>
            </w:pPr>
            <w:r w:rsidRPr="00845F40">
              <w:rPr>
                <w:rFonts w:cstheme="minorHAnsi"/>
                <w:sz w:val="18"/>
                <w:szCs w:val="18"/>
              </w:rPr>
              <w:t>18.7</w:t>
            </w:r>
          </w:p>
        </w:tc>
        <w:tc>
          <w:tcPr>
            <w:tcW w:w="616" w:type="pct"/>
            <w:noWrap/>
            <w:hideMark/>
          </w:tcPr>
          <w:p w14:paraId="08524AC2" w14:textId="77777777" w:rsidR="008E07FB" w:rsidRPr="00845F40" w:rsidRDefault="008E07FB">
            <w:pPr>
              <w:spacing w:line="276" w:lineRule="auto"/>
              <w:jc w:val="center"/>
              <w:rPr>
                <w:rFonts w:cstheme="minorHAnsi"/>
                <w:sz w:val="18"/>
                <w:szCs w:val="18"/>
              </w:rPr>
              <w:pPrChange w:id="1550" w:author="Alotaibi, Raed" w:date="2019-07-15T13:58:00Z">
                <w:pPr>
                  <w:jc w:val="center"/>
                </w:pPr>
              </w:pPrChange>
            </w:pPr>
            <w:r w:rsidRPr="00845F40">
              <w:rPr>
                <w:rFonts w:cstheme="minorHAnsi"/>
                <w:sz w:val="18"/>
                <w:szCs w:val="18"/>
              </w:rPr>
              <w:t>38.9</w:t>
            </w:r>
          </w:p>
        </w:tc>
      </w:tr>
      <w:tr w:rsidR="008E07FB" w:rsidRPr="00845F40" w14:paraId="06E66D91" w14:textId="77777777" w:rsidTr="008E07FB">
        <w:trPr>
          <w:trHeight w:val="246"/>
        </w:trPr>
        <w:tc>
          <w:tcPr>
            <w:tcW w:w="1289" w:type="pct"/>
            <w:noWrap/>
            <w:hideMark/>
          </w:tcPr>
          <w:p w14:paraId="2D7ADA90" w14:textId="77777777" w:rsidR="008E07FB" w:rsidRPr="00845F40" w:rsidRDefault="008E07FB">
            <w:pPr>
              <w:spacing w:line="276" w:lineRule="auto"/>
              <w:rPr>
                <w:rFonts w:cstheme="minorHAnsi"/>
                <w:sz w:val="18"/>
                <w:szCs w:val="18"/>
              </w:rPr>
              <w:pPrChange w:id="1551" w:author="Alotaibi, Raed" w:date="2019-07-15T13:58:00Z">
                <w:pPr/>
              </w:pPrChange>
            </w:pPr>
            <w:r w:rsidRPr="00845F40">
              <w:rPr>
                <w:rFonts w:cstheme="minorHAnsi"/>
                <w:sz w:val="18"/>
                <w:szCs w:val="18"/>
              </w:rPr>
              <w:t>Iowa</w:t>
            </w:r>
          </w:p>
        </w:tc>
        <w:tc>
          <w:tcPr>
            <w:tcW w:w="619" w:type="pct"/>
            <w:noWrap/>
            <w:hideMark/>
          </w:tcPr>
          <w:p w14:paraId="5D1F8999" w14:textId="77777777" w:rsidR="008E07FB" w:rsidRPr="00845F40" w:rsidRDefault="008E07FB">
            <w:pPr>
              <w:spacing w:line="276" w:lineRule="auto"/>
              <w:jc w:val="center"/>
              <w:rPr>
                <w:rFonts w:cstheme="minorHAnsi"/>
                <w:sz w:val="18"/>
                <w:szCs w:val="18"/>
              </w:rPr>
              <w:pPrChange w:id="1552" w:author="Alotaibi, Raed" w:date="2019-07-15T13:58:00Z">
                <w:pPr>
                  <w:jc w:val="center"/>
                </w:pPr>
              </w:pPrChange>
            </w:pPr>
            <w:r w:rsidRPr="00845F40">
              <w:rPr>
                <w:rFonts w:cstheme="minorHAnsi"/>
                <w:sz w:val="18"/>
                <w:szCs w:val="18"/>
              </w:rPr>
              <w:t>9.1</w:t>
            </w:r>
          </w:p>
        </w:tc>
        <w:tc>
          <w:tcPr>
            <w:tcW w:w="619" w:type="pct"/>
            <w:noWrap/>
            <w:hideMark/>
          </w:tcPr>
          <w:p w14:paraId="1DEE90C5" w14:textId="77777777" w:rsidR="008E07FB" w:rsidRPr="00845F40" w:rsidRDefault="008E07FB">
            <w:pPr>
              <w:spacing w:line="276" w:lineRule="auto"/>
              <w:jc w:val="center"/>
              <w:rPr>
                <w:rFonts w:cstheme="minorHAnsi"/>
                <w:sz w:val="18"/>
                <w:szCs w:val="18"/>
              </w:rPr>
              <w:pPrChange w:id="1553" w:author="Alotaibi, Raed" w:date="2019-07-15T13:58:00Z">
                <w:pPr>
                  <w:jc w:val="center"/>
                </w:pPr>
              </w:pPrChange>
            </w:pPr>
            <w:r w:rsidRPr="00845F40">
              <w:rPr>
                <w:rFonts w:cstheme="minorHAnsi"/>
                <w:sz w:val="18"/>
                <w:szCs w:val="18"/>
              </w:rPr>
              <w:t>4.3</w:t>
            </w:r>
          </w:p>
        </w:tc>
        <w:tc>
          <w:tcPr>
            <w:tcW w:w="619" w:type="pct"/>
            <w:noWrap/>
            <w:hideMark/>
          </w:tcPr>
          <w:p w14:paraId="64349567" w14:textId="77777777" w:rsidR="008E07FB" w:rsidRPr="00845F40" w:rsidRDefault="008E07FB">
            <w:pPr>
              <w:spacing w:line="276" w:lineRule="auto"/>
              <w:jc w:val="center"/>
              <w:rPr>
                <w:rFonts w:cstheme="minorHAnsi"/>
                <w:sz w:val="18"/>
                <w:szCs w:val="18"/>
              </w:rPr>
              <w:pPrChange w:id="1554" w:author="Alotaibi, Raed" w:date="2019-07-15T13:58:00Z">
                <w:pPr>
                  <w:jc w:val="center"/>
                </w:pPr>
              </w:pPrChange>
            </w:pPr>
            <w:r w:rsidRPr="00845F40">
              <w:rPr>
                <w:rFonts w:cstheme="minorHAnsi"/>
                <w:sz w:val="18"/>
                <w:szCs w:val="18"/>
              </w:rPr>
              <w:t>6.1</w:t>
            </w:r>
          </w:p>
        </w:tc>
        <w:tc>
          <w:tcPr>
            <w:tcW w:w="619" w:type="pct"/>
            <w:noWrap/>
            <w:hideMark/>
          </w:tcPr>
          <w:p w14:paraId="50548754" w14:textId="77777777" w:rsidR="008E07FB" w:rsidRPr="00845F40" w:rsidRDefault="008E07FB">
            <w:pPr>
              <w:spacing w:line="276" w:lineRule="auto"/>
              <w:jc w:val="center"/>
              <w:rPr>
                <w:rFonts w:cstheme="minorHAnsi"/>
                <w:sz w:val="18"/>
                <w:szCs w:val="18"/>
              </w:rPr>
              <w:pPrChange w:id="1555" w:author="Alotaibi, Raed" w:date="2019-07-15T13:58:00Z">
                <w:pPr>
                  <w:jc w:val="center"/>
                </w:pPr>
              </w:pPrChange>
            </w:pPr>
            <w:r w:rsidRPr="00845F40">
              <w:rPr>
                <w:rFonts w:cstheme="minorHAnsi"/>
                <w:sz w:val="18"/>
                <w:szCs w:val="18"/>
              </w:rPr>
              <w:t>8.0</w:t>
            </w:r>
          </w:p>
        </w:tc>
        <w:tc>
          <w:tcPr>
            <w:tcW w:w="619" w:type="pct"/>
            <w:noWrap/>
            <w:hideMark/>
          </w:tcPr>
          <w:p w14:paraId="55D88578" w14:textId="77777777" w:rsidR="008E07FB" w:rsidRPr="00845F40" w:rsidRDefault="008E07FB">
            <w:pPr>
              <w:spacing w:line="276" w:lineRule="auto"/>
              <w:jc w:val="center"/>
              <w:rPr>
                <w:rFonts w:cstheme="minorHAnsi"/>
                <w:sz w:val="18"/>
                <w:szCs w:val="18"/>
              </w:rPr>
              <w:pPrChange w:id="1556" w:author="Alotaibi, Raed" w:date="2019-07-15T13:58:00Z">
                <w:pPr>
                  <w:jc w:val="center"/>
                </w:pPr>
              </w:pPrChange>
            </w:pPr>
            <w:r w:rsidRPr="00845F40">
              <w:rPr>
                <w:rFonts w:cstheme="minorHAnsi"/>
                <w:sz w:val="18"/>
                <w:szCs w:val="18"/>
              </w:rPr>
              <w:t>11.7</w:t>
            </w:r>
          </w:p>
        </w:tc>
        <w:tc>
          <w:tcPr>
            <w:tcW w:w="616" w:type="pct"/>
            <w:noWrap/>
            <w:hideMark/>
          </w:tcPr>
          <w:p w14:paraId="6E853245" w14:textId="77777777" w:rsidR="008E07FB" w:rsidRPr="00845F40" w:rsidRDefault="008E07FB">
            <w:pPr>
              <w:spacing w:line="276" w:lineRule="auto"/>
              <w:jc w:val="center"/>
              <w:rPr>
                <w:rFonts w:cstheme="minorHAnsi"/>
                <w:sz w:val="18"/>
                <w:szCs w:val="18"/>
              </w:rPr>
              <w:pPrChange w:id="1557" w:author="Alotaibi, Raed" w:date="2019-07-15T13:58:00Z">
                <w:pPr>
                  <w:jc w:val="center"/>
                </w:pPr>
              </w:pPrChange>
            </w:pPr>
            <w:r w:rsidRPr="00845F40">
              <w:rPr>
                <w:rFonts w:cstheme="minorHAnsi"/>
                <w:sz w:val="18"/>
                <w:szCs w:val="18"/>
              </w:rPr>
              <w:t>22.6</w:t>
            </w:r>
          </w:p>
        </w:tc>
      </w:tr>
      <w:tr w:rsidR="008E07FB" w:rsidRPr="00845F40" w14:paraId="7ED4C573" w14:textId="77777777" w:rsidTr="008E07FB">
        <w:trPr>
          <w:trHeight w:val="246"/>
        </w:trPr>
        <w:tc>
          <w:tcPr>
            <w:tcW w:w="1289" w:type="pct"/>
            <w:noWrap/>
            <w:hideMark/>
          </w:tcPr>
          <w:p w14:paraId="510607C0" w14:textId="77777777" w:rsidR="008E07FB" w:rsidRPr="00845F40" w:rsidRDefault="008E07FB">
            <w:pPr>
              <w:spacing w:line="276" w:lineRule="auto"/>
              <w:rPr>
                <w:rFonts w:cstheme="minorHAnsi"/>
                <w:sz w:val="18"/>
                <w:szCs w:val="18"/>
              </w:rPr>
              <w:pPrChange w:id="1558" w:author="Alotaibi, Raed" w:date="2019-07-15T13:58:00Z">
                <w:pPr/>
              </w:pPrChange>
            </w:pPr>
            <w:r w:rsidRPr="00845F40">
              <w:rPr>
                <w:rFonts w:cstheme="minorHAnsi"/>
                <w:sz w:val="18"/>
                <w:szCs w:val="18"/>
              </w:rPr>
              <w:t>Kansas</w:t>
            </w:r>
          </w:p>
        </w:tc>
        <w:tc>
          <w:tcPr>
            <w:tcW w:w="619" w:type="pct"/>
            <w:noWrap/>
            <w:hideMark/>
          </w:tcPr>
          <w:p w14:paraId="6F6433CD" w14:textId="77777777" w:rsidR="008E07FB" w:rsidRPr="00845F40" w:rsidRDefault="008E07FB">
            <w:pPr>
              <w:spacing w:line="276" w:lineRule="auto"/>
              <w:jc w:val="center"/>
              <w:rPr>
                <w:rFonts w:cstheme="minorHAnsi"/>
                <w:sz w:val="18"/>
                <w:szCs w:val="18"/>
              </w:rPr>
              <w:pPrChange w:id="1559" w:author="Alotaibi, Raed" w:date="2019-07-15T13:58:00Z">
                <w:pPr>
                  <w:jc w:val="center"/>
                </w:pPr>
              </w:pPrChange>
            </w:pPr>
            <w:r w:rsidRPr="00845F40">
              <w:rPr>
                <w:rFonts w:cstheme="minorHAnsi"/>
                <w:sz w:val="18"/>
                <w:szCs w:val="18"/>
              </w:rPr>
              <w:t>9.7</w:t>
            </w:r>
          </w:p>
        </w:tc>
        <w:tc>
          <w:tcPr>
            <w:tcW w:w="619" w:type="pct"/>
            <w:noWrap/>
            <w:hideMark/>
          </w:tcPr>
          <w:p w14:paraId="7224449E" w14:textId="77777777" w:rsidR="008E07FB" w:rsidRPr="00845F40" w:rsidRDefault="008E07FB">
            <w:pPr>
              <w:spacing w:line="276" w:lineRule="auto"/>
              <w:jc w:val="center"/>
              <w:rPr>
                <w:rFonts w:cstheme="minorHAnsi"/>
                <w:sz w:val="18"/>
                <w:szCs w:val="18"/>
              </w:rPr>
              <w:pPrChange w:id="1560" w:author="Alotaibi, Raed" w:date="2019-07-15T13:58:00Z">
                <w:pPr>
                  <w:jc w:val="center"/>
                </w:pPr>
              </w:pPrChange>
            </w:pPr>
            <w:r w:rsidRPr="00845F40">
              <w:rPr>
                <w:rFonts w:cstheme="minorHAnsi"/>
                <w:sz w:val="18"/>
                <w:szCs w:val="18"/>
              </w:rPr>
              <w:t>4.5</w:t>
            </w:r>
          </w:p>
        </w:tc>
        <w:tc>
          <w:tcPr>
            <w:tcW w:w="619" w:type="pct"/>
            <w:noWrap/>
            <w:hideMark/>
          </w:tcPr>
          <w:p w14:paraId="7469590E" w14:textId="77777777" w:rsidR="008E07FB" w:rsidRPr="00845F40" w:rsidRDefault="008E07FB">
            <w:pPr>
              <w:spacing w:line="276" w:lineRule="auto"/>
              <w:jc w:val="center"/>
              <w:rPr>
                <w:rFonts w:cstheme="minorHAnsi"/>
                <w:sz w:val="18"/>
                <w:szCs w:val="18"/>
              </w:rPr>
              <w:pPrChange w:id="1561" w:author="Alotaibi, Raed" w:date="2019-07-15T13:58:00Z">
                <w:pPr>
                  <w:jc w:val="center"/>
                </w:pPr>
              </w:pPrChange>
            </w:pPr>
            <w:r w:rsidRPr="00845F40">
              <w:rPr>
                <w:rFonts w:cstheme="minorHAnsi"/>
                <w:sz w:val="18"/>
                <w:szCs w:val="18"/>
              </w:rPr>
              <w:t>6.3</w:t>
            </w:r>
          </w:p>
        </w:tc>
        <w:tc>
          <w:tcPr>
            <w:tcW w:w="619" w:type="pct"/>
            <w:noWrap/>
            <w:hideMark/>
          </w:tcPr>
          <w:p w14:paraId="088A7170" w14:textId="77777777" w:rsidR="008E07FB" w:rsidRPr="00845F40" w:rsidRDefault="008E07FB">
            <w:pPr>
              <w:spacing w:line="276" w:lineRule="auto"/>
              <w:jc w:val="center"/>
              <w:rPr>
                <w:rFonts w:cstheme="minorHAnsi"/>
                <w:sz w:val="18"/>
                <w:szCs w:val="18"/>
              </w:rPr>
              <w:pPrChange w:id="1562" w:author="Alotaibi, Raed" w:date="2019-07-15T13:58:00Z">
                <w:pPr>
                  <w:jc w:val="center"/>
                </w:pPr>
              </w:pPrChange>
            </w:pPr>
            <w:r w:rsidRPr="00845F40">
              <w:rPr>
                <w:rFonts w:cstheme="minorHAnsi"/>
                <w:sz w:val="18"/>
                <w:szCs w:val="18"/>
              </w:rPr>
              <w:t>8.8</w:t>
            </w:r>
          </w:p>
        </w:tc>
        <w:tc>
          <w:tcPr>
            <w:tcW w:w="619" w:type="pct"/>
            <w:noWrap/>
            <w:hideMark/>
          </w:tcPr>
          <w:p w14:paraId="422E9933" w14:textId="77777777" w:rsidR="008E07FB" w:rsidRPr="00845F40" w:rsidRDefault="008E07FB">
            <w:pPr>
              <w:spacing w:line="276" w:lineRule="auto"/>
              <w:jc w:val="center"/>
              <w:rPr>
                <w:rFonts w:cstheme="minorHAnsi"/>
                <w:sz w:val="18"/>
                <w:szCs w:val="18"/>
              </w:rPr>
              <w:pPrChange w:id="1563" w:author="Alotaibi, Raed" w:date="2019-07-15T13:58:00Z">
                <w:pPr>
                  <w:jc w:val="center"/>
                </w:pPr>
              </w:pPrChange>
            </w:pPr>
            <w:r w:rsidRPr="00845F40">
              <w:rPr>
                <w:rFonts w:cstheme="minorHAnsi"/>
                <w:sz w:val="18"/>
                <w:szCs w:val="18"/>
              </w:rPr>
              <w:t>12.4</w:t>
            </w:r>
          </w:p>
        </w:tc>
        <w:tc>
          <w:tcPr>
            <w:tcW w:w="616" w:type="pct"/>
            <w:noWrap/>
            <w:hideMark/>
          </w:tcPr>
          <w:p w14:paraId="10B80642" w14:textId="77777777" w:rsidR="008E07FB" w:rsidRPr="00845F40" w:rsidRDefault="008E07FB">
            <w:pPr>
              <w:spacing w:line="276" w:lineRule="auto"/>
              <w:jc w:val="center"/>
              <w:rPr>
                <w:rFonts w:cstheme="minorHAnsi"/>
                <w:sz w:val="18"/>
                <w:szCs w:val="18"/>
              </w:rPr>
              <w:pPrChange w:id="1564" w:author="Alotaibi, Raed" w:date="2019-07-15T13:58:00Z">
                <w:pPr>
                  <w:jc w:val="center"/>
                </w:pPr>
              </w:pPrChange>
            </w:pPr>
            <w:r w:rsidRPr="00845F40">
              <w:rPr>
                <w:rFonts w:cstheme="minorHAnsi"/>
                <w:sz w:val="18"/>
                <w:szCs w:val="18"/>
              </w:rPr>
              <w:t>28.7</w:t>
            </w:r>
          </w:p>
        </w:tc>
      </w:tr>
      <w:tr w:rsidR="008E07FB" w:rsidRPr="00845F40" w14:paraId="5FF252B0" w14:textId="77777777" w:rsidTr="008E07FB">
        <w:trPr>
          <w:trHeight w:val="246"/>
        </w:trPr>
        <w:tc>
          <w:tcPr>
            <w:tcW w:w="1289" w:type="pct"/>
            <w:noWrap/>
            <w:hideMark/>
          </w:tcPr>
          <w:p w14:paraId="43A7C4D0" w14:textId="77777777" w:rsidR="008E07FB" w:rsidRPr="00845F40" w:rsidRDefault="008E07FB">
            <w:pPr>
              <w:spacing w:line="276" w:lineRule="auto"/>
              <w:rPr>
                <w:rFonts w:cstheme="minorHAnsi"/>
                <w:sz w:val="18"/>
                <w:szCs w:val="18"/>
              </w:rPr>
              <w:pPrChange w:id="1565" w:author="Alotaibi, Raed" w:date="2019-07-15T13:58:00Z">
                <w:pPr/>
              </w:pPrChange>
            </w:pPr>
            <w:r w:rsidRPr="00845F40">
              <w:rPr>
                <w:rFonts w:cstheme="minorHAnsi"/>
                <w:sz w:val="18"/>
                <w:szCs w:val="18"/>
              </w:rPr>
              <w:t>Kentucky</w:t>
            </w:r>
          </w:p>
        </w:tc>
        <w:tc>
          <w:tcPr>
            <w:tcW w:w="619" w:type="pct"/>
            <w:noWrap/>
            <w:hideMark/>
          </w:tcPr>
          <w:p w14:paraId="1636391B" w14:textId="77777777" w:rsidR="008E07FB" w:rsidRPr="00845F40" w:rsidRDefault="008E07FB">
            <w:pPr>
              <w:spacing w:line="276" w:lineRule="auto"/>
              <w:jc w:val="center"/>
              <w:rPr>
                <w:rFonts w:cstheme="minorHAnsi"/>
                <w:sz w:val="18"/>
                <w:szCs w:val="18"/>
              </w:rPr>
              <w:pPrChange w:id="1566" w:author="Alotaibi, Raed" w:date="2019-07-15T13:58:00Z">
                <w:pPr>
                  <w:jc w:val="center"/>
                </w:pPr>
              </w:pPrChange>
            </w:pPr>
            <w:r w:rsidRPr="00845F40">
              <w:rPr>
                <w:rFonts w:cstheme="minorHAnsi"/>
                <w:sz w:val="18"/>
                <w:szCs w:val="18"/>
              </w:rPr>
              <w:t>12.4</w:t>
            </w:r>
          </w:p>
        </w:tc>
        <w:tc>
          <w:tcPr>
            <w:tcW w:w="619" w:type="pct"/>
            <w:noWrap/>
            <w:hideMark/>
          </w:tcPr>
          <w:p w14:paraId="3939769C" w14:textId="77777777" w:rsidR="008E07FB" w:rsidRPr="00845F40" w:rsidRDefault="008E07FB">
            <w:pPr>
              <w:spacing w:line="276" w:lineRule="auto"/>
              <w:jc w:val="center"/>
              <w:rPr>
                <w:rFonts w:cstheme="minorHAnsi"/>
                <w:sz w:val="18"/>
                <w:szCs w:val="18"/>
              </w:rPr>
              <w:pPrChange w:id="1567" w:author="Alotaibi, Raed" w:date="2019-07-15T13:58:00Z">
                <w:pPr>
                  <w:jc w:val="center"/>
                </w:pPr>
              </w:pPrChange>
            </w:pPr>
            <w:r w:rsidRPr="00845F40">
              <w:rPr>
                <w:rFonts w:cstheme="minorHAnsi"/>
                <w:sz w:val="18"/>
                <w:szCs w:val="18"/>
              </w:rPr>
              <w:t>6.1</w:t>
            </w:r>
          </w:p>
        </w:tc>
        <w:tc>
          <w:tcPr>
            <w:tcW w:w="619" w:type="pct"/>
            <w:noWrap/>
            <w:hideMark/>
          </w:tcPr>
          <w:p w14:paraId="6C88022E" w14:textId="77777777" w:rsidR="008E07FB" w:rsidRPr="00845F40" w:rsidRDefault="008E07FB">
            <w:pPr>
              <w:spacing w:line="276" w:lineRule="auto"/>
              <w:jc w:val="center"/>
              <w:rPr>
                <w:rFonts w:cstheme="minorHAnsi"/>
                <w:sz w:val="18"/>
                <w:szCs w:val="18"/>
              </w:rPr>
              <w:pPrChange w:id="1568" w:author="Alotaibi, Raed" w:date="2019-07-15T13:58:00Z">
                <w:pPr>
                  <w:jc w:val="center"/>
                </w:pPr>
              </w:pPrChange>
            </w:pPr>
            <w:r w:rsidRPr="00845F40">
              <w:rPr>
                <w:rFonts w:cstheme="minorHAnsi"/>
                <w:sz w:val="18"/>
                <w:szCs w:val="18"/>
              </w:rPr>
              <w:t>8.9</w:t>
            </w:r>
          </w:p>
        </w:tc>
        <w:tc>
          <w:tcPr>
            <w:tcW w:w="619" w:type="pct"/>
            <w:noWrap/>
            <w:hideMark/>
          </w:tcPr>
          <w:p w14:paraId="38C891CD" w14:textId="77777777" w:rsidR="008E07FB" w:rsidRPr="00845F40" w:rsidRDefault="008E07FB">
            <w:pPr>
              <w:spacing w:line="276" w:lineRule="auto"/>
              <w:jc w:val="center"/>
              <w:rPr>
                <w:rFonts w:cstheme="minorHAnsi"/>
                <w:sz w:val="18"/>
                <w:szCs w:val="18"/>
              </w:rPr>
              <w:pPrChange w:id="1569" w:author="Alotaibi, Raed" w:date="2019-07-15T13:58:00Z">
                <w:pPr>
                  <w:jc w:val="center"/>
                </w:pPr>
              </w:pPrChange>
            </w:pPr>
            <w:r w:rsidRPr="00845F40">
              <w:rPr>
                <w:rFonts w:cstheme="minorHAnsi"/>
                <w:sz w:val="18"/>
                <w:szCs w:val="18"/>
              </w:rPr>
              <w:t>10.8</w:t>
            </w:r>
          </w:p>
        </w:tc>
        <w:tc>
          <w:tcPr>
            <w:tcW w:w="619" w:type="pct"/>
            <w:noWrap/>
            <w:hideMark/>
          </w:tcPr>
          <w:p w14:paraId="018E3F51" w14:textId="77777777" w:rsidR="008E07FB" w:rsidRPr="00845F40" w:rsidRDefault="008E07FB">
            <w:pPr>
              <w:spacing w:line="276" w:lineRule="auto"/>
              <w:jc w:val="center"/>
              <w:rPr>
                <w:rFonts w:cstheme="minorHAnsi"/>
                <w:sz w:val="18"/>
                <w:szCs w:val="18"/>
              </w:rPr>
              <w:pPrChange w:id="1570" w:author="Alotaibi, Raed" w:date="2019-07-15T13:58:00Z">
                <w:pPr>
                  <w:jc w:val="center"/>
                </w:pPr>
              </w:pPrChange>
            </w:pPr>
            <w:r w:rsidRPr="00845F40">
              <w:rPr>
                <w:rFonts w:cstheme="minorHAnsi"/>
                <w:sz w:val="18"/>
                <w:szCs w:val="18"/>
              </w:rPr>
              <w:t>14.8</w:t>
            </w:r>
          </w:p>
        </w:tc>
        <w:tc>
          <w:tcPr>
            <w:tcW w:w="616" w:type="pct"/>
            <w:noWrap/>
            <w:hideMark/>
          </w:tcPr>
          <w:p w14:paraId="491FB1BC" w14:textId="77777777" w:rsidR="008E07FB" w:rsidRPr="00845F40" w:rsidRDefault="008E07FB">
            <w:pPr>
              <w:spacing w:line="276" w:lineRule="auto"/>
              <w:jc w:val="center"/>
              <w:rPr>
                <w:rFonts w:cstheme="minorHAnsi"/>
                <w:sz w:val="18"/>
                <w:szCs w:val="18"/>
              </w:rPr>
              <w:pPrChange w:id="1571" w:author="Alotaibi, Raed" w:date="2019-07-15T13:58:00Z">
                <w:pPr>
                  <w:jc w:val="center"/>
                </w:pPr>
              </w:pPrChange>
            </w:pPr>
            <w:r w:rsidRPr="00845F40">
              <w:rPr>
                <w:rFonts w:cstheme="minorHAnsi"/>
                <w:sz w:val="18"/>
                <w:szCs w:val="18"/>
              </w:rPr>
              <w:t>33.3</w:t>
            </w:r>
          </w:p>
        </w:tc>
      </w:tr>
      <w:tr w:rsidR="008E07FB" w:rsidRPr="00845F40" w14:paraId="2D65042F" w14:textId="77777777" w:rsidTr="008E07FB">
        <w:trPr>
          <w:trHeight w:val="246"/>
        </w:trPr>
        <w:tc>
          <w:tcPr>
            <w:tcW w:w="1289" w:type="pct"/>
            <w:noWrap/>
            <w:hideMark/>
          </w:tcPr>
          <w:p w14:paraId="6E5B03A0" w14:textId="77777777" w:rsidR="008E07FB" w:rsidRPr="00845F40" w:rsidRDefault="008E07FB">
            <w:pPr>
              <w:spacing w:line="276" w:lineRule="auto"/>
              <w:rPr>
                <w:rFonts w:cstheme="minorHAnsi"/>
                <w:sz w:val="18"/>
                <w:szCs w:val="18"/>
              </w:rPr>
              <w:pPrChange w:id="1572" w:author="Alotaibi, Raed" w:date="2019-07-15T13:58:00Z">
                <w:pPr/>
              </w:pPrChange>
            </w:pPr>
            <w:r w:rsidRPr="00845F40">
              <w:rPr>
                <w:rFonts w:cstheme="minorHAnsi"/>
                <w:sz w:val="18"/>
                <w:szCs w:val="18"/>
              </w:rPr>
              <w:t>Louisiana</w:t>
            </w:r>
          </w:p>
        </w:tc>
        <w:tc>
          <w:tcPr>
            <w:tcW w:w="619" w:type="pct"/>
            <w:noWrap/>
            <w:hideMark/>
          </w:tcPr>
          <w:p w14:paraId="34A6FB39" w14:textId="77777777" w:rsidR="008E07FB" w:rsidRPr="00845F40" w:rsidRDefault="008E07FB">
            <w:pPr>
              <w:spacing w:line="276" w:lineRule="auto"/>
              <w:jc w:val="center"/>
              <w:rPr>
                <w:rFonts w:cstheme="minorHAnsi"/>
                <w:sz w:val="18"/>
                <w:szCs w:val="18"/>
              </w:rPr>
              <w:pPrChange w:id="1573" w:author="Alotaibi, Raed" w:date="2019-07-15T13:58:00Z">
                <w:pPr>
                  <w:jc w:val="center"/>
                </w:pPr>
              </w:pPrChange>
            </w:pPr>
            <w:r w:rsidRPr="00845F40">
              <w:rPr>
                <w:rFonts w:cstheme="minorHAnsi"/>
                <w:sz w:val="18"/>
                <w:szCs w:val="18"/>
              </w:rPr>
              <w:t>9.6</w:t>
            </w:r>
          </w:p>
        </w:tc>
        <w:tc>
          <w:tcPr>
            <w:tcW w:w="619" w:type="pct"/>
            <w:noWrap/>
            <w:hideMark/>
          </w:tcPr>
          <w:p w14:paraId="05009B58" w14:textId="77777777" w:rsidR="008E07FB" w:rsidRPr="00845F40" w:rsidRDefault="008E07FB">
            <w:pPr>
              <w:spacing w:line="276" w:lineRule="auto"/>
              <w:jc w:val="center"/>
              <w:rPr>
                <w:rFonts w:cstheme="minorHAnsi"/>
                <w:sz w:val="18"/>
                <w:szCs w:val="18"/>
              </w:rPr>
              <w:pPrChange w:id="1574" w:author="Alotaibi, Raed" w:date="2019-07-15T13:58:00Z">
                <w:pPr>
                  <w:jc w:val="center"/>
                </w:pPr>
              </w:pPrChange>
            </w:pPr>
            <w:r w:rsidRPr="00845F40">
              <w:rPr>
                <w:rFonts w:cstheme="minorHAnsi"/>
                <w:sz w:val="18"/>
                <w:szCs w:val="18"/>
              </w:rPr>
              <w:t>3.0</w:t>
            </w:r>
          </w:p>
        </w:tc>
        <w:tc>
          <w:tcPr>
            <w:tcW w:w="619" w:type="pct"/>
            <w:noWrap/>
            <w:hideMark/>
          </w:tcPr>
          <w:p w14:paraId="03542616" w14:textId="77777777" w:rsidR="008E07FB" w:rsidRPr="00845F40" w:rsidRDefault="008E07FB">
            <w:pPr>
              <w:spacing w:line="276" w:lineRule="auto"/>
              <w:jc w:val="center"/>
              <w:rPr>
                <w:rFonts w:cstheme="minorHAnsi"/>
                <w:sz w:val="18"/>
                <w:szCs w:val="18"/>
              </w:rPr>
              <w:pPrChange w:id="1575" w:author="Alotaibi, Raed" w:date="2019-07-15T13:58:00Z">
                <w:pPr>
                  <w:jc w:val="center"/>
                </w:pPr>
              </w:pPrChange>
            </w:pPr>
            <w:r w:rsidRPr="00845F40">
              <w:rPr>
                <w:rFonts w:cstheme="minorHAnsi"/>
                <w:sz w:val="18"/>
                <w:szCs w:val="18"/>
              </w:rPr>
              <w:t>5.3</w:t>
            </w:r>
          </w:p>
        </w:tc>
        <w:tc>
          <w:tcPr>
            <w:tcW w:w="619" w:type="pct"/>
            <w:noWrap/>
            <w:hideMark/>
          </w:tcPr>
          <w:p w14:paraId="4E45C66D" w14:textId="77777777" w:rsidR="008E07FB" w:rsidRPr="00845F40" w:rsidRDefault="008E07FB">
            <w:pPr>
              <w:spacing w:line="276" w:lineRule="auto"/>
              <w:jc w:val="center"/>
              <w:rPr>
                <w:rFonts w:cstheme="minorHAnsi"/>
                <w:sz w:val="18"/>
                <w:szCs w:val="18"/>
              </w:rPr>
              <w:pPrChange w:id="1576" w:author="Alotaibi, Raed" w:date="2019-07-15T13:58:00Z">
                <w:pPr>
                  <w:jc w:val="center"/>
                </w:pPr>
              </w:pPrChange>
            </w:pPr>
            <w:r w:rsidRPr="00845F40">
              <w:rPr>
                <w:rFonts w:cstheme="minorHAnsi"/>
                <w:sz w:val="18"/>
                <w:szCs w:val="18"/>
              </w:rPr>
              <w:t>8.0</w:t>
            </w:r>
          </w:p>
        </w:tc>
        <w:tc>
          <w:tcPr>
            <w:tcW w:w="619" w:type="pct"/>
            <w:noWrap/>
            <w:hideMark/>
          </w:tcPr>
          <w:p w14:paraId="65DA126C" w14:textId="77777777" w:rsidR="008E07FB" w:rsidRPr="00845F40" w:rsidRDefault="008E07FB">
            <w:pPr>
              <w:spacing w:line="276" w:lineRule="auto"/>
              <w:jc w:val="center"/>
              <w:rPr>
                <w:rFonts w:cstheme="minorHAnsi"/>
                <w:sz w:val="18"/>
                <w:szCs w:val="18"/>
              </w:rPr>
              <w:pPrChange w:id="1577" w:author="Alotaibi, Raed" w:date="2019-07-15T13:58:00Z">
                <w:pPr>
                  <w:jc w:val="center"/>
                </w:pPr>
              </w:pPrChange>
            </w:pPr>
            <w:r w:rsidRPr="00845F40">
              <w:rPr>
                <w:rFonts w:cstheme="minorHAnsi"/>
                <w:sz w:val="18"/>
                <w:szCs w:val="18"/>
              </w:rPr>
              <w:t>12.6</w:t>
            </w:r>
          </w:p>
        </w:tc>
        <w:tc>
          <w:tcPr>
            <w:tcW w:w="616" w:type="pct"/>
            <w:noWrap/>
            <w:hideMark/>
          </w:tcPr>
          <w:p w14:paraId="7A01AD5F" w14:textId="77777777" w:rsidR="008E07FB" w:rsidRPr="00845F40" w:rsidRDefault="008E07FB">
            <w:pPr>
              <w:spacing w:line="276" w:lineRule="auto"/>
              <w:jc w:val="center"/>
              <w:rPr>
                <w:rFonts w:cstheme="minorHAnsi"/>
                <w:sz w:val="18"/>
                <w:szCs w:val="18"/>
              </w:rPr>
              <w:pPrChange w:id="1578" w:author="Alotaibi, Raed" w:date="2019-07-15T13:58:00Z">
                <w:pPr>
                  <w:jc w:val="center"/>
                </w:pPr>
              </w:pPrChange>
            </w:pPr>
            <w:r w:rsidRPr="00845F40">
              <w:rPr>
                <w:rFonts w:cstheme="minorHAnsi"/>
                <w:sz w:val="18"/>
                <w:szCs w:val="18"/>
              </w:rPr>
              <w:t>31.4</w:t>
            </w:r>
          </w:p>
        </w:tc>
      </w:tr>
      <w:tr w:rsidR="008E07FB" w:rsidRPr="00845F40" w14:paraId="00B474C0" w14:textId="77777777" w:rsidTr="008E07FB">
        <w:trPr>
          <w:trHeight w:val="246"/>
        </w:trPr>
        <w:tc>
          <w:tcPr>
            <w:tcW w:w="1289" w:type="pct"/>
            <w:noWrap/>
            <w:hideMark/>
          </w:tcPr>
          <w:p w14:paraId="175E3D7E" w14:textId="77777777" w:rsidR="008E07FB" w:rsidRPr="00845F40" w:rsidRDefault="008E07FB">
            <w:pPr>
              <w:spacing w:line="276" w:lineRule="auto"/>
              <w:rPr>
                <w:rFonts w:cstheme="minorHAnsi"/>
                <w:sz w:val="18"/>
                <w:szCs w:val="18"/>
              </w:rPr>
              <w:pPrChange w:id="1579" w:author="Alotaibi, Raed" w:date="2019-07-15T13:58:00Z">
                <w:pPr/>
              </w:pPrChange>
            </w:pPr>
            <w:r w:rsidRPr="00845F40">
              <w:rPr>
                <w:rFonts w:cstheme="minorHAnsi"/>
                <w:sz w:val="18"/>
                <w:szCs w:val="18"/>
              </w:rPr>
              <w:t>Maine</w:t>
            </w:r>
          </w:p>
        </w:tc>
        <w:tc>
          <w:tcPr>
            <w:tcW w:w="619" w:type="pct"/>
            <w:noWrap/>
            <w:hideMark/>
          </w:tcPr>
          <w:p w14:paraId="1569CA04" w14:textId="77777777" w:rsidR="008E07FB" w:rsidRPr="00845F40" w:rsidRDefault="008E07FB">
            <w:pPr>
              <w:spacing w:line="276" w:lineRule="auto"/>
              <w:jc w:val="center"/>
              <w:rPr>
                <w:rFonts w:cstheme="minorHAnsi"/>
                <w:sz w:val="18"/>
                <w:szCs w:val="18"/>
              </w:rPr>
              <w:pPrChange w:id="1580" w:author="Alotaibi, Raed" w:date="2019-07-15T13:58:00Z">
                <w:pPr>
                  <w:jc w:val="center"/>
                </w:pPr>
              </w:pPrChange>
            </w:pPr>
            <w:r w:rsidRPr="00845F40">
              <w:rPr>
                <w:rFonts w:cstheme="minorHAnsi"/>
                <w:sz w:val="18"/>
                <w:szCs w:val="18"/>
              </w:rPr>
              <w:t>6.3</w:t>
            </w:r>
          </w:p>
        </w:tc>
        <w:tc>
          <w:tcPr>
            <w:tcW w:w="619" w:type="pct"/>
            <w:noWrap/>
            <w:hideMark/>
          </w:tcPr>
          <w:p w14:paraId="1677BA9F" w14:textId="77777777" w:rsidR="008E07FB" w:rsidRPr="00845F40" w:rsidRDefault="008E07FB">
            <w:pPr>
              <w:spacing w:line="276" w:lineRule="auto"/>
              <w:jc w:val="center"/>
              <w:rPr>
                <w:rFonts w:cstheme="minorHAnsi"/>
                <w:sz w:val="18"/>
                <w:szCs w:val="18"/>
              </w:rPr>
              <w:pPrChange w:id="1581" w:author="Alotaibi, Raed" w:date="2019-07-15T13:58:00Z">
                <w:pPr>
                  <w:jc w:val="center"/>
                </w:pPr>
              </w:pPrChange>
            </w:pPr>
            <w:r w:rsidRPr="00845F40">
              <w:rPr>
                <w:rFonts w:cstheme="minorHAnsi"/>
                <w:sz w:val="18"/>
                <w:szCs w:val="18"/>
              </w:rPr>
              <w:t>2.0</w:t>
            </w:r>
          </w:p>
        </w:tc>
        <w:tc>
          <w:tcPr>
            <w:tcW w:w="619" w:type="pct"/>
            <w:noWrap/>
            <w:hideMark/>
          </w:tcPr>
          <w:p w14:paraId="0A3F1DF6" w14:textId="77777777" w:rsidR="008E07FB" w:rsidRPr="00845F40" w:rsidRDefault="008E07FB">
            <w:pPr>
              <w:spacing w:line="276" w:lineRule="auto"/>
              <w:jc w:val="center"/>
              <w:rPr>
                <w:rFonts w:cstheme="minorHAnsi"/>
                <w:sz w:val="18"/>
                <w:szCs w:val="18"/>
              </w:rPr>
              <w:pPrChange w:id="1582" w:author="Alotaibi, Raed" w:date="2019-07-15T13:58:00Z">
                <w:pPr>
                  <w:jc w:val="center"/>
                </w:pPr>
              </w:pPrChange>
            </w:pPr>
            <w:r w:rsidRPr="00845F40">
              <w:rPr>
                <w:rFonts w:cstheme="minorHAnsi"/>
                <w:sz w:val="18"/>
                <w:szCs w:val="18"/>
              </w:rPr>
              <w:t>4.4</w:t>
            </w:r>
          </w:p>
        </w:tc>
        <w:tc>
          <w:tcPr>
            <w:tcW w:w="619" w:type="pct"/>
            <w:noWrap/>
            <w:hideMark/>
          </w:tcPr>
          <w:p w14:paraId="326D22B0" w14:textId="77777777" w:rsidR="008E07FB" w:rsidRPr="00845F40" w:rsidRDefault="008E07FB">
            <w:pPr>
              <w:spacing w:line="276" w:lineRule="auto"/>
              <w:jc w:val="center"/>
              <w:rPr>
                <w:rFonts w:cstheme="minorHAnsi"/>
                <w:sz w:val="18"/>
                <w:szCs w:val="18"/>
              </w:rPr>
              <w:pPrChange w:id="1583" w:author="Alotaibi, Raed" w:date="2019-07-15T13:58:00Z">
                <w:pPr>
                  <w:jc w:val="center"/>
                </w:pPr>
              </w:pPrChange>
            </w:pPr>
            <w:r w:rsidRPr="00845F40">
              <w:rPr>
                <w:rFonts w:cstheme="minorHAnsi"/>
                <w:sz w:val="18"/>
                <w:szCs w:val="18"/>
              </w:rPr>
              <w:t>5.8</w:t>
            </w:r>
          </w:p>
        </w:tc>
        <w:tc>
          <w:tcPr>
            <w:tcW w:w="619" w:type="pct"/>
            <w:noWrap/>
            <w:hideMark/>
          </w:tcPr>
          <w:p w14:paraId="1FD875E2" w14:textId="77777777" w:rsidR="008E07FB" w:rsidRPr="00845F40" w:rsidRDefault="008E07FB">
            <w:pPr>
              <w:spacing w:line="276" w:lineRule="auto"/>
              <w:jc w:val="center"/>
              <w:rPr>
                <w:rFonts w:cstheme="minorHAnsi"/>
                <w:sz w:val="18"/>
                <w:szCs w:val="18"/>
              </w:rPr>
              <w:pPrChange w:id="1584" w:author="Alotaibi, Raed" w:date="2019-07-15T13:58:00Z">
                <w:pPr>
                  <w:jc w:val="center"/>
                </w:pPr>
              </w:pPrChange>
            </w:pPr>
            <w:r w:rsidRPr="00845F40">
              <w:rPr>
                <w:rFonts w:cstheme="minorHAnsi"/>
                <w:sz w:val="18"/>
                <w:szCs w:val="18"/>
              </w:rPr>
              <w:t>7.5</w:t>
            </w:r>
          </w:p>
        </w:tc>
        <w:tc>
          <w:tcPr>
            <w:tcW w:w="616" w:type="pct"/>
            <w:noWrap/>
            <w:hideMark/>
          </w:tcPr>
          <w:p w14:paraId="4E2F1E91" w14:textId="77777777" w:rsidR="008E07FB" w:rsidRPr="00845F40" w:rsidRDefault="008E07FB">
            <w:pPr>
              <w:spacing w:line="276" w:lineRule="auto"/>
              <w:jc w:val="center"/>
              <w:rPr>
                <w:rFonts w:cstheme="minorHAnsi"/>
                <w:sz w:val="18"/>
                <w:szCs w:val="18"/>
              </w:rPr>
              <w:pPrChange w:id="1585" w:author="Alotaibi, Raed" w:date="2019-07-15T13:58:00Z">
                <w:pPr>
                  <w:jc w:val="center"/>
                </w:pPr>
              </w:pPrChange>
            </w:pPr>
            <w:r w:rsidRPr="00845F40">
              <w:rPr>
                <w:rFonts w:cstheme="minorHAnsi"/>
                <w:sz w:val="18"/>
                <w:szCs w:val="18"/>
              </w:rPr>
              <w:t>18.7</w:t>
            </w:r>
          </w:p>
        </w:tc>
      </w:tr>
      <w:tr w:rsidR="008E07FB" w:rsidRPr="00845F40" w14:paraId="5A207433" w14:textId="77777777" w:rsidTr="008E07FB">
        <w:trPr>
          <w:trHeight w:val="246"/>
        </w:trPr>
        <w:tc>
          <w:tcPr>
            <w:tcW w:w="1289" w:type="pct"/>
            <w:noWrap/>
            <w:hideMark/>
          </w:tcPr>
          <w:p w14:paraId="25EF9596" w14:textId="77777777" w:rsidR="008E07FB" w:rsidRPr="00845F40" w:rsidRDefault="008E07FB">
            <w:pPr>
              <w:spacing w:line="276" w:lineRule="auto"/>
              <w:rPr>
                <w:rFonts w:cstheme="minorHAnsi"/>
                <w:sz w:val="18"/>
                <w:szCs w:val="18"/>
              </w:rPr>
              <w:pPrChange w:id="1586" w:author="Alotaibi, Raed" w:date="2019-07-15T13:58:00Z">
                <w:pPr/>
              </w:pPrChange>
            </w:pPr>
            <w:r w:rsidRPr="00845F40">
              <w:rPr>
                <w:rFonts w:cstheme="minorHAnsi"/>
                <w:sz w:val="18"/>
                <w:szCs w:val="18"/>
              </w:rPr>
              <w:t>Maryland</w:t>
            </w:r>
          </w:p>
        </w:tc>
        <w:tc>
          <w:tcPr>
            <w:tcW w:w="619" w:type="pct"/>
            <w:noWrap/>
            <w:hideMark/>
          </w:tcPr>
          <w:p w14:paraId="734A58EF" w14:textId="77777777" w:rsidR="008E07FB" w:rsidRPr="00845F40" w:rsidRDefault="008E07FB">
            <w:pPr>
              <w:spacing w:line="276" w:lineRule="auto"/>
              <w:jc w:val="center"/>
              <w:rPr>
                <w:rFonts w:cstheme="minorHAnsi"/>
                <w:sz w:val="18"/>
                <w:szCs w:val="18"/>
              </w:rPr>
              <w:pPrChange w:id="1587" w:author="Alotaibi, Raed" w:date="2019-07-15T13:58:00Z">
                <w:pPr>
                  <w:jc w:val="center"/>
                </w:pPr>
              </w:pPrChange>
            </w:pPr>
            <w:r w:rsidRPr="00845F40">
              <w:rPr>
                <w:rFonts w:cstheme="minorHAnsi"/>
                <w:sz w:val="18"/>
                <w:szCs w:val="18"/>
              </w:rPr>
              <w:t>16.1</w:t>
            </w:r>
          </w:p>
        </w:tc>
        <w:tc>
          <w:tcPr>
            <w:tcW w:w="619" w:type="pct"/>
            <w:noWrap/>
            <w:hideMark/>
          </w:tcPr>
          <w:p w14:paraId="0642AC12" w14:textId="77777777" w:rsidR="008E07FB" w:rsidRPr="00845F40" w:rsidRDefault="008E07FB">
            <w:pPr>
              <w:spacing w:line="276" w:lineRule="auto"/>
              <w:jc w:val="center"/>
              <w:rPr>
                <w:rFonts w:cstheme="minorHAnsi"/>
                <w:sz w:val="18"/>
                <w:szCs w:val="18"/>
              </w:rPr>
              <w:pPrChange w:id="1588" w:author="Alotaibi, Raed" w:date="2019-07-15T13:58:00Z">
                <w:pPr>
                  <w:jc w:val="center"/>
                </w:pPr>
              </w:pPrChange>
            </w:pPr>
            <w:r w:rsidRPr="00845F40">
              <w:rPr>
                <w:rFonts w:cstheme="minorHAnsi"/>
                <w:sz w:val="18"/>
                <w:szCs w:val="18"/>
              </w:rPr>
              <w:t>5.9</w:t>
            </w:r>
          </w:p>
        </w:tc>
        <w:tc>
          <w:tcPr>
            <w:tcW w:w="619" w:type="pct"/>
            <w:noWrap/>
            <w:hideMark/>
          </w:tcPr>
          <w:p w14:paraId="46CFE550" w14:textId="77777777" w:rsidR="008E07FB" w:rsidRPr="00845F40" w:rsidRDefault="008E07FB">
            <w:pPr>
              <w:spacing w:line="276" w:lineRule="auto"/>
              <w:jc w:val="center"/>
              <w:rPr>
                <w:rFonts w:cstheme="minorHAnsi"/>
                <w:sz w:val="18"/>
                <w:szCs w:val="18"/>
              </w:rPr>
              <w:pPrChange w:id="1589" w:author="Alotaibi, Raed" w:date="2019-07-15T13:58:00Z">
                <w:pPr>
                  <w:jc w:val="center"/>
                </w:pPr>
              </w:pPrChange>
            </w:pPr>
            <w:r w:rsidRPr="00845F40">
              <w:rPr>
                <w:rFonts w:cstheme="minorHAnsi"/>
                <w:sz w:val="18"/>
                <w:szCs w:val="18"/>
              </w:rPr>
              <w:t>11.8</w:t>
            </w:r>
          </w:p>
        </w:tc>
        <w:tc>
          <w:tcPr>
            <w:tcW w:w="619" w:type="pct"/>
            <w:noWrap/>
            <w:hideMark/>
          </w:tcPr>
          <w:p w14:paraId="309CFF70" w14:textId="77777777" w:rsidR="008E07FB" w:rsidRPr="00845F40" w:rsidRDefault="008E07FB">
            <w:pPr>
              <w:spacing w:line="276" w:lineRule="auto"/>
              <w:jc w:val="center"/>
              <w:rPr>
                <w:rFonts w:cstheme="minorHAnsi"/>
                <w:sz w:val="18"/>
                <w:szCs w:val="18"/>
              </w:rPr>
              <w:pPrChange w:id="1590" w:author="Alotaibi, Raed" w:date="2019-07-15T13:58:00Z">
                <w:pPr>
                  <w:jc w:val="center"/>
                </w:pPr>
              </w:pPrChange>
            </w:pPr>
            <w:r w:rsidRPr="00845F40">
              <w:rPr>
                <w:rFonts w:cstheme="minorHAnsi"/>
                <w:sz w:val="18"/>
                <w:szCs w:val="18"/>
              </w:rPr>
              <w:t>15.3</w:t>
            </w:r>
          </w:p>
        </w:tc>
        <w:tc>
          <w:tcPr>
            <w:tcW w:w="619" w:type="pct"/>
            <w:noWrap/>
            <w:hideMark/>
          </w:tcPr>
          <w:p w14:paraId="12002935" w14:textId="77777777" w:rsidR="008E07FB" w:rsidRPr="00845F40" w:rsidRDefault="008E07FB">
            <w:pPr>
              <w:spacing w:line="276" w:lineRule="auto"/>
              <w:jc w:val="center"/>
              <w:rPr>
                <w:rFonts w:cstheme="minorHAnsi"/>
                <w:sz w:val="18"/>
                <w:szCs w:val="18"/>
              </w:rPr>
              <w:pPrChange w:id="1591" w:author="Alotaibi, Raed" w:date="2019-07-15T13:58:00Z">
                <w:pPr>
                  <w:jc w:val="center"/>
                </w:pPr>
              </w:pPrChange>
            </w:pPr>
            <w:r w:rsidRPr="00845F40">
              <w:rPr>
                <w:rFonts w:cstheme="minorHAnsi"/>
                <w:sz w:val="18"/>
                <w:szCs w:val="18"/>
              </w:rPr>
              <w:t>20.8</w:t>
            </w:r>
          </w:p>
        </w:tc>
        <w:tc>
          <w:tcPr>
            <w:tcW w:w="616" w:type="pct"/>
            <w:noWrap/>
            <w:hideMark/>
          </w:tcPr>
          <w:p w14:paraId="2B398E9A" w14:textId="77777777" w:rsidR="008E07FB" w:rsidRPr="00845F40" w:rsidRDefault="008E07FB">
            <w:pPr>
              <w:spacing w:line="276" w:lineRule="auto"/>
              <w:jc w:val="center"/>
              <w:rPr>
                <w:rFonts w:cstheme="minorHAnsi"/>
                <w:sz w:val="18"/>
                <w:szCs w:val="18"/>
              </w:rPr>
              <w:pPrChange w:id="1592" w:author="Alotaibi, Raed" w:date="2019-07-15T13:58:00Z">
                <w:pPr>
                  <w:jc w:val="center"/>
                </w:pPr>
              </w:pPrChange>
            </w:pPr>
            <w:r w:rsidRPr="00845F40">
              <w:rPr>
                <w:rFonts w:cstheme="minorHAnsi"/>
                <w:sz w:val="18"/>
                <w:szCs w:val="18"/>
              </w:rPr>
              <w:t>34.0</w:t>
            </w:r>
          </w:p>
        </w:tc>
      </w:tr>
      <w:tr w:rsidR="008E07FB" w:rsidRPr="00845F40" w14:paraId="681867C1" w14:textId="77777777" w:rsidTr="008E07FB">
        <w:trPr>
          <w:trHeight w:val="246"/>
        </w:trPr>
        <w:tc>
          <w:tcPr>
            <w:tcW w:w="1289" w:type="pct"/>
            <w:noWrap/>
            <w:hideMark/>
          </w:tcPr>
          <w:p w14:paraId="2A16A298" w14:textId="77777777" w:rsidR="008E07FB" w:rsidRPr="00845F40" w:rsidRDefault="008E07FB">
            <w:pPr>
              <w:spacing w:line="276" w:lineRule="auto"/>
              <w:rPr>
                <w:rFonts w:cstheme="minorHAnsi"/>
                <w:sz w:val="18"/>
                <w:szCs w:val="18"/>
              </w:rPr>
              <w:pPrChange w:id="1593" w:author="Alotaibi, Raed" w:date="2019-07-15T13:58:00Z">
                <w:pPr/>
              </w:pPrChange>
            </w:pPr>
            <w:r w:rsidRPr="00845F40">
              <w:rPr>
                <w:rFonts w:cstheme="minorHAnsi"/>
                <w:sz w:val="18"/>
                <w:szCs w:val="18"/>
              </w:rPr>
              <w:t>Massachusetts</w:t>
            </w:r>
          </w:p>
        </w:tc>
        <w:tc>
          <w:tcPr>
            <w:tcW w:w="619" w:type="pct"/>
            <w:noWrap/>
            <w:hideMark/>
          </w:tcPr>
          <w:p w14:paraId="4168616F" w14:textId="77777777" w:rsidR="008E07FB" w:rsidRPr="00845F40" w:rsidRDefault="008E07FB">
            <w:pPr>
              <w:spacing w:line="276" w:lineRule="auto"/>
              <w:jc w:val="center"/>
              <w:rPr>
                <w:rFonts w:cstheme="minorHAnsi"/>
                <w:sz w:val="18"/>
                <w:szCs w:val="18"/>
              </w:rPr>
              <w:pPrChange w:id="1594" w:author="Alotaibi, Raed" w:date="2019-07-15T13:58:00Z">
                <w:pPr>
                  <w:jc w:val="center"/>
                </w:pPr>
              </w:pPrChange>
            </w:pPr>
            <w:r w:rsidRPr="00845F40">
              <w:rPr>
                <w:rFonts w:cstheme="minorHAnsi"/>
                <w:sz w:val="18"/>
                <w:szCs w:val="18"/>
              </w:rPr>
              <w:t>14.1</w:t>
            </w:r>
          </w:p>
        </w:tc>
        <w:tc>
          <w:tcPr>
            <w:tcW w:w="619" w:type="pct"/>
            <w:noWrap/>
            <w:hideMark/>
          </w:tcPr>
          <w:p w14:paraId="5C6EAC59" w14:textId="77777777" w:rsidR="008E07FB" w:rsidRPr="00845F40" w:rsidRDefault="008E07FB">
            <w:pPr>
              <w:spacing w:line="276" w:lineRule="auto"/>
              <w:jc w:val="center"/>
              <w:rPr>
                <w:rFonts w:cstheme="minorHAnsi"/>
                <w:sz w:val="18"/>
                <w:szCs w:val="18"/>
              </w:rPr>
              <w:pPrChange w:id="1595" w:author="Alotaibi, Raed" w:date="2019-07-15T13:58:00Z">
                <w:pPr>
                  <w:jc w:val="center"/>
                </w:pPr>
              </w:pPrChange>
            </w:pPr>
            <w:r w:rsidRPr="00845F40">
              <w:rPr>
                <w:rFonts w:cstheme="minorHAnsi"/>
                <w:sz w:val="18"/>
                <w:szCs w:val="18"/>
              </w:rPr>
              <w:t>3.7</w:t>
            </w:r>
          </w:p>
        </w:tc>
        <w:tc>
          <w:tcPr>
            <w:tcW w:w="619" w:type="pct"/>
            <w:noWrap/>
            <w:hideMark/>
          </w:tcPr>
          <w:p w14:paraId="1CD6C80C" w14:textId="77777777" w:rsidR="008E07FB" w:rsidRPr="00845F40" w:rsidRDefault="008E07FB">
            <w:pPr>
              <w:spacing w:line="276" w:lineRule="auto"/>
              <w:jc w:val="center"/>
              <w:rPr>
                <w:rFonts w:cstheme="minorHAnsi"/>
                <w:sz w:val="18"/>
                <w:szCs w:val="18"/>
              </w:rPr>
              <w:pPrChange w:id="1596" w:author="Alotaibi, Raed" w:date="2019-07-15T13:58:00Z">
                <w:pPr>
                  <w:jc w:val="center"/>
                </w:pPr>
              </w:pPrChange>
            </w:pPr>
            <w:r w:rsidRPr="00845F40">
              <w:rPr>
                <w:rFonts w:cstheme="minorHAnsi"/>
                <w:sz w:val="18"/>
                <w:szCs w:val="18"/>
              </w:rPr>
              <w:t>10.3</w:t>
            </w:r>
          </w:p>
        </w:tc>
        <w:tc>
          <w:tcPr>
            <w:tcW w:w="619" w:type="pct"/>
            <w:noWrap/>
            <w:hideMark/>
          </w:tcPr>
          <w:p w14:paraId="76C5358B" w14:textId="77777777" w:rsidR="008E07FB" w:rsidRPr="00845F40" w:rsidRDefault="008E07FB">
            <w:pPr>
              <w:spacing w:line="276" w:lineRule="auto"/>
              <w:jc w:val="center"/>
              <w:rPr>
                <w:rFonts w:cstheme="minorHAnsi"/>
                <w:sz w:val="18"/>
                <w:szCs w:val="18"/>
              </w:rPr>
              <w:pPrChange w:id="1597" w:author="Alotaibi, Raed" w:date="2019-07-15T13:58:00Z">
                <w:pPr>
                  <w:jc w:val="center"/>
                </w:pPr>
              </w:pPrChange>
            </w:pPr>
            <w:r w:rsidRPr="00845F40">
              <w:rPr>
                <w:rFonts w:cstheme="minorHAnsi"/>
                <w:sz w:val="18"/>
                <w:szCs w:val="18"/>
              </w:rPr>
              <w:t>13.2</w:t>
            </w:r>
          </w:p>
        </w:tc>
        <w:tc>
          <w:tcPr>
            <w:tcW w:w="619" w:type="pct"/>
            <w:noWrap/>
            <w:hideMark/>
          </w:tcPr>
          <w:p w14:paraId="06A416C0" w14:textId="77777777" w:rsidR="008E07FB" w:rsidRPr="00845F40" w:rsidRDefault="008E07FB">
            <w:pPr>
              <w:spacing w:line="276" w:lineRule="auto"/>
              <w:jc w:val="center"/>
              <w:rPr>
                <w:rFonts w:cstheme="minorHAnsi"/>
                <w:sz w:val="18"/>
                <w:szCs w:val="18"/>
              </w:rPr>
              <w:pPrChange w:id="1598" w:author="Alotaibi, Raed" w:date="2019-07-15T13:58:00Z">
                <w:pPr>
                  <w:jc w:val="center"/>
                </w:pPr>
              </w:pPrChange>
            </w:pPr>
            <w:r w:rsidRPr="00845F40">
              <w:rPr>
                <w:rFonts w:cstheme="minorHAnsi"/>
                <w:sz w:val="18"/>
                <w:szCs w:val="18"/>
              </w:rPr>
              <w:t>17.0</w:t>
            </w:r>
          </w:p>
        </w:tc>
        <w:tc>
          <w:tcPr>
            <w:tcW w:w="616" w:type="pct"/>
            <w:noWrap/>
            <w:hideMark/>
          </w:tcPr>
          <w:p w14:paraId="600983F6" w14:textId="77777777" w:rsidR="008E07FB" w:rsidRPr="00845F40" w:rsidRDefault="008E07FB">
            <w:pPr>
              <w:spacing w:line="276" w:lineRule="auto"/>
              <w:jc w:val="center"/>
              <w:rPr>
                <w:rFonts w:cstheme="minorHAnsi"/>
                <w:sz w:val="18"/>
                <w:szCs w:val="18"/>
              </w:rPr>
              <w:pPrChange w:id="1599" w:author="Alotaibi, Raed" w:date="2019-07-15T13:58:00Z">
                <w:pPr>
                  <w:jc w:val="center"/>
                </w:pPr>
              </w:pPrChange>
            </w:pPr>
            <w:r w:rsidRPr="00845F40">
              <w:rPr>
                <w:rFonts w:cstheme="minorHAnsi"/>
                <w:sz w:val="18"/>
                <w:szCs w:val="18"/>
              </w:rPr>
              <w:t>42.5</w:t>
            </w:r>
          </w:p>
        </w:tc>
      </w:tr>
      <w:tr w:rsidR="008E07FB" w:rsidRPr="00845F40" w14:paraId="767BC4D0" w14:textId="77777777" w:rsidTr="008E07FB">
        <w:trPr>
          <w:trHeight w:val="246"/>
        </w:trPr>
        <w:tc>
          <w:tcPr>
            <w:tcW w:w="1289" w:type="pct"/>
            <w:noWrap/>
            <w:hideMark/>
          </w:tcPr>
          <w:p w14:paraId="0B514CD4" w14:textId="77777777" w:rsidR="008E07FB" w:rsidRPr="00845F40" w:rsidRDefault="008E07FB">
            <w:pPr>
              <w:spacing w:line="276" w:lineRule="auto"/>
              <w:rPr>
                <w:rFonts w:cstheme="minorHAnsi"/>
                <w:sz w:val="18"/>
                <w:szCs w:val="18"/>
              </w:rPr>
              <w:pPrChange w:id="1600" w:author="Alotaibi, Raed" w:date="2019-07-15T13:58:00Z">
                <w:pPr/>
              </w:pPrChange>
            </w:pPr>
            <w:r w:rsidRPr="00845F40">
              <w:rPr>
                <w:rFonts w:cstheme="minorHAnsi"/>
                <w:sz w:val="18"/>
                <w:szCs w:val="18"/>
              </w:rPr>
              <w:t>Michigan</w:t>
            </w:r>
          </w:p>
        </w:tc>
        <w:tc>
          <w:tcPr>
            <w:tcW w:w="619" w:type="pct"/>
            <w:noWrap/>
            <w:hideMark/>
          </w:tcPr>
          <w:p w14:paraId="48FD2234" w14:textId="77777777" w:rsidR="008E07FB" w:rsidRPr="00845F40" w:rsidRDefault="008E07FB">
            <w:pPr>
              <w:spacing w:line="276" w:lineRule="auto"/>
              <w:jc w:val="center"/>
              <w:rPr>
                <w:rFonts w:cstheme="minorHAnsi"/>
                <w:sz w:val="18"/>
                <w:szCs w:val="18"/>
              </w:rPr>
              <w:pPrChange w:id="1601" w:author="Alotaibi, Raed" w:date="2019-07-15T13:58:00Z">
                <w:pPr>
                  <w:jc w:val="center"/>
                </w:pPr>
              </w:pPrChange>
            </w:pPr>
            <w:r w:rsidRPr="00845F40">
              <w:rPr>
                <w:rFonts w:cstheme="minorHAnsi"/>
                <w:sz w:val="18"/>
                <w:szCs w:val="18"/>
              </w:rPr>
              <w:t>12.9</w:t>
            </w:r>
          </w:p>
        </w:tc>
        <w:tc>
          <w:tcPr>
            <w:tcW w:w="619" w:type="pct"/>
            <w:noWrap/>
            <w:hideMark/>
          </w:tcPr>
          <w:p w14:paraId="3215FFC8" w14:textId="77777777" w:rsidR="008E07FB" w:rsidRPr="00845F40" w:rsidRDefault="008E07FB">
            <w:pPr>
              <w:spacing w:line="276" w:lineRule="auto"/>
              <w:jc w:val="center"/>
              <w:rPr>
                <w:rFonts w:cstheme="minorHAnsi"/>
                <w:sz w:val="18"/>
                <w:szCs w:val="18"/>
              </w:rPr>
              <w:pPrChange w:id="1602" w:author="Alotaibi, Raed" w:date="2019-07-15T13:58:00Z">
                <w:pPr>
                  <w:jc w:val="center"/>
                </w:pPr>
              </w:pPrChange>
            </w:pPr>
            <w:r w:rsidRPr="00845F40">
              <w:rPr>
                <w:rFonts w:cstheme="minorHAnsi"/>
                <w:sz w:val="18"/>
                <w:szCs w:val="18"/>
              </w:rPr>
              <w:t>2.8</w:t>
            </w:r>
          </w:p>
        </w:tc>
        <w:tc>
          <w:tcPr>
            <w:tcW w:w="619" w:type="pct"/>
            <w:noWrap/>
            <w:hideMark/>
          </w:tcPr>
          <w:p w14:paraId="11025BCC" w14:textId="77777777" w:rsidR="008E07FB" w:rsidRPr="00845F40" w:rsidRDefault="008E07FB">
            <w:pPr>
              <w:spacing w:line="276" w:lineRule="auto"/>
              <w:jc w:val="center"/>
              <w:rPr>
                <w:rFonts w:cstheme="minorHAnsi"/>
                <w:sz w:val="18"/>
                <w:szCs w:val="18"/>
              </w:rPr>
              <w:pPrChange w:id="1603" w:author="Alotaibi, Raed" w:date="2019-07-15T13:58:00Z">
                <w:pPr>
                  <w:jc w:val="center"/>
                </w:pPr>
              </w:pPrChange>
            </w:pPr>
            <w:r w:rsidRPr="00845F40">
              <w:rPr>
                <w:rFonts w:cstheme="minorHAnsi"/>
                <w:sz w:val="18"/>
                <w:szCs w:val="18"/>
              </w:rPr>
              <w:t>7.7</w:t>
            </w:r>
          </w:p>
        </w:tc>
        <w:tc>
          <w:tcPr>
            <w:tcW w:w="619" w:type="pct"/>
            <w:noWrap/>
            <w:hideMark/>
          </w:tcPr>
          <w:p w14:paraId="2288672B" w14:textId="77777777" w:rsidR="008E07FB" w:rsidRPr="00845F40" w:rsidRDefault="008E07FB">
            <w:pPr>
              <w:spacing w:line="276" w:lineRule="auto"/>
              <w:jc w:val="center"/>
              <w:rPr>
                <w:rFonts w:cstheme="minorHAnsi"/>
                <w:sz w:val="18"/>
                <w:szCs w:val="18"/>
              </w:rPr>
              <w:pPrChange w:id="1604" w:author="Alotaibi, Raed" w:date="2019-07-15T13:58:00Z">
                <w:pPr>
                  <w:jc w:val="center"/>
                </w:pPr>
              </w:pPrChange>
            </w:pPr>
            <w:r w:rsidRPr="00845F40">
              <w:rPr>
                <w:rFonts w:cstheme="minorHAnsi"/>
                <w:sz w:val="18"/>
                <w:szCs w:val="18"/>
              </w:rPr>
              <w:t>11.3</w:t>
            </w:r>
          </w:p>
        </w:tc>
        <w:tc>
          <w:tcPr>
            <w:tcW w:w="619" w:type="pct"/>
            <w:noWrap/>
            <w:hideMark/>
          </w:tcPr>
          <w:p w14:paraId="65EAB017" w14:textId="77777777" w:rsidR="008E07FB" w:rsidRPr="00845F40" w:rsidRDefault="008E07FB">
            <w:pPr>
              <w:spacing w:line="276" w:lineRule="auto"/>
              <w:jc w:val="center"/>
              <w:rPr>
                <w:rFonts w:cstheme="minorHAnsi"/>
                <w:sz w:val="18"/>
                <w:szCs w:val="18"/>
              </w:rPr>
              <w:pPrChange w:id="1605" w:author="Alotaibi, Raed" w:date="2019-07-15T13:58:00Z">
                <w:pPr>
                  <w:jc w:val="center"/>
                </w:pPr>
              </w:pPrChange>
            </w:pPr>
            <w:r w:rsidRPr="00845F40">
              <w:rPr>
                <w:rFonts w:cstheme="minorHAnsi"/>
                <w:sz w:val="18"/>
                <w:szCs w:val="18"/>
              </w:rPr>
              <w:t>17.5</w:t>
            </w:r>
          </w:p>
        </w:tc>
        <w:tc>
          <w:tcPr>
            <w:tcW w:w="616" w:type="pct"/>
            <w:noWrap/>
            <w:hideMark/>
          </w:tcPr>
          <w:p w14:paraId="77724987" w14:textId="77777777" w:rsidR="008E07FB" w:rsidRPr="00845F40" w:rsidRDefault="008E07FB">
            <w:pPr>
              <w:spacing w:line="276" w:lineRule="auto"/>
              <w:jc w:val="center"/>
              <w:rPr>
                <w:rFonts w:cstheme="minorHAnsi"/>
                <w:sz w:val="18"/>
                <w:szCs w:val="18"/>
              </w:rPr>
              <w:pPrChange w:id="1606" w:author="Alotaibi, Raed" w:date="2019-07-15T13:58:00Z">
                <w:pPr>
                  <w:jc w:val="center"/>
                </w:pPr>
              </w:pPrChange>
            </w:pPr>
            <w:r w:rsidRPr="00845F40">
              <w:rPr>
                <w:rFonts w:cstheme="minorHAnsi"/>
                <w:sz w:val="18"/>
                <w:szCs w:val="18"/>
              </w:rPr>
              <w:t>35.9</w:t>
            </w:r>
          </w:p>
        </w:tc>
      </w:tr>
      <w:tr w:rsidR="008E07FB" w:rsidRPr="00845F40" w14:paraId="1C3255DF" w14:textId="77777777" w:rsidTr="008E07FB">
        <w:trPr>
          <w:trHeight w:val="246"/>
        </w:trPr>
        <w:tc>
          <w:tcPr>
            <w:tcW w:w="1289" w:type="pct"/>
            <w:noWrap/>
            <w:hideMark/>
          </w:tcPr>
          <w:p w14:paraId="053A5AAC" w14:textId="77777777" w:rsidR="008E07FB" w:rsidRPr="00845F40" w:rsidRDefault="008E07FB">
            <w:pPr>
              <w:spacing w:line="276" w:lineRule="auto"/>
              <w:rPr>
                <w:rFonts w:cstheme="minorHAnsi"/>
                <w:sz w:val="18"/>
                <w:szCs w:val="18"/>
              </w:rPr>
              <w:pPrChange w:id="1607" w:author="Alotaibi, Raed" w:date="2019-07-15T13:58:00Z">
                <w:pPr/>
              </w:pPrChange>
            </w:pPr>
            <w:r w:rsidRPr="00845F40">
              <w:rPr>
                <w:rFonts w:cstheme="minorHAnsi"/>
                <w:sz w:val="18"/>
                <w:szCs w:val="18"/>
              </w:rPr>
              <w:t>Minnesota</w:t>
            </w:r>
          </w:p>
        </w:tc>
        <w:tc>
          <w:tcPr>
            <w:tcW w:w="619" w:type="pct"/>
            <w:noWrap/>
            <w:hideMark/>
          </w:tcPr>
          <w:p w14:paraId="2AB53CBF" w14:textId="77777777" w:rsidR="008E07FB" w:rsidRPr="00845F40" w:rsidRDefault="008E07FB">
            <w:pPr>
              <w:spacing w:line="276" w:lineRule="auto"/>
              <w:jc w:val="center"/>
              <w:rPr>
                <w:rFonts w:cstheme="minorHAnsi"/>
                <w:sz w:val="18"/>
                <w:szCs w:val="18"/>
              </w:rPr>
              <w:pPrChange w:id="1608" w:author="Alotaibi, Raed" w:date="2019-07-15T13:58:00Z">
                <w:pPr>
                  <w:jc w:val="center"/>
                </w:pPr>
              </w:pPrChange>
            </w:pPr>
            <w:r w:rsidRPr="00845F40">
              <w:rPr>
                <w:rFonts w:cstheme="minorHAnsi"/>
                <w:sz w:val="18"/>
                <w:szCs w:val="18"/>
              </w:rPr>
              <w:t>9.9</w:t>
            </w:r>
          </w:p>
        </w:tc>
        <w:tc>
          <w:tcPr>
            <w:tcW w:w="619" w:type="pct"/>
            <w:noWrap/>
            <w:hideMark/>
          </w:tcPr>
          <w:p w14:paraId="05E83113" w14:textId="77777777" w:rsidR="008E07FB" w:rsidRPr="00845F40" w:rsidRDefault="008E07FB">
            <w:pPr>
              <w:spacing w:line="276" w:lineRule="auto"/>
              <w:jc w:val="center"/>
              <w:rPr>
                <w:rFonts w:cstheme="minorHAnsi"/>
                <w:sz w:val="18"/>
                <w:szCs w:val="18"/>
              </w:rPr>
              <w:pPrChange w:id="1609" w:author="Alotaibi, Raed" w:date="2019-07-15T13:58:00Z">
                <w:pPr>
                  <w:jc w:val="center"/>
                </w:pPr>
              </w:pPrChange>
            </w:pPr>
            <w:r w:rsidRPr="00845F40">
              <w:rPr>
                <w:rFonts w:cstheme="minorHAnsi"/>
                <w:sz w:val="18"/>
                <w:szCs w:val="18"/>
              </w:rPr>
              <w:t>2.9</w:t>
            </w:r>
          </w:p>
        </w:tc>
        <w:tc>
          <w:tcPr>
            <w:tcW w:w="619" w:type="pct"/>
            <w:noWrap/>
            <w:hideMark/>
          </w:tcPr>
          <w:p w14:paraId="37AF5688" w14:textId="77777777" w:rsidR="008E07FB" w:rsidRPr="00845F40" w:rsidRDefault="008E07FB">
            <w:pPr>
              <w:spacing w:line="276" w:lineRule="auto"/>
              <w:jc w:val="center"/>
              <w:rPr>
                <w:rFonts w:cstheme="minorHAnsi"/>
                <w:sz w:val="18"/>
                <w:szCs w:val="18"/>
              </w:rPr>
              <w:pPrChange w:id="1610" w:author="Alotaibi, Raed" w:date="2019-07-15T13:58:00Z">
                <w:pPr>
                  <w:jc w:val="center"/>
                </w:pPr>
              </w:pPrChange>
            </w:pPr>
            <w:r w:rsidRPr="00845F40">
              <w:rPr>
                <w:rFonts w:cstheme="minorHAnsi"/>
                <w:sz w:val="18"/>
                <w:szCs w:val="18"/>
              </w:rPr>
              <w:t>5.0</w:t>
            </w:r>
          </w:p>
        </w:tc>
        <w:tc>
          <w:tcPr>
            <w:tcW w:w="619" w:type="pct"/>
            <w:noWrap/>
            <w:hideMark/>
          </w:tcPr>
          <w:p w14:paraId="5C9774D3" w14:textId="77777777" w:rsidR="008E07FB" w:rsidRPr="00845F40" w:rsidRDefault="008E07FB">
            <w:pPr>
              <w:spacing w:line="276" w:lineRule="auto"/>
              <w:jc w:val="center"/>
              <w:rPr>
                <w:rFonts w:cstheme="minorHAnsi"/>
                <w:sz w:val="18"/>
                <w:szCs w:val="18"/>
              </w:rPr>
              <w:pPrChange w:id="1611" w:author="Alotaibi, Raed" w:date="2019-07-15T13:58:00Z">
                <w:pPr>
                  <w:jc w:val="center"/>
                </w:pPr>
              </w:pPrChange>
            </w:pPr>
            <w:r w:rsidRPr="00845F40">
              <w:rPr>
                <w:rFonts w:cstheme="minorHAnsi"/>
                <w:sz w:val="18"/>
                <w:szCs w:val="18"/>
              </w:rPr>
              <w:t>7.8</w:t>
            </w:r>
          </w:p>
        </w:tc>
        <w:tc>
          <w:tcPr>
            <w:tcW w:w="619" w:type="pct"/>
            <w:noWrap/>
            <w:hideMark/>
          </w:tcPr>
          <w:p w14:paraId="39699F31" w14:textId="77777777" w:rsidR="008E07FB" w:rsidRPr="00845F40" w:rsidRDefault="008E07FB">
            <w:pPr>
              <w:spacing w:line="276" w:lineRule="auto"/>
              <w:jc w:val="center"/>
              <w:rPr>
                <w:rFonts w:cstheme="minorHAnsi"/>
                <w:sz w:val="18"/>
                <w:szCs w:val="18"/>
              </w:rPr>
              <w:pPrChange w:id="1612" w:author="Alotaibi, Raed" w:date="2019-07-15T13:58:00Z">
                <w:pPr>
                  <w:jc w:val="center"/>
                </w:pPr>
              </w:pPrChange>
            </w:pPr>
            <w:r w:rsidRPr="00845F40">
              <w:rPr>
                <w:rFonts w:cstheme="minorHAnsi"/>
                <w:sz w:val="18"/>
                <w:szCs w:val="18"/>
              </w:rPr>
              <w:t>12.5</w:t>
            </w:r>
          </w:p>
        </w:tc>
        <w:tc>
          <w:tcPr>
            <w:tcW w:w="616" w:type="pct"/>
            <w:noWrap/>
            <w:hideMark/>
          </w:tcPr>
          <w:p w14:paraId="240CDACB" w14:textId="77777777" w:rsidR="008E07FB" w:rsidRPr="00845F40" w:rsidRDefault="008E07FB">
            <w:pPr>
              <w:spacing w:line="276" w:lineRule="auto"/>
              <w:jc w:val="center"/>
              <w:rPr>
                <w:rFonts w:cstheme="minorHAnsi"/>
                <w:sz w:val="18"/>
                <w:szCs w:val="18"/>
              </w:rPr>
              <w:pPrChange w:id="1613" w:author="Alotaibi, Raed" w:date="2019-07-15T13:58:00Z">
                <w:pPr>
                  <w:jc w:val="center"/>
                </w:pPr>
              </w:pPrChange>
            </w:pPr>
            <w:r w:rsidRPr="00845F40">
              <w:rPr>
                <w:rFonts w:cstheme="minorHAnsi"/>
                <w:sz w:val="18"/>
                <w:szCs w:val="18"/>
              </w:rPr>
              <w:t>40.8</w:t>
            </w:r>
          </w:p>
        </w:tc>
      </w:tr>
      <w:tr w:rsidR="008E07FB" w:rsidRPr="00845F40" w14:paraId="288898BD" w14:textId="77777777" w:rsidTr="008E07FB">
        <w:trPr>
          <w:trHeight w:val="246"/>
        </w:trPr>
        <w:tc>
          <w:tcPr>
            <w:tcW w:w="1289" w:type="pct"/>
            <w:noWrap/>
            <w:hideMark/>
          </w:tcPr>
          <w:p w14:paraId="5215015C" w14:textId="77777777" w:rsidR="008E07FB" w:rsidRPr="00845F40" w:rsidRDefault="008E07FB">
            <w:pPr>
              <w:spacing w:line="276" w:lineRule="auto"/>
              <w:rPr>
                <w:rFonts w:cstheme="minorHAnsi"/>
                <w:sz w:val="18"/>
                <w:szCs w:val="18"/>
              </w:rPr>
              <w:pPrChange w:id="1614" w:author="Alotaibi, Raed" w:date="2019-07-15T13:58:00Z">
                <w:pPr/>
              </w:pPrChange>
            </w:pPr>
            <w:r w:rsidRPr="00845F40">
              <w:rPr>
                <w:rFonts w:cstheme="minorHAnsi"/>
                <w:sz w:val="18"/>
                <w:szCs w:val="18"/>
              </w:rPr>
              <w:t>Mississippi</w:t>
            </w:r>
          </w:p>
        </w:tc>
        <w:tc>
          <w:tcPr>
            <w:tcW w:w="619" w:type="pct"/>
            <w:noWrap/>
            <w:hideMark/>
          </w:tcPr>
          <w:p w14:paraId="0AE20CDA" w14:textId="77777777" w:rsidR="008E07FB" w:rsidRPr="00845F40" w:rsidRDefault="008E07FB">
            <w:pPr>
              <w:spacing w:line="276" w:lineRule="auto"/>
              <w:jc w:val="center"/>
              <w:rPr>
                <w:rFonts w:cstheme="minorHAnsi"/>
                <w:sz w:val="18"/>
                <w:szCs w:val="18"/>
              </w:rPr>
              <w:pPrChange w:id="1615" w:author="Alotaibi, Raed" w:date="2019-07-15T13:58:00Z">
                <w:pPr>
                  <w:jc w:val="center"/>
                </w:pPr>
              </w:pPrChange>
            </w:pPr>
            <w:r w:rsidRPr="00845F40">
              <w:rPr>
                <w:rFonts w:cstheme="minorHAnsi"/>
                <w:sz w:val="18"/>
                <w:szCs w:val="18"/>
              </w:rPr>
              <w:t>8.3</w:t>
            </w:r>
          </w:p>
        </w:tc>
        <w:tc>
          <w:tcPr>
            <w:tcW w:w="619" w:type="pct"/>
            <w:noWrap/>
            <w:hideMark/>
          </w:tcPr>
          <w:p w14:paraId="1D13C64A" w14:textId="77777777" w:rsidR="008E07FB" w:rsidRPr="00845F40" w:rsidRDefault="008E07FB">
            <w:pPr>
              <w:spacing w:line="276" w:lineRule="auto"/>
              <w:jc w:val="center"/>
              <w:rPr>
                <w:rFonts w:cstheme="minorHAnsi"/>
                <w:sz w:val="18"/>
                <w:szCs w:val="18"/>
              </w:rPr>
              <w:pPrChange w:id="1616" w:author="Alotaibi, Raed" w:date="2019-07-15T13:58:00Z">
                <w:pPr>
                  <w:jc w:val="center"/>
                </w:pPr>
              </w:pPrChange>
            </w:pPr>
            <w:r w:rsidRPr="00845F40">
              <w:rPr>
                <w:rFonts w:cstheme="minorHAnsi"/>
                <w:sz w:val="18"/>
                <w:szCs w:val="18"/>
              </w:rPr>
              <w:t>3.1</w:t>
            </w:r>
          </w:p>
        </w:tc>
        <w:tc>
          <w:tcPr>
            <w:tcW w:w="619" w:type="pct"/>
            <w:noWrap/>
            <w:hideMark/>
          </w:tcPr>
          <w:p w14:paraId="1AAAB61D" w14:textId="77777777" w:rsidR="008E07FB" w:rsidRPr="00845F40" w:rsidRDefault="008E07FB">
            <w:pPr>
              <w:spacing w:line="276" w:lineRule="auto"/>
              <w:jc w:val="center"/>
              <w:rPr>
                <w:rFonts w:cstheme="minorHAnsi"/>
                <w:sz w:val="18"/>
                <w:szCs w:val="18"/>
              </w:rPr>
              <w:pPrChange w:id="1617" w:author="Alotaibi, Raed" w:date="2019-07-15T13:58:00Z">
                <w:pPr>
                  <w:jc w:val="center"/>
                </w:pPr>
              </w:pPrChange>
            </w:pPr>
            <w:r w:rsidRPr="00845F40">
              <w:rPr>
                <w:rFonts w:cstheme="minorHAnsi"/>
                <w:sz w:val="18"/>
                <w:szCs w:val="18"/>
              </w:rPr>
              <w:t>5.6</w:t>
            </w:r>
          </w:p>
        </w:tc>
        <w:tc>
          <w:tcPr>
            <w:tcW w:w="619" w:type="pct"/>
            <w:noWrap/>
            <w:hideMark/>
          </w:tcPr>
          <w:p w14:paraId="221936FA" w14:textId="77777777" w:rsidR="008E07FB" w:rsidRPr="00845F40" w:rsidRDefault="008E07FB">
            <w:pPr>
              <w:spacing w:line="276" w:lineRule="auto"/>
              <w:jc w:val="center"/>
              <w:rPr>
                <w:rFonts w:cstheme="minorHAnsi"/>
                <w:sz w:val="18"/>
                <w:szCs w:val="18"/>
              </w:rPr>
              <w:pPrChange w:id="1618" w:author="Alotaibi, Raed" w:date="2019-07-15T13:58:00Z">
                <w:pPr>
                  <w:jc w:val="center"/>
                </w:pPr>
              </w:pPrChange>
            </w:pPr>
            <w:r w:rsidRPr="00845F40">
              <w:rPr>
                <w:rFonts w:cstheme="minorHAnsi"/>
                <w:sz w:val="18"/>
                <w:szCs w:val="18"/>
              </w:rPr>
              <w:t>7.0</w:t>
            </w:r>
          </w:p>
        </w:tc>
        <w:tc>
          <w:tcPr>
            <w:tcW w:w="619" w:type="pct"/>
            <w:noWrap/>
            <w:hideMark/>
          </w:tcPr>
          <w:p w14:paraId="3C5ED064" w14:textId="77777777" w:rsidR="008E07FB" w:rsidRPr="00845F40" w:rsidRDefault="008E07FB">
            <w:pPr>
              <w:spacing w:line="276" w:lineRule="auto"/>
              <w:jc w:val="center"/>
              <w:rPr>
                <w:rFonts w:cstheme="minorHAnsi"/>
                <w:sz w:val="18"/>
                <w:szCs w:val="18"/>
              </w:rPr>
              <w:pPrChange w:id="1619" w:author="Alotaibi, Raed" w:date="2019-07-15T13:58:00Z">
                <w:pPr>
                  <w:jc w:val="center"/>
                </w:pPr>
              </w:pPrChange>
            </w:pPr>
            <w:r w:rsidRPr="00845F40">
              <w:rPr>
                <w:rFonts w:cstheme="minorHAnsi"/>
                <w:sz w:val="18"/>
                <w:szCs w:val="18"/>
              </w:rPr>
              <w:t>10.2</w:t>
            </w:r>
          </w:p>
        </w:tc>
        <w:tc>
          <w:tcPr>
            <w:tcW w:w="616" w:type="pct"/>
            <w:noWrap/>
            <w:hideMark/>
          </w:tcPr>
          <w:p w14:paraId="1C6D4F51" w14:textId="77777777" w:rsidR="008E07FB" w:rsidRPr="00845F40" w:rsidRDefault="008E07FB">
            <w:pPr>
              <w:spacing w:line="276" w:lineRule="auto"/>
              <w:jc w:val="center"/>
              <w:rPr>
                <w:rFonts w:cstheme="minorHAnsi"/>
                <w:sz w:val="18"/>
                <w:szCs w:val="18"/>
              </w:rPr>
              <w:pPrChange w:id="1620" w:author="Alotaibi, Raed" w:date="2019-07-15T13:58:00Z">
                <w:pPr>
                  <w:jc w:val="center"/>
                </w:pPr>
              </w:pPrChange>
            </w:pPr>
            <w:r w:rsidRPr="00845F40">
              <w:rPr>
                <w:rFonts w:cstheme="minorHAnsi"/>
                <w:sz w:val="18"/>
                <w:szCs w:val="18"/>
              </w:rPr>
              <w:t>24.9</w:t>
            </w:r>
          </w:p>
        </w:tc>
      </w:tr>
      <w:tr w:rsidR="008E07FB" w:rsidRPr="00845F40" w14:paraId="626D22D2" w14:textId="77777777" w:rsidTr="008E07FB">
        <w:trPr>
          <w:trHeight w:val="246"/>
        </w:trPr>
        <w:tc>
          <w:tcPr>
            <w:tcW w:w="1289" w:type="pct"/>
            <w:noWrap/>
            <w:hideMark/>
          </w:tcPr>
          <w:p w14:paraId="1B585AFC" w14:textId="77777777" w:rsidR="008E07FB" w:rsidRPr="00845F40" w:rsidRDefault="008E07FB">
            <w:pPr>
              <w:spacing w:line="276" w:lineRule="auto"/>
              <w:rPr>
                <w:rFonts w:cstheme="minorHAnsi"/>
                <w:sz w:val="18"/>
                <w:szCs w:val="18"/>
              </w:rPr>
              <w:pPrChange w:id="1621" w:author="Alotaibi, Raed" w:date="2019-07-15T13:58:00Z">
                <w:pPr/>
              </w:pPrChange>
            </w:pPr>
            <w:r w:rsidRPr="00845F40">
              <w:rPr>
                <w:rFonts w:cstheme="minorHAnsi"/>
                <w:sz w:val="18"/>
                <w:szCs w:val="18"/>
              </w:rPr>
              <w:t>Missouri</w:t>
            </w:r>
          </w:p>
        </w:tc>
        <w:tc>
          <w:tcPr>
            <w:tcW w:w="619" w:type="pct"/>
            <w:noWrap/>
            <w:hideMark/>
          </w:tcPr>
          <w:p w14:paraId="27A74499" w14:textId="77777777" w:rsidR="008E07FB" w:rsidRPr="00845F40" w:rsidRDefault="008E07FB">
            <w:pPr>
              <w:spacing w:line="276" w:lineRule="auto"/>
              <w:jc w:val="center"/>
              <w:rPr>
                <w:rFonts w:cstheme="minorHAnsi"/>
                <w:sz w:val="18"/>
                <w:szCs w:val="18"/>
              </w:rPr>
              <w:pPrChange w:id="1622" w:author="Alotaibi, Raed" w:date="2019-07-15T13:58:00Z">
                <w:pPr>
                  <w:jc w:val="center"/>
                </w:pPr>
              </w:pPrChange>
            </w:pPr>
            <w:r w:rsidRPr="00845F40">
              <w:rPr>
                <w:rFonts w:cstheme="minorHAnsi"/>
                <w:sz w:val="18"/>
                <w:szCs w:val="18"/>
              </w:rPr>
              <w:t>9.3</w:t>
            </w:r>
          </w:p>
        </w:tc>
        <w:tc>
          <w:tcPr>
            <w:tcW w:w="619" w:type="pct"/>
            <w:noWrap/>
            <w:hideMark/>
          </w:tcPr>
          <w:p w14:paraId="56FF6D42" w14:textId="77777777" w:rsidR="008E07FB" w:rsidRPr="00845F40" w:rsidRDefault="008E07FB">
            <w:pPr>
              <w:spacing w:line="276" w:lineRule="auto"/>
              <w:jc w:val="center"/>
              <w:rPr>
                <w:rFonts w:cstheme="minorHAnsi"/>
                <w:sz w:val="18"/>
                <w:szCs w:val="18"/>
              </w:rPr>
              <w:pPrChange w:id="1623" w:author="Alotaibi, Raed" w:date="2019-07-15T13:58:00Z">
                <w:pPr>
                  <w:jc w:val="center"/>
                </w:pPr>
              </w:pPrChange>
            </w:pPr>
            <w:r w:rsidRPr="00845F40">
              <w:rPr>
                <w:rFonts w:cstheme="minorHAnsi"/>
                <w:sz w:val="18"/>
                <w:szCs w:val="18"/>
              </w:rPr>
              <w:t>4.4</w:t>
            </w:r>
          </w:p>
        </w:tc>
        <w:tc>
          <w:tcPr>
            <w:tcW w:w="619" w:type="pct"/>
            <w:noWrap/>
            <w:hideMark/>
          </w:tcPr>
          <w:p w14:paraId="200F685A" w14:textId="77777777" w:rsidR="008E07FB" w:rsidRPr="00845F40" w:rsidRDefault="008E07FB">
            <w:pPr>
              <w:spacing w:line="276" w:lineRule="auto"/>
              <w:jc w:val="center"/>
              <w:rPr>
                <w:rFonts w:cstheme="minorHAnsi"/>
                <w:sz w:val="18"/>
                <w:szCs w:val="18"/>
              </w:rPr>
              <w:pPrChange w:id="1624" w:author="Alotaibi, Raed" w:date="2019-07-15T13:58:00Z">
                <w:pPr>
                  <w:jc w:val="center"/>
                </w:pPr>
              </w:pPrChange>
            </w:pPr>
            <w:r w:rsidRPr="00845F40">
              <w:rPr>
                <w:rFonts w:cstheme="minorHAnsi"/>
                <w:sz w:val="18"/>
                <w:szCs w:val="18"/>
              </w:rPr>
              <w:t>6.8</w:t>
            </w:r>
          </w:p>
        </w:tc>
        <w:tc>
          <w:tcPr>
            <w:tcW w:w="619" w:type="pct"/>
            <w:noWrap/>
            <w:hideMark/>
          </w:tcPr>
          <w:p w14:paraId="0A230357" w14:textId="77777777" w:rsidR="008E07FB" w:rsidRPr="00845F40" w:rsidRDefault="008E07FB">
            <w:pPr>
              <w:spacing w:line="276" w:lineRule="auto"/>
              <w:jc w:val="center"/>
              <w:rPr>
                <w:rFonts w:cstheme="minorHAnsi"/>
                <w:sz w:val="18"/>
                <w:szCs w:val="18"/>
              </w:rPr>
              <w:pPrChange w:id="1625" w:author="Alotaibi, Raed" w:date="2019-07-15T13:58:00Z">
                <w:pPr>
                  <w:jc w:val="center"/>
                </w:pPr>
              </w:pPrChange>
            </w:pPr>
            <w:r w:rsidRPr="00845F40">
              <w:rPr>
                <w:rFonts w:cstheme="minorHAnsi"/>
                <w:sz w:val="18"/>
                <w:szCs w:val="18"/>
              </w:rPr>
              <w:t>8.4</w:t>
            </w:r>
          </w:p>
        </w:tc>
        <w:tc>
          <w:tcPr>
            <w:tcW w:w="619" w:type="pct"/>
            <w:noWrap/>
            <w:hideMark/>
          </w:tcPr>
          <w:p w14:paraId="7C43CE62" w14:textId="77777777" w:rsidR="008E07FB" w:rsidRPr="00845F40" w:rsidRDefault="008E07FB">
            <w:pPr>
              <w:spacing w:line="276" w:lineRule="auto"/>
              <w:jc w:val="center"/>
              <w:rPr>
                <w:rFonts w:cstheme="minorHAnsi"/>
                <w:sz w:val="18"/>
                <w:szCs w:val="18"/>
              </w:rPr>
              <w:pPrChange w:id="1626" w:author="Alotaibi, Raed" w:date="2019-07-15T13:58:00Z">
                <w:pPr>
                  <w:jc w:val="center"/>
                </w:pPr>
              </w:pPrChange>
            </w:pPr>
            <w:r w:rsidRPr="00845F40">
              <w:rPr>
                <w:rFonts w:cstheme="minorHAnsi"/>
                <w:sz w:val="18"/>
                <w:szCs w:val="18"/>
              </w:rPr>
              <w:t>11.0</w:t>
            </w:r>
          </w:p>
        </w:tc>
        <w:tc>
          <w:tcPr>
            <w:tcW w:w="616" w:type="pct"/>
            <w:noWrap/>
            <w:hideMark/>
          </w:tcPr>
          <w:p w14:paraId="50518521" w14:textId="77777777" w:rsidR="008E07FB" w:rsidRPr="00845F40" w:rsidRDefault="008E07FB">
            <w:pPr>
              <w:spacing w:line="276" w:lineRule="auto"/>
              <w:jc w:val="center"/>
              <w:rPr>
                <w:rFonts w:cstheme="minorHAnsi"/>
                <w:sz w:val="18"/>
                <w:szCs w:val="18"/>
              </w:rPr>
              <w:pPrChange w:id="1627" w:author="Alotaibi, Raed" w:date="2019-07-15T13:58:00Z">
                <w:pPr>
                  <w:jc w:val="center"/>
                </w:pPr>
              </w:pPrChange>
            </w:pPr>
            <w:r w:rsidRPr="00845F40">
              <w:rPr>
                <w:rFonts w:cstheme="minorHAnsi"/>
                <w:sz w:val="18"/>
                <w:szCs w:val="18"/>
              </w:rPr>
              <w:t>23.8</w:t>
            </w:r>
          </w:p>
        </w:tc>
      </w:tr>
      <w:tr w:rsidR="008E07FB" w:rsidRPr="00845F40" w14:paraId="33B89594" w14:textId="77777777" w:rsidTr="008E07FB">
        <w:trPr>
          <w:trHeight w:val="246"/>
        </w:trPr>
        <w:tc>
          <w:tcPr>
            <w:tcW w:w="1289" w:type="pct"/>
            <w:noWrap/>
            <w:hideMark/>
          </w:tcPr>
          <w:p w14:paraId="0FDDB858" w14:textId="77777777" w:rsidR="008E07FB" w:rsidRPr="00845F40" w:rsidRDefault="008E07FB">
            <w:pPr>
              <w:spacing w:line="276" w:lineRule="auto"/>
              <w:rPr>
                <w:rFonts w:cstheme="minorHAnsi"/>
                <w:sz w:val="18"/>
                <w:szCs w:val="18"/>
              </w:rPr>
              <w:pPrChange w:id="1628" w:author="Alotaibi, Raed" w:date="2019-07-15T13:58:00Z">
                <w:pPr/>
              </w:pPrChange>
            </w:pPr>
            <w:r w:rsidRPr="00845F40">
              <w:rPr>
                <w:rFonts w:cstheme="minorHAnsi"/>
                <w:sz w:val="18"/>
                <w:szCs w:val="18"/>
              </w:rPr>
              <w:t>Montana</w:t>
            </w:r>
          </w:p>
        </w:tc>
        <w:tc>
          <w:tcPr>
            <w:tcW w:w="619" w:type="pct"/>
            <w:noWrap/>
            <w:hideMark/>
          </w:tcPr>
          <w:p w14:paraId="47F5CA94" w14:textId="77777777" w:rsidR="008E07FB" w:rsidRPr="00845F40" w:rsidRDefault="008E07FB">
            <w:pPr>
              <w:spacing w:line="276" w:lineRule="auto"/>
              <w:jc w:val="center"/>
              <w:rPr>
                <w:rFonts w:cstheme="minorHAnsi"/>
                <w:sz w:val="18"/>
                <w:szCs w:val="18"/>
              </w:rPr>
              <w:pPrChange w:id="1629" w:author="Alotaibi, Raed" w:date="2019-07-15T13:58:00Z">
                <w:pPr>
                  <w:jc w:val="center"/>
                </w:pPr>
              </w:pPrChange>
            </w:pPr>
            <w:r w:rsidRPr="00845F40">
              <w:rPr>
                <w:rFonts w:cstheme="minorHAnsi"/>
                <w:sz w:val="18"/>
                <w:szCs w:val="18"/>
              </w:rPr>
              <w:t>6.2</w:t>
            </w:r>
          </w:p>
        </w:tc>
        <w:tc>
          <w:tcPr>
            <w:tcW w:w="619" w:type="pct"/>
            <w:noWrap/>
            <w:hideMark/>
          </w:tcPr>
          <w:p w14:paraId="3B697BF6" w14:textId="77777777" w:rsidR="008E07FB" w:rsidRPr="00845F40" w:rsidRDefault="008E07FB">
            <w:pPr>
              <w:spacing w:line="276" w:lineRule="auto"/>
              <w:jc w:val="center"/>
              <w:rPr>
                <w:rFonts w:cstheme="minorHAnsi"/>
                <w:sz w:val="18"/>
                <w:szCs w:val="18"/>
              </w:rPr>
              <w:pPrChange w:id="1630" w:author="Alotaibi, Raed" w:date="2019-07-15T13:58:00Z">
                <w:pPr>
                  <w:jc w:val="center"/>
                </w:pPr>
              </w:pPrChange>
            </w:pPr>
            <w:r w:rsidRPr="00845F40">
              <w:rPr>
                <w:rFonts w:cstheme="minorHAnsi"/>
                <w:sz w:val="18"/>
                <w:szCs w:val="18"/>
              </w:rPr>
              <w:t>1.7</w:t>
            </w:r>
          </w:p>
        </w:tc>
        <w:tc>
          <w:tcPr>
            <w:tcW w:w="619" w:type="pct"/>
            <w:noWrap/>
            <w:hideMark/>
          </w:tcPr>
          <w:p w14:paraId="58C5714B" w14:textId="77777777" w:rsidR="008E07FB" w:rsidRPr="00845F40" w:rsidRDefault="008E07FB">
            <w:pPr>
              <w:spacing w:line="276" w:lineRule="auto"/>
              <w:jc w:val="center"/>
              <w:rPr>
                <w:rFonts w:cstheme="minorHAnsi"/>
                <w:sz w:val="18"/>
                <w:szCs w:val="18"/>
              </w:rPr>
              <w:pPrChange w:id="1631" w:author="Alotaibi, Raed" w:date="2019-07-15T13:58:00Z">
                <w:pPr>
                  <w:jc w:val="center"/>
                </w:pPr>
              </w:pPrChange>
            </w:pPr>
            <w:r w:rsidRPr="00845F40">
              <w:rPr>
                <w:rFonts w:cstheme="minorHAnsi"/>
                <w:sz w:val="18"/>
                <w:szCs w:val="18"/>
              </w:rPr>
              <w:t>4.0</w:t>
            </w:r>
          </w:p>
        </w:tc>
        <w:tc>
          <w:tcPr>
            <w:tcW w:w="619" w:type="pct"/>
            <w:noWrap/>
            <w:hideMark/>
          </w:tcPr>
          <w:p w14:paraId="29983DCA" w14:textId="77777777" w:rsidR="008E07FB" w:rsidRPr="00845F40" w:rsidRDefault="008E07FB">
            <w:pPr>
              <w:spacing w:line="276" w:lineRule="auto"/>
              <w:jc w:val="center"/>
              <w:rPr>
                <w:rFonts w:cstheme="minorHAnsi"/>
                <w:sz w:val="18"/>
                <w:szCs w:val="18"/>
              </w:rPr>
              <w:pPrChange w:id="1632" w:author="Alotaibi, Raed" w:date="2019-07-15T13:58:00Z">
                <w:pPr>
                  <w:jc w:val="center"/>
                </w:pPr>
              </w:pPrChange>
            </w:pPr>
            <w:r w:rsidRPr="00845F40">
              <w:rPr>
                <w:rFonts w:cstheme="minorHAnsi"/>
                <w:sz w:val="18"/>
                <w:szCs w:val="18"/>
              </w:rPr>
              <w:t>5.5</w:t>
            </w:r>
          </w:p>
        </w:tc>
        <w:tc>
          <w:tcPr>
            <w:tcW w:w="619" w:type="pct"/>
            <w:noWrap/>
            <w:hideMark/>
          </w:tcPr>
          <w:p w14:paraId="5087254E" w14:textId="77777777" w:rsidR="008E07FB" w:rsidRPr="00845F40" w:rsidRDefault="008E07FB">
            <w:pPr>
              <w:spacing w:line="276" w:lineRule="auto"/>
              <w:jc w:val="center"/>
              <w:rPr>
                <w:rFonts w:cstheme="minorHAnsi"/>
                <w:sz w:val="18"/>
                <w:szCs w:val="18"/>
              </w:rPr>
              <w:pPrChange w:id="1633" w:author="Alotaibi, Raed" w:date="2019-07-15T13:58:00Z">
                <w:pPr>
                  <w:jc w:val="center"/>
                </w:pPr>
              </w:pPrChange>
            </w:pPr>
            <w:r w:rsidRPr="00845F40">
              <w:rPr>
                <w:rFonts w:cstheme="minorHAnsi"/>
                <w:sz w:val="18"/>
                <w:szCs w:val="18"/>
              </w:rPr>
              <w:t>8.0</w:t>
            </w:r>
          </w:p>
        </w:tc>
        <w:tc>
          <w:tcPr>
            <w:tcW w:w="616" w:type="pct"/>
            <w:noWrap/>
            <w:hideMark/>
          </w:tcPr>
          <w:p w14:paraId="6BAF00A4" w14:textId="77777777" w:rsidR="008E07FB" w:rsidRPr="00845F40" w:rsidRDefault="008E07FB">
            <w:pPr>
              <w:spacing w:line="276" w:lineRule="auto"/>
              <w:jc w:val="center"/>
              <w:rPr>
                <w:rFonts w:cstheme="minorHAnsi"/>
                <w:sz w:val="18"/>
                <w:szCs w:val="18"/>
              </w:rPr>
              <w:pPrChange w:id="1634" w:author="Alotaibi, Raed" w:date="2019-07-15T13:58:00Z">
                <w:pPr>
                  <w:jc w:val="center"/>
                </w:pPr>
              </w:pPrChange>
            </w:pPr>
            <w:r w:rsidRPr="00845F40">
              <w:rPr>
                <w:rFonts w:cstheme="minorHAnsi"/>
                <w:sz w:val="18"/>
                <w:szCs w:val="18"/>
              </w:rPr>
              <w:t>14.8</w:t>
            </w:r>
          </w:p>
        </w:tc>
      </w:tr>
      <w:tr w:rsidR="008E07FB" w:rsidRPr="00845F40" w14:paraId="5E1DAD46" w14:textId="77777777" w:rsidTr="008E07FB">
        <w:trPr>
          <w:trHeight w:val="246"/>
        </w:trPr>
        <w:tc>
          <w:tcPr>
            <w:tcW w:w="1289" w:type="pct"/>
            <w:noWrap/>
            <w:hideMark/>
          </w:tcPr>
          <w:p w14:paraId="4B4F2E4D" w14:textId="77777777" w:rsidR="008E07FB" w:rsidRPr="00845F40" w:rsidRDefault="008E07FB">
            <w:pPr>
              <w:spacing w:line="276" w:lineRule="auto"/>
              <w:rPr>
                <w:rFonts w:cstheme="minorHAnsi"/>
                <w:sz w:val="18"/>
                <w:szCs w:val="18"/>
              </w:rPr>
              <w:pPrChange w:id="1635" w:author="Alotaibi, Raed" w:date="2019-07-15T13:58:00Z">
                <w:pPr/>
              </w:pPrChange>
            </w:pPr>
            <w:r w:rsidRPr="00845F40">
              <w:rPr>
                <w:rFonts w:cstheme="minorHAnsi"/>
                <w:sz w:val="18"/>
                <w:szCs w:val="18"/>
              </w:rPr>
              <w:t>Nebraska</w:t>
            </w:r>
          </w:p>
        </w:tc>
        <w:tc>
          <w:tcPr>
            <w:tcW w:w="619" w:type="pct"/>
            <w:noWrap/>
            <w:hideMark/>
          </w:tcPr>
          <w:p w14:paraId="37B00A27" w14:textId="77777777" w:rsidR="008E07FB" w:rsidRPr="00845F40" w:rsidRDefault="008E07FB">
            <w:pPr>
              <w:spacing w:line="276" w:lineRule="auto"/>
              <w:jc w:val="center"/>
              <w:rPr>
                <w:rFonts w:cstheme="minorHAnsi"/>
                <w:sz w:val="18"/>
                <w:szCs w:val="18"/>
              </w:rPr>
              <w:pPrChange w:id="1636" w:author="Alotaibi, Raed" w:date="2019-07-15T13:58:00Z">
                <w:pPr>
                  <w:jc w:val="center"/>
                </w:pPr>
              </w:pPrChange>
            </w:pPr>
            <w:r w:rsidRPr="00845F40">
              <w:rPr>
                <w:rFonts w:cstheme="minorHAnsi"/>
                <w:sz w:val="18"/>
                <w:szCs w:val="18"/>
              </w:rPr>
              <w:t>8.6</w:t>
            </w:r>
          </w:p>
        </w:tc>
        <w:tc>
          <w:tcPr>
            <w:tcW w:w="619" w:type="pct"/>
            <w:noWrap/>
            <w:hideMark/>
          </w:tcPr>
          <w:p w14:paraId="77824D43" w14:textId="77777777" w:rsidR="008E07FB" w:rsidRPr="00845F40" w:rsidRDefault="008E07FB">
            <w:pPr>
              <w:spacing w:line="276" w:lineRule="auto"/>
              <w:jc w:val="center"/>
              <w:rPr>
                <w:rFonts w:cstheme="minorHAnsi"/>
                <w:sz w:val="18"/>
                <w:szCs w:val="18"/>
              </w:rPr>
              <w:pPrChange w:id="1637" w:author="Alotaibi, Raed" w:date="2019-07-15T13:58:00Z">
                <w:pPr>
                  <w:jc w:val="center"/>
                </w:pPr>
              </w:pPrChange>
            </w:pPr>
            <w:r w:rsidRPr="00845F40">
              <w:rPr>
                <w:rFonts w:cstheme="minorHAnsi"/>
                <w:sz w:val="18"/>
                <w:szCs w:val="18"/>
              </w:rPr>
              <w:t>3.0</w:t>
            </w:r>
          </w:p>
        </w:tc>
        <w:tc>
          <w:tcPr>
            <w:tcW w:w="619" w:type="pct"/>
            <w:noWrap/>
            <w:hideMark/>
          </w:tcPr>
          <w:p w14:paraId="5CDAEE09" w14:textId="77777777" w:rsidR="008E07FB" w:rsidRPr="00845F40" w:rsidRDefault="008E07FB">
            <w:pPr>
              <w:spacing w:line="276" w:lineRule="auto"/>
              <w:jc w:val="center"/>
              <w:rPr>
                <w:rFonts w:cstheme="minorHAnsi"/>
                <w:sz w:val="18"/>
                <w:szCs w:val="18"/>
              </w:rPr>
              <w:pPrChange w:id="1638" w:author="Alotaibi, Raed" w:date="2019-07-15T13:58:00Z">
                <w:pPr>
                  <w:jc w:val="center"/>
                </w:pPr>
              </w:pPrChange>
            </w:pPr>
            <w:r w:rsidRPr="00845F40">
              <w:rPr>
                <w:rFonts w:cstheme="minorHAnsi"/>
                <w:sz w:val="18"/>
                <w:szCs w:val="18"/>
              </w:rPr>
              <w:t>5.2</w:t>
            </w:r>
          </w:p>
        </w:tc>
        <w:tc>
          <w:tcPr>
            <w:tcW w:w="619" w:type="pct"/>
            <w:noWrap/>
            <w:hideMark/>
          </w:tcPr>
          <w:p w14:paraId="55EAC249" w14:textId="77777777" w:rsidR="008E07FB" w:rsidRPr="00845F40" w:rsidRDefault="008E07FB">
            <w:pPr>
              <w:spacing w:line="276" w:lineRule="auto"/>
              <w:jc w:val="center"/>
              <w:rPr>
                <w:rFonts w:cstheme="minorHAnsi"/>
                <w:sz w:val="18"/>
                <w:szCs w:val="18"/>
              </w:rPr>
              <w:pPrChange w:id="1639" w:author="Alotaibi, Raed" w:date="2019-07-15T13:58:00Z">
                <w:pPr>
                  <w:jc w:val="center"/>
                </w:pPr>
              </w:pPrChange>
            </w:pPr>
            <w:r w:rsidRPr="00845F40">
              <w:rPr>
                <w:rFonts w:cstheme="minorHAnsi"/>
                <w:sz w:val="18"/>
                <w:szCs w:val="18"/>
              </w:rPr>
              <w:t>7.7</w:t>
            </w:r>
          </w:p>
        </w:tc>
        <w:tc>
          <w:tcPr>
            <w:tcW w:w="619" w:type="pct"/>
            <w:noWrap/>
            <w:hideMark/>
          </w:tcPr>
          <w:p w14:paraId="2A2C3D64" w14:textId="77777777" w:rsidR="008E07FB" w:rsidRPr="00845F40" w:rsidRDefault="008E07FB">
            <w:pPr>
              <w:spacing w:line="276" w:lineRule="auto"/>
              <w:jc w:val="center"/>
              <w:rPr>
                <w:rFonts w:cstheme="minorHAnsi"/>
                <w:sz w:val="18"/>
                <w:szCs w:val="18"/>
              </w:rPr>
              <w:pPrChange w:id="1640" w:author="Alotaibi, Raed" w:date="2019-07-15T13:58:00Z">
                <w:pPr>
                  <w:jc w:val="center"/>
                </w:pPr>
              </w:pPrChange>
            </w:pPr>
            <w:r w:rsidRPr="00845F40">
              <w:rPr>
                <w:rFonts w:cstheme="minorHAnsi"/>
                <w:sz w:val="18"/>
                <w:szCs w:val="18"/>
              </w:rPr>
              <w:t>11.1</w:t>
            </w:r>
          </w:p>
        </w:tc>
        <w:tc>
          <w:tcPr>
            <w:tcW w:w="616" w:type="pct"/>
            <w:noWrap/>
            <w:hideMark/>
          </w:tcPr>
          <w:p w14:paraId="7E3BFB1E" w14:textId="77777777" w:rsidR="008E07FB" w:rsidRPr="00845F40" w:rsidRDefault="008E07FB">
            <w:pPr>
              <w:spacing w:line="276" w:lineRule="auto"/>
              <w:jc w:val="center"/>
              <w:rPr>
                <w:rFonts w:cstheme="minorHAnsi"/>
                <w:sz w:val="18"/>
                <w:szCs w:val="18"/>
              </w:rPr>
              <w:pPrChange w:id="1641" w:author="Alotaibi, Raed" w:date="2019-07-15T13:58:00Z">
                <w:pPr>
                  <w:jc w:val="center"/>
                </w:pPr>
              </w:pPrChange>
            </w:pPr>
            <w:r w:rsidRPr="00845F40">
              <w:rPr>
                <w:rFonts w:cstheme="minorHAnsi"/>
                <w:sz w:val="18"/>
                <w:szCs w:val="18"/>
              </w:rPr>
              <w:t>26.5</w:t>
            </w:r>
          </w:p>
        </w:tc>
      </w:tr>
      <w:tr w:rsidR="008E07FB" w:rsidRPr="00845F40" w14:paraId="4AA75300" w14:textId="77777777" w:rsidTr="008E07FB">
        <w:trPr>
          <w:trHeight w:val="246"/>
        </w:trPr>
        <w:tc>
          <w:tcPr>
            <w:tcW w:w="1289" w:type="pct"/>
            <w:noWrap/>
            <w:hideMark/>
          </w:tcPr>
          <w:p w14:paraId="338D4E8A" w14:textId="77777777" w:rsidR="008E07FB" w:rsidRPr="00845F40" w:rsidRDefault="008E07FB">
            <w:pPr>
              <w:spacing w:line="276" w:lineRule="auto"/>
              <w:rPr>
                <w:rFonts w:cstheme="minorHAnsi"/>
                <w:sz w:val="18"/>
                <w:szCs w:val="18"/>
              </w:rPr>
              <w:pPrChange w:id="1642" w:author="Alotaibi, Raed" w:date="2019-07-15T13:58:00Z">
                <w:pPr/>
              </w:pPrChange>
            </w:pPr>
            <w:r w:rsidRPr="00845F40">
              <w:rPr>
                <w:rFonts w:cstheme="minorHAnsi"/>
                <w:sz w:val="18"/>
                <w:szCs w:val="18"/>
              </w:rPr>
              <w:t>Nevada</w:t>
            </w:r>
          </w:p>
        </w:tc>
        <w:tc>
          <w:tcPr>
            <w:tcW w:w="619" w:type="pct"/>
            <w:noWrap/>
            <w:hideMark/>
          </w:tcPr>
          <w:p w14:paraId="4F0AE47D" w14:textId="77777777" w:rsidR="008E07FB" w:rsidRPr="00845F40" w:rsidRDefault="008E07FB">
            <w:pPr>
              <w:spacing w:line="276" w:lineRule="auto"/>
              <w:jc w:val="center"/>
              <w:rPr>
                <w:rFonts w:cstheme="minorHAnsi"/>
                <w:sz w:val="18"/>
                <w:szCs w:val="18"/>
              </w:rPr>
              <w:pPrChange w:id="1643" w:author="Alotaibi, Raed" w:date="2019-07-15T13:58:00Z">
                <w:pPr>
                  <w:jc w:val="center"/>
                </w:pPr>
              </w:pPrChange>
            </w:pPr>
            <w:r w:rsidRPr="00845F40">
              <w:rPr>
                <w:rFonts w:cstheme="minorHAnsi"/>
                <w:sz w:val="18"/>
                <w:szCs w:val="18"/>
              </w:rPr>
              <w:t>15.9</w:t>
            </w:r>
          </w:p>
        </w:tc>
        <w:tc>
          <w:tcPr>
            <w:tcW w:w="619" w:type="pct"/>
            <w:noWrap/>
            <w:hideMark/>
          </w:tcPr>
          <w:p w14:paraId="6FEC7FE0" w14:textId="77777777" w:rsidR="008E07FB" w:rsidRPr="00845F40" w:rsidRDefault="008E07FB">
            <w:pPr>
              <w:spacing w:line="276" w:lineRule="auto"/>
              <w:jc w:val="center"/>
              <w:rPr>
                <w:rFonts w:cstheme="minorHAnsi"/>
                <w:sz w:val="18"/>
                <w:szCs w:val="18"/>
              </w:rPr>
              <w:pPrChange w:id="1644" w:author="Alotaibi, Raed" w:date="2019-07-15T13:58:00Z">
                <w:pPr>
                  <w:jc w:val="center"/>
                </w:pPr>
              </w:pPrChange>
            </w:pPr>
            <w:r w:rsidRPr="00845F40">
              <w:rPr>
                <w:rFonts w:cstheme="minorHAnsi"/>
                <w:sz w:val="18"/>
                <w:szCs w:val="18"/>
              </w:rPr>
              <w:t>5.5</w:t>
            </w:r>
          </w:p>
        </w:tc>
        <w:tc>
          <w:tcPr>
            <w:tcW w:w="619" w:type="pct"/>
            <w:noWrap/>
            <w:hideMark/>
          </w:tcPr>
          <w:p w14:paraId="5EF2A6DD" w14:textId="77777777" w:rsidR="008E07FB" w:rsidRPr="00845F40" w:rsidRDefault="008E07FB">
            <w:pPr>
              <w:spacing w:line="276" w:lineRule="auto"/>
              <w:jc w:val="center"/>
              <w:rPr>
                <w:rFonts w:cstheme="minorHAnsi"/>
                <w:sz w:val="18"/>
                <w:szCs w:val="18"/>
              </w:rPr>
              <w:pPrChange w:id="1645" w:author="Alotaibi, Raed" w:date="2019-07-15T13:58:00Z">
                <w:pPr>
                  <w:jc w:val="center"/>
                </w:pPr>
              </w:pPrChange>
            </w:pPr>
            <w:r w:rsidRPr="00845F40">
              <w:rPr>
                <w:rFonts w:cstheme="minorHAnsi"/>
                <w:sz w:val="18"/>
                <w:szCs w:val="18"/>
              </w:rPr>
              <w:t>10.5</w:t>
            </w:r>
          </w:p>
        </w:tc>
        <w:tc>
          <w:tcPr>
            <w:tcW w:w="619" w:type="pct"/>
            <w:noWrap/>
            <w:hideMark/>
          </w:tcPr>
          <w:p w14:paraId="1DF85B1B" w14:textId="77777777" w:rsidR="008E07FB" w:rsidRPr="00845F40" w:rsidRDefault="008E07FB">
            <w:pPr>
              <w:spacing w:line="276" w:lineRule="auto"/>
              <w:jc w:val="center"/>
              <w:rPr>
                <w:rFonts w:cstheme="minorHAnsi"/>
                <w:sz w:val="18"/>
                <w:szCs w:val="18"/>
              </w:rPr>
              <w:pPrChange w:id="1646" w:author="Alotaibi, Raed" w:date="2019-07-15T13:58:00Z">
                <w:pPr>
                  <w:jc w:val="center"/>
                </w:pPr>
              </w:pPrChange>
            </w:pPr>
            <w:r w:rsidRPr="00845F40">
              <w:rPr>
                <w:rFonts w:cstheme="minorHAnsi"/>
                <w:sz w:val="18"/>
                <w:szCs w:val="18"/>
              </w:rPr>
              <w:t>14.7</w:t>
            </w:r>
          </w:p>
        </w:tc>
        <w:tc>
          <w:tcPr>
            <w:tcW w:w="619" w:type="pct"/>
            <w:noWrap/>
            <w:hideMark/>
          </w:tcPr>
          <w:p w14:paraId="5BCBE716" w14:textId="77777777" w:rsidR="008E07FB" w:rsidRPr="00845F40" w:rsidRDefault="008E07FB">
            <w:pPr>
              <w:spacing w:line="276" w:lineRule="auto"/>
              <w:jc w:val="center"/>
              <w:rPr>
                <w:rFonts w:cstheme="minorHAnsi"/>
                <w:sz w:val="18"/>
                <w:szCs w:val="18"/>
              </w:rPr>
              <w:pPrChange w:id="1647" w:author="Alotaibi, Raed" w:date="2019-07-15T13:58:00Z">
                <w:pPr>
                  <w:jc w:val="center"/>
                </w:pPr>
              </w:pPrChange>
            </w:pPr>
            <w:r w:rsidRPr="00845F40">
              <w:rPr>
                <w:rFonts w:cstheme="minorHAnsi"/>
                <w:sz w:val="18"/>
                <w:szCs w:val="18"/>
              </w:rPr>
              <w:t>20.8</w:t>
            </w:r>
          </w:p>
        </w:tc>
        <w:tc>
          <w:tcPr>
            <w:tcW w:w="616" w:type="pct"/>
            <w:noWrap/>
            <w:hideMark/>
          </w:tcPr>
          <w:p w14:paraId="386D0D63" w14:textId="77777777" w:rsidR="008E07FB" w:rsidRPr="00845F40" w:rsidRDefault="008E07FB">
            <w:pPr>
              <w:spacing w:line="276" w:lineRule="auto"/>
              <w:jc w:val="center"/>
              <w:rPr>
                <w:rFonts w:cstheme="minorHAnsi"/>
                <w:sz w:val="18"/>
                <w:szCs w:val="18"/>
              </w:rPr>
              <w:pPrChange w:id="1648" w:author="Alotaibi, Raed" w:date="2019-07-15T13:58:00Z">
                <w:pPr>
                  <w:jc w:val="center"/>
                </w:pPr>
              </w:pPrChange>
            </w:pPr>
            <w:r w:rsidRPr="00845F40">
              <w:rPr>
                <w:rFonts w:cstheme="minorHAnsi"/>
                <w:sz w:val="18"/>
                <w:szCs w:val="18"/>
              </w:rPr>
              <w:t>35.2</w:t>
            </w:r>
          </w:p>
        </w:tc>
      </w:tr>
      <w:tr w:rsidR="008E07FB" w:rsidRPr="00845F40" w14:paraId="51C646CF" w14:textId="77777777" w:rsidTr="008E07FB">
        <w:trPr>
          <w:trHeight w:val="246"/>
        </w:trPr>
        <w:tc>
          <w:tcPr>
            <w:tcW w:w="1289" w:type="pct"/>
            <w:noWrap/>
            <w:hideMark/>
          </w:tcPr>
          <w:p w14:paraId="1027FE25" w14:textId="77777777" w:rsidR="008E07FB" w:rsidRPr="00845F40" w:rsidRDefault="008E07FB">
            <w:pPr>
              <w:spacing w:line="276" w:lineRule="auto"/>
              <w:rPr>
                <w:rFonts w:cstheme="minorHAnsi"/>
                <w:sz w:val="18"/>
                <w:szCs w:val="18"/>
              </w:rPr>
              <w:pPrChange w:id="1649" w:author="Alotaibi, Raed" w:date="2019-07-15T13:58:00Z">
                <w:pPr/>
              </w:pPrChange>
            </w:pPr>
            <w:r w:rsidRPr="00845F40">
              <w:rPr>
                <w:rFonts w:cstheme="minorHAnsi"/>
                <w:sz w:val="18"/>
                <w:szCs w:val="18"/>
              </w:rPr>
              <w:t>New Hampshire</w:t>
            </w:r>
          </w:p>
        </w:tc>
        <w:tc>
          <w:tcPr>
            <w:tcW w:w="619" w:type="pct"/>
            <w:noWrap/>
            <w:hideMark/>
          </w:tcPr>
          <w:p w14:paraId="694D8E6E" w14:textId="77777777" w:rsidR="008E07FB" w:rsidRPr="00845F40" w:rsidRDefault="008E07FB">
            <w:pPr>
              <w:spacing w:line="276" w:lineRule="auto"/>
              <w:jc w:val="center"/>
              <w:rPr>
                <w:rFonts w:cstheme="minorHAnsi"/>
                <w:sz w:val="18"/>
                <w:szCs w:val="18"/>
              </w:rPr>
              <w:pPrChange w:id="1650" w:author="Alotaibi, Raed" w:date="2019-07-15T13:58:00Z">
                <w:pPr>
                  <w:jc w:val="center"/>
                </w:pPr>
              </w:pPrChange>
            </w:pPr>
            <w:r w:rsidRPr="00845F40">
              <w:rPr>
                <w:rFonts w:cstheme="minorHAnsi"/>
                <w:sz w:val="18"/>
                <w:szCs w:val="18"/>
              </w:rPr>
              <w:t>9.1</w:t>
            </w:r>
          </w:p>
        </w:tc>
        <w:tc>
          <w:tcPr>
            <w:tcW w:w="619" w:type="pct"/>
            <w:noWrap/>
            <w:hideMark/>
          </w:tcPr>
          <w:p w14:paraId="5F5E0C9E" w14:textId="77777777" w:rsidR="008E07FB" w:rsidRPr="00845F40" w:rsidRDefault="008E07FB">
            <w:pPr>
              <w:spacing w:line="276" w:lineRule="auto"/>
              <w:jc w:val="center"/>
              <w:rPr>
                <w:rFonts w:cstheme="minorHAnsi"/>
                <w:sz w:val="18"/>
                <w:szCs w:val="18"/>
              </w:rPr>
              <w:pPrChange w:id="1651" w:author="Alotaibi, Raed" w:date="2019-07-15T13:58:00Z">
                <w:pPr>
                  <w:jc w:val="center"/>
                </w:pPr>
              </w:pPrChange>
            </w:pPr>
            <w:r w:rsidRPr="00845F40">
              <w:rPr>
                <w:rFonts w:cstheme="minorHAnsi"/>
                <w:sz w:val="18"/>
                <w:szCs w:val="18"/>
              </w:rPr>
              <w:t>5.0</w:t>
            </w:r>
          </w:p>
        </w:tc>
        <w:tc>
          <w:tcPr>
            <w:tcW w:w="619" w:type="pct"/>
            <w:noWrap/>
            <w:hideMark/>
          </w:tcPr>
          <w:p w14:paraId="3616F080" w14:textId="77777777" w:rsidR="008E07FB" w:rsidRPr="00845F40" w:rsidRDefault="008E07FB">
            <w:pPr>
              <w:spacing w:line="276" w:lineRule="auto"/>
              <w:jc w:val="center"/>
              <w:rPr>
                <w:rFonts w:cstheme="minorHAnsi"/>
                <w:sz w:val="18"/>
                <w:szCs w:val="18"/>
              </w:rPr>
              <w:pPrChange w:id="1652" w:author="Alotaibi, Raed" w:date="2019-07-15T13:58:00Z">
                <w:pPr>
                  <w:jc w:val="center"/>
                </w:pPr>
              </w:pPrChange>
            </w:pPr>
            <w:r w:rsidRPr="00845F40">
              <w:rPr>
                <w:rFonts w:cstheme="minorHAnsi"/>
                <w:sz w:val="18"/>
                <w:szCs w:val="18"/>
              </w:rPr>
              <w:t>7.4</w:t>
            </w:r>
          </w:p>
        </w:tc>
        <w:tc>
          <w:tcPr>
            <w:tcW w:w="619" w:type="pct"/>
            <w:noWrap/>
            <w:hideMark/>
          </w:tcPr>
          <w:p w14:paraId="291535F1" w14:textId="77777777" w:rsidR="008E07FB" w:rsidRPr="00845F40" w:rsidRDefault="008E07FB">
            <w:pPr>
              <w:spacing w:line="276" w:lineRule="auto"/>
              <w:jc w:val="center"/>
              <w:rPr>
                <w:rFonts w:cstheme="minorHAnsi"/>
                <w:sz w:val="18"/>
                <w:szCs w:val="18"/>
              </w:rPr>
              <w:pPrChange w:id="1653" w:author="Alotaibi, Raed" w:date="2019-07-15T13:58:00Z">
                <w:pPr>
                  <w:jc w:val="center"/>
                </w:pPr>
              </w:pPrChange>
            </w:pPr>
            <w:r w:rsidRPr="00845F40">
              <w:rPr>
                <w:rFonts w:cstheme="minorHAnsi"/>
                <w:sz w:val="18"/>
                <w:szCs w:val="18"/>
              </w:rPr>
              <w:t>8.4</w:t>
            </w:r>
          </w:p>
        </w:tc>
        <w:tc>
          <w:tcPr>
            <w:tcW w:w="619" w:type="pct"/>
            <w:noWrap/>
            <w:hideMark/>
          </w:tcPr>
          <w:p w14:paraId="2DC3376B" w14:textId="77777777" w:rsidR="008E07FB" w:rsidRPr="00845F40" w:rsidRDefault="008E07FB">
            <w:pPr>
              <w:spacing w:line="276" w:lineRule="auto"/>
              <w:jc w:val="center"/>
              <w:rPr>
                <w:rFonts w:cstheme="minorHAnsi"/>
                <w:sz w:val="18"/>
                <w:szCs w:val="18"/>
              </w:rPr>
              <w:pPrChange w:id="1654" w:author="Alotaibi, Raed" w:date="2019-07-15T13:58:00Z">
                <w:pPr>
                  <w:jc w:val="center"/>
                </w:pPr>
              </w:pPrChange>
            </w:pPr>
            <w:r w:rsidRPr="00845F40">
              <w:rPr>
                <w:rFonts w:cstheme="minorHAnsi"/>
                <w:sz w:val="18"/>
                <w:szCs w:val="18"/>
              </w:rPr>
              <w:t>10.3</w:t>
            </w:r>
          </w:p>
        </w:tc>
        <w:tc>
          <w:tcPr>
            <w:tcW w:w="616" w:type="pct"/>
            <w:noWrap/>
            <w:hideMark/>
          </w:tcPr>
          <w:p w14:paraId="3531C7AF" w14:textId="77777777" w:rsidR="008E07FB" w:rsidRPr="00845F40" w:rsidRDefault="008E07FB">
            <w:pPr>
              <w:spacing w:line="276" w:lineRule="auto"/>
              <w:jc w:val="center"/>
              <w:rPr>
                <w:rFonts w:cstheme="minorHAnsi"/>
                <w:sz w:val="18"/>
                <w:szCs w:val="18"/>
              </w:rPr>
              <w:pPrChange w:id="1655" w:author="Alotaibi, Raed" w:date="2019-07-15T13:58:00Z">
                <w:pPr>
                  <w:jc w:val="center"/>
                </w:pPr>
              </w:pPrChange>
            </w:pPr>
            <w:r w:rsidRPr="00845F40">
              <w:rPr>
                <w:rFonts w:cstheme="minorHAnsi"/>
                <w:sz w:val="18"/>
                <w:szCs w:val="18"/>
              </w:rPr>
              <w:t>20.2</w:t>
            </w:r>
          </w:p>
        </w:tc>
      </w:tr>
      <w:tr w:rsidR="008E07FB" w:rsidRPr="00845F40" w14:paraId="58473CA9" w14:textId="77777777" w:rsidTr="008E07FB">
        <w:trPr>
          <w:trHeight w:val="246"/>
        </w:trPr>
        <w:tc>
          <w:tcPr>
            <w:tcW w:w="1289" w:type="pct"/>
            <w:noWrap/>
            <w:hideMark/>
          </w:tcPr>
          <w:p w14:paraId="3E9762EB" w14:textId="77777777" w:rsidR="008E07FB" w:rsidRPr="00845F40" w:rsidRDefault="008E07FB">
            <w:pPr>
              <w:spacing w:line="276" w:lineRule="auto"/>
              <w:rPr>
                <w:rFonts w:cstheme="minorHAnsi"/>
                <w:sz w:val="18"/>
                <w:szCs w:val="18"/>
              </w:rPr>
              <w:pPrChange w:id="1656" w:author="Alotaibi, Raed" w:date="2019-07-15T13:58:00Z">
                <w:pPr/>
              </w:pPrChange>
            </w:pPr>
            <w:r w:rsidRPr="00845F40">
              <w:rPr>
                <w:rFonts w:cstheme="minorHAnsi"/>
                <w:sz w:val="18"/>
                <w:szCs w:val="18"/>
              </w:rPr>
              <w:t>New Jersey</w:t>
            </w:r>
          </w:p>
        </w:tc>
        <w:tc>
          <w:tcPr>
            <w:tcW w:w="619" w:type="pct"/>
            <w:noWrap/>
            <w:hideMark/>
          </w:tcPr>
          <w:p w14:paraId="50BAA48A" w14:textId="77777777" w:rsidR="008E07FB" w:rsidRPr="00845F40" w:rsidRDefault="008E07FB">
            <w:pPr>
              <w:spacing w:line="276" w:lineRule="auto"/>
              <w:jc w:val="center"/>
              <w:rPr>
                <w:rFonts w:cstheme="minorHAnsi"/>
                <w:sz w:val="18"/>
                <w:szCs w:val="18"/>
              </w:rPr>
              <w:pPrChange w:id="1657" w:author="Alotaibi, Raed" w:date="2019-07-15T13:58:00Z">
                <w:pPr>
                  <w:jc w:val="center"/>
                </w:pPr>
              </w:pPrChange>
            </w:pPr>
            <w:r w:rsidRPr="00845F40">
              <w:rPr>
                <w:rFonts w:cstheme="minorHAnsi"/>
                <w:sz w:val="18"/>
                <w:szCs w:val="18"/>
              </w:rPr>
              <w:t>21.0</w:t>
            </w:r>
          </w:p>
        </w:tc>
        <w:tc>
          <w:tcPr>
            <w:tcW w:w="619" w:type="pct"/>
            <w:noWrap/>
            <w:hideMark/>
          </w:tcPr>
          <w:p w14:paraId="234733CD" w14:textId="77777777" w:rsidR="008E07FB" w:rsidRPr="00845F40" w:rsidRDefault="008E07FB">
            <w:pPr>
              <w:spacing w:line="276" w:lineRule="auto"/>
              <w:jc w:val="center"/>
              <w:rPr>
                <w:rFonts w:cstheme="minorHAnsi"/>
                <w:sz w:val="18"/>
                <w:szCs w:val="18"/>
              </w:rPr>
              <w:pPrChange w:id="1658" w:author="Alotaibi, Raed" w:date="2019-07-15T13:58:00Z">
                <w:pPr>
                  <w:jc w:val="center"/>
                </w:pPr>
              </w:pPrChange>
            </w:pPr>
            <w:r w:rsidRPr="00845F40">
              <w:rPr>
                <w:rFonts w:cstheme="minorHAnsi"/>
                <w:sz w:val="18"/>
                <w:szCs w:val="18"/>
              </w:rPr>
              <w:t>7.1</w:t>
            </w:r>
          </w:p>
        </w:tc>
        <w:tc>
          <w:tcPr>
            <w:tcW w:w="619" w:type="pct"/>
            <w:noWrap/>
            <w:hideMark/>
          </w:tcPr>
          <w:p w14:paraId="7D9B0800" w14:textId="77777777" w:rsidR="008E07FB" w:rsidRPr="00845F40" w:rsidRDefault="008E07FB">
            <w:pPr>
              <w:spacing w:line="276" w:lineRule="auto"/>
              <w:jc w:val="center"/>
              <w:rPr>
                <w:rFonts w:cstheme="minorHAnsi"/>
                <w:sz w:val="18"/>
                <w:szCs w:val="18"/>
              </w:rPr>
              <w:pPrChange w:id="1659" w:author="Alotaibi, Raed" w:date="2019-07-15T13:58:00Z">
                <w:pPr>
                  <w:jc w:val="center"/>
                </w:pPr>
              </w:pPrChange>
            </w:pPr>
            <w:r w:rsidRPr="00845F40">
              <w:rPr>
                <w:rFonts w:cstheme="minorHAnsi"/>
                <w:sz w:val="18"/>
                <w:szCs w:val="18"/>
              </w:rPr>
              <w:t>15.8</w:t>
            </w:r>
          </w:p>
        </w:tc>
        <w:tc>
          <w:tcPr>
            <w:tcW w:w="619" w:type="pct"/>
            <w:noWrap/>
            <w:hideMark/>
          </w:tcPr>
          <w:p w14:paraId="3F8EE19C" w14:textId="77777777" w:rsidR="008E07FB" w:rsidRPr="00845F40" w:rsidRDefault="008E07FB">
            <w:pPr>
              <w:spacing w:line="276" w:lineRule="auto"/>
              <w:jc w:val="center"/>
              <w:rPr>
                <w:rFonts w:cstheme="minorHAnsi"/>
                <w:sz w:val="18"/>
                <w:szCs w:val="18"/>
              </w:rPr>
              <w:pPrChange w:id="1660" w:author="Alotaibi, Raed" w:date="2019-07-15T13:58:00Z">
                <w:pPr>
                  <w:jc w:val="center"/>
                </w:pPr>
              </w:pPrChange>
            </w:pPr>
            <w:r w:rsidRPr="00845F40">
              <w:rPr>
                <w:rFonts w:cstheme="minorHAnsi"/>
                <w:sz w:val="18"/>
                <w:szCs w:val="18"/>
              </w:rPr>
              <w:t>20.2</w:t>
            </w:r>
          </w:p>
        </w:tc>
        <w:tc>
          <w:tcPr>
            <w:tcW w:w="619" w:type="pct"/>
            <w:noWrap/>
            <w:hideMark/>
          </w:tcPr>
          <w:p w14:paraId="6771F004" w14:textId="77777777" w:rsidR="008E07FB" w:rsidRPr="00845F40" w:rsidRDefault="008E07FB">
            <w:pPr>
              <w:spacing w:line="276" w:lineRule="auto"/>
              <w:jc w:val="center"/>
              <w:rPr>
                <w:rFonts w:cstheme="minorHAnsi"/>
                <w:sz w:val="18"/>
                <w:szCs w:val="18"/>
              </w:rPr>
              <w:pPrChange w:id="1661" w:author="Alotaibi, Raed" w:date="2019-07-15T13:58:00Z">
                <w:pPr>
                  <w:jc w:val="center"/>
                </w:pPr>
              </w:pPrChange>
            </w:pPr>
            <w:r w:rsidRPr="00845F40">
              <w:rPr>
                <w:rFonts w:cstheme="minorHAnsi"/>
                <w:sz w:val="18"/>
                <w:szCs w:val="18"/>
              </w:rPr>
              <w:t>25.7</w:t>
            </w:r>
          </w:p>
        </w:tc>
        <w:tc>
          <w:tcPr>
            <w:tcW w:w="616" w:type="pct"/>
            <w:noWrap/>
            <w:hideMark/>
          </w:tcPr>
          <w:p w14:paraId="1911BB32" w14:textId="77777777" w:rsidR="008E07FB" w:rsidRPr="00845F40" w:rsidRDefault="008E07FB">
            <w:pPr>
              <w:spacing w:line="276" w:lineRule="auto"/>
              <w:jc w:val="center"/>
              <w:rPr>
                <w:rFonts w:cstheme="minorHAnsi"/>
                <w:sz w:val="18"/>
                <w:szCs w:val="18"/>
              </w:rPr>
              <w:pPrChange w:id="1662" w:author="Alotaibi, Raed" w:date="2019-07-15T13:58:00Z">
                <w:pPr>
                  <w:jc w:val="center"/>
                </w:pPr>
              </w:pPrChange>
            </w:pPr>
            <w:r w:rsidRPr="00845F40">
              <w:rPr>
                <w:rFonts w:cstheme="minorHAnsi"/>
                <w:sz w:val="18"/>
                <w:szCs w:val="18"/>
              </w:rPr>
              <w:t>48.1</w:t>
            </w:r>
          </w:p>
        </w:tc>
      </w:tr>
      <w:tr w:rsidR="008E07FB" w:rsidRPr="00845F40" w14:paraId="430F43D3" w14:textId="77777777" w:rsidTr="008E07FB">
        <w:trPr>
          <w:trHeight w:val="246"/>
        </w:trPr>
        <w:tc>
          <w:tcPr>
            <w:tcW w:w="1289" w:type="pct"/>
            <w:noWrap/>
            <w:hideMark/>
          </w:tcPr>
          <w:p w14:paraId="3FEF14E2" w14:textId="77777777" w:rsidR="008E07FB" w:rsidRPr="00845F40" w:rsidRDefault="008E07FB">
            <w:pPr>
              <w:spacing w:line="276" w:lineRule="auto"/>
              <w:rPr>
                <w:rFonts w:cstheme="minorHAnsi"/>
                <w:sz w:val="18"/>
                <w:szCs w:val="18"/>
              </w:rPr>
              <w:pPrChange w:id="1663" w:author="Alotaibi, Raed" w:date="2019-07-15T13:58:00Z">
                <w:pPr/>
              </w:pPrChange>
            </w:pPr>
            <w:r w:rsidRPr="00845F40">
              <w:rPr>
                <w:rFonts w:cstheme="minorHAnsi"/>
                <w:sz w:val="18"/>
                <w:szCs w:val="18"/>
              </w:rPr>
              <w:t>New Mexico</w:t>
            </w:r>
          </w:p>
        </w:tc>
        <w:tc>
          <w:tcPr>
            <w:tcW w:w="619" w:type="pct"/>
            <w:noWrap/>
            <w:hideMark/>
          </w:tcPr>
          <w:p w14:paraId="5200F4BF" w14:textId="77777777" w:rsidR="008E07FB" w:rsidRPr="00845F40" w:rsidRDefault="008E07FB">
            <w:pPr>
              <w:spacing w:line="276" w:lineRule="auto"/>
              <w:jc w:val="center"/>
              <w:rPr>
                <w:rFonts w:cstheme="minorHAnsi"/>
                <w:sz w:val="18"/>
                <w:szCs w:val="18"/>
              </w:rPr>
              <w:pPrChange w:id="1664" w:author="Alotaibi, Raed" w:date="2019-07-15T13:58:00Z">
                <w:pPr>
                  <w:jc w:val="center"/>
                </w:pPr>
              </w:pPrChange>
            </w:pPr>
            <w:r w:rsidRPr="00845F40">
              <w:rPr>
                <w:rFonts w:cstheme="minorHAnsi"/>
                <w:sz w:val="18"/>
                <w:szCs w:val="18"/>
              </w:rPr>
              <w:t>12.1</w:t>
            </w:r>
          </w:p>
        </w:tc>
        <w:tc>
          <w:tcPr>
            <w:tcW w:w="619" w:type="pct"/>
            <w:noWrap/>
            <w:hideMark/>
          </w:tcPr>
          <w:p w14:paraId="09BA2AA4" w14:textId="77777777" w:rsidR="008E07FB" w:rsidRPr="00845F40" w:rsidRDefault="008E07FB">
            <w:pPr>
              <w:spacing w:line="276" w:lineRule="auto"/>
              <w:jc w:val="center"/>
              <w:rPr>
                <w:rFonts w:cstheme="minorHAnsi"/>
                <w:sz w:val="18"/>
                <w:szCs w:val="18"/>
              </w:rPr>
              <w:pPrChange w:id="1665" w:author="Alotaibi, Raed" w:date="2019-07-15T13:58:00Z">
                <w:pPr>
                  <w:jc w:val="center"/>
                </w:pPr>
              </w:pPrChange>
            </w:pPr>
            <w:r w:rsidRPr="00845F40">
              <w:rPr>
                <w:rFonts w:cstheme="minorHAnsi"/>
                <w:sz w:val="18"/>
                <w:szCs w:val="18"/>
              </w:rPr>
              <w:t>4.7</w:t>
            </w:r>
          </w:p>
        </w:tc>
        <w:tc>
          <w:tcPr>
            <w:tcW w:w="619" w:type="pct"/>
            <w:noWrap/>
            <w:hideMark/>
          </w:tcPr>
          <w:p w14:paraId="46029498" w14:textId="77777777" w:rsidR="008E07FB" w:rsidRPr="00845F40" w:rsidRDefault="008E07FB">
            <w:pPr>
              <w:spacing w:line="276" w:lineRule="auto"/>
              <w:jc w:val="center"/>
              <w:rPr>
                <w:rFonts w:cstheme="minorHAnsi"/>
                <w:sz w:val="18"/>
                <w:szCs w:val="18"/>
              </w:rPr>
              <w:pPrChange w:id="1666" w:author="Alotaibi, Raed" w:date="2019-07-15T13:58:00Z">
                <w:pPr>
                  <w:jc w:val="center"/>
                </w:pPr>
              </w:pPrChange>
            </w:pPr>
            <w:r w:rsidRPr="00845F40">
              <w:rPr>
                <w:rFonts w:cstheme="minorHAnsi"/>
                <w:sz w:val="18"/>
                <w:szCs w:val="18"/>
              </w:rPr>
              <w:t>7.9</w:t>
            </w:r>
          </w:p>
        </w:tc>
        <w:tc>
          <w:tcPr>
            <w:tcW w:w="619" w:type="pct"/>
            <w:noWrap/>
            <w:hideMark/>
          </w:tcPr>
          <w:p w14:paraId="6C0B5BD7" w14:textId="77777777" w:rsidR="008E07FB" w:rsidRPr="00845F40" w:rsidRDefault="008E07FB">
            <w:pPr>
              <w:spacing w:line="276" w:lineRule="auto"/>
              <w:jc w:val="center"/>
              <w:rPr>
                <w:rFonts w:cstheme="minorHAnsi"/>
                <w:sz w:val="18"/>
                <w:szCs w:val="18"/>
              </w:rPr>
              <w:pPrChange w:id="1667" w:author="Alotaibi, Raed" w:date="2019-07-15T13:58:00Z">
                <w:pPr>
                  <w:jc w:val="center"/>
                </w:pPr>
              </w:pPrChange>
            </w:pPr>
            <w:r w:rsidRPr="00845F40">
              <w:rPr>
                <w:rFonts w:cstheme="minorHAnsi"/>
                <w:sz w:val="18"/>
                <w:szCs w:val="18"/>
              </w:rPr>
              <w:t>11.0</w:t>
            </w:r>
          </w:p>
        </w:tc>
        <w:tc>
          <w:tcPr>
            <w:tcW w:w="619" w:type="pct"/>
            <w:noWrap/>
            <w:hideMark/>
          </w:tcPr>
          <w:p w14:paraId="0ACF3208" w14:textId="77777777" w:rsidR="008E07FB" w:rsidRPr="00845F40" w:rsidRDefault="008E07FB">
            <w:pPr>
              <w:spacing w:line="276" w:lineRule="auto"/>
              <w:jc w:val="center"/>
              <w:rPr>
                <w:rFonts w:cstheme="minorHAnsi"/>
                <w:sz w:val="18"/>
                <w:szCs w:val="18"/>
              </w:rPr>
              <w:pPrChange w:id="1668" w:author="Alotaibi, Raed" w:date="2019-07-15T13:58:00Z">
                <w:pPr>
                  <w:jc w:val="center"/>
                </w:pPr>
              </w:pPrChange>
            </w:pPr>
            <w:r w:rsidRPr="00845F40">
              <w:rPr>
                <w:rFonts w:cstheme="minorHAnsi"/>
                <w:sz w:val="18"/>
                <w:szCs w:val="18"/>
              </w:rPr>
              <w:t>14.8</w:t>
            </w:r>
          </w:p>
        </w:tc>
        <w:tc>
          <w:tcPr>
            <w:tcW w:w="616" w:type="pct"/>
            <w:noWrap/>
            <w:hideMark/>
          </w:tcPr>
          <w:p w14:paraId="49BF182D" w14:textId="77777777" w:rsidR="008E07FB" w:rsidRPr="00845F40" w:rsidRDefault="008E07FB">
            <w:pPr>
              <w:spacing w:line="276" w:lineRule="auto"/>
              <w:jc w:val="center"/>
              <w:rPr>
                <w:rFonts w:cstheme="minorHAnsi"/>
                <w:sz w:val="18"/>
                <w:szCs w:val="18"/>
              </w:rPr>
              <w:pPrChange w:id="1669" w:author="Alotaibi, Raed" w:date="2019-07-15T13:58:00Z">
                <w:pPr>
                  <w:jc w:val="center"/>
                </w:pPr>
              </w:pPrChange>
            </w:pPr>
            <w:r w:rsidRPr="00845F40">
              <w:rPr>
                <w:rFonts w:cstheme="minorHAnsi"/>
                <w:sz w:val="18"/>
                <w:szCs w:val="18"/>
              </w:rPr>
              <w:t>35.0</w:t>
            </w:r>
          </w:p>
        </w:tc>
      </w:tr>
      <w:tr w:rsidR="008E07FB" w:rsidRPr="00845F40" w14:paraId="09C56D58" w14:textId="77777777" w:rsidTr="008E07FB">
        <w:trPr>
          <w:trHeight w:val="246"/>
        </w:trPr>
        <w:tc>
          <w:tcPr>
            <w:tcW w:w="1289" w:type="pct"/>
            <w:noWrap/>
            <w:hideMark/>
          </w:tcPr>
          <w:p w14:paraId="3BA9C873" w14:textId="77777777" w:rsidR="008E07FB" w:rsidRPr="00845F40" w:rsidRDefault="008E07FB">
            <w:pPr>
              <w:spacing w:line="276" w:lineRule="auto"/>
              <w:rPr>
                <w:rFonts w:cstheme="minorHAnsi"/>
                <w:sz w:val="18"/>
                <w:szCs w:val="18"/>
              </w:rPr>
              <w:pPrChange w:id="1670" w:author="Alotaibi, Raed" w:date="2019-07-15T13:58:00Z">
                <w:pPr/>
              </w:pPrChange>
            </w:pPr>
            <w:r w:rsidRPr="00845F40">
              <w:rPr>
                <w:rFonts w:cstheme="minorHAnsi"/>
                <w:sz w:val="18"/>
                <w:szCs w:val="18"/>
              </w:rPr>
              <w:t>New York</w:t>
            </w:r>
          </w:p>
        </w:tc>
        <w:tc>
          <w:tcPr>
            <w:tcW w:w="619" w:type="pct"/>
            <w:noWrap/>
            <w:hideMark/>
          </w:tcPr>
          <w:p w14:paraId="7B7BB299" w14:textId="77777777" w:rsidR="008E07FB" w:rsidRPr="00845F40" w:rsidRDefault="008E07FB">
            <w:pPr>
              <w:spacing w:line="276" w:lineRule="auto"/>
              <w:jc w:val="center"/>
              <w:rPr>
                <w:rFonts w:cstheme="minorHAnsi"/>
                <w:sz w:val="18"/>
                <w:szCs w:val="18"/>
              </w:rPr>
              <w:pPrChange w:id="1671" w:author="Alotaibi, Raed" w:date="2019-07-15T13:58:00Z">
                <w:pPr>
                  <w:jc w:val="center"/>
                </w:pPr>
              </w:pPrChange>
            </w:pPr>
            <w:r w:rsidRPr="00845F40">
              <w:rPr>
                <w:rFonts w:cstheme="minorHAnsi"/>
                <w:sz w:val="18"/>
                <w:szCs w:val="18"/>
              </w:rPr>
              <w:t>16.6</w:t>
            </w:r>
          </w:p>
        </w:tc>
        <w:tc>
          <w:tcPr>
            <w:tcW w:w="619" w:type="pct"/>
            <w:noWrap/>
            <w:hideMark/>
          </w:tcPr>
          <w:p w14:paraId="537F9B15" w14:textId="77777777" w:rsidR="008E07FB" w:rsidRPr="00845F40" w:rsidRDefault="008E07FB">
            <w:pPr>
              <w:spacing w:line="276" w:lineRule="auto"/>
              <w:jc w:val="center"/>
              <w:rPr>
                <w:rFonts w:cstheme="minorHAnsi"/>
                <w:sz w:val="18"/>
                <w:szCs w:val="18"/>
              </w:rPr>
              <w:pPrChange w:id="1672" w:author="Alotaibi, Raed" w:date="2019-07-15T13:58:00Z">
                <w:pPr>
                  <w:jc w:val="center"/>
                </w:pPr>
              </w:pPrChange>
            </w:pPr>
            <w:r w:rsidRPr="00845F40">
              <w:rPr>
                <w:rFonts w:cstheme="minorHAnsi"/>
                <w:sz w:val="18"/>
                <w:szCs w:val="18"/>
              </w:rPr>
              <w:t>3.2</w:t>
            </w:r>
          </w:p>
        </w:tc>
        <w:tc>
          <w:tcPr>
            <w:tcW w:w="619" w:type="pct"/>
            <w:noWrap/>
            <w:hideMark/>
          </w:tcPr>
          <w:p w14:paraId="616D4613" w14:textId="77777777" w:rsidR="008E07FB" w:rsidRPr="00845F40" w:rsidRDefault="008E07FB">
            <w:pPr>
              <w:spacing w:line="276" w:lineRule="auto"/>
              <w:jc w:val="center"/>
              <w:rPr>
                <w:rFonts w:cstheme="minorHAnsi"/>
                <w:sz w:val="18"/>
                <w:szCs w:val="18"/>
              </w:rPr>
              <w:pPrChange w:id="1673" w:author="Alotaibi, Raed" w:date="2019-07-15T13:58:00Z">
                <w:pPr>
                  <w:jc w:val="center"/>
                </w:pPr>
              </w:pPrChange>
            </w:pPr>
            <w:r w:rsidRPr="00845F40">
              <w:rPr>
                <w:rFonts w:cstheme="minorHAnsi"/>
                <w:sz w:val="18"/>
                <w:szCs w:val="18"/>
              </w:rPr>
              <w:t>8.3</w:t>
            </w:r>
          </w:p>
        </w:tc>
        <w:tc>
          <w:tcPr>
            <w:tcW w:w="619" w:type="pct"/>
            <w:noWrap/>
            <w:hideMark/>
          </w:tcPr>
          <w:p w14:paraId="382631C0" w14:textId="77777777" w:rsidR="008E07FB" w:rsidRPr="00845F40" w:rsidRDefault="008E07FB">
            <w:pPr>
              <w:spacing w:line="276" w:lineRule="auto"/>
              <w:jc w:val="center"/>
              <w:rPr>
                <w:rFonts w:cstheme="minorHAnsi"/>
                <w:sz w:val="18"/>
                <w:szCs w:val="18"/>
              </w:rPr>
              <w:pPrChange w:id="1674" w:author="Alotaibi, Raed" w:date="2019-07-15T13:58:00Z">
                <w:pPr>
                  <w:jc w:val="center"/>
                </w:pPr>
              </w:pPrChange>
            </w:pPr>
            <w:r w:rsidRPr="00845F40">
              <w:rPr>
                <w:rFonts w:cstheme="minorHAnsi"/>
                <w:sz w:val="18"/>
                <w:szCs w:val="18"/>
              </w:rPr>
              <w:t>12.4</w:t>
            </w:r>
          </w:p>
        </w:tc>
        <w:tc>
          <w:tcPr>
            <w:tcW w:w="619" w:type="pct"/>
            <w:noWrap/>
            <w:hideMark/>
          </w:tcPr>
          <w:p w14:paraId="2C4F6D57" w14:textId="77777777" w:rsidR="008E07FB" w:rsidRPr="00845F40" w:rsidRDefault="008E07FB">
            <w:pPr>
              <w:spacing w:line="276" w:lineRule="auto"/>
              <w:jc w:val="center"/>
              <w:rPr>
                <w:rFonts w:cstheme="minorHAnsi"/>
                <w:sz w:val="18"/>
                <w:szCs w:val="18"/>
              </w:rPr>
              <w:pPrChange w:id="1675" w:author="Alotaibi, Raed" w:date="2019-07-15T13:58:00Z">
                <w:pPr>
                  <w:jc w:val="center"/>
                </w:pPr>
              </w:pPrChange>
            </w:pPr>
            <w:r w:rsidRPr="00845F40">
              <w:rPr>
                <w:rFonts w:cstheme="minorHAnsi"/>
                <w:sz w:val="18"/>
                <w:szCs w:val="18"/>
              </w:rPr>
              <w:t>23.9</w:t>
            </w:r>
          </w:p>
        </w:tc>
        <w:tc>
          <w:tcPr>
            <w:tcW w:w="616" w:type="pct"/>
            <w:noWrap/>
            <w:hideMark/>
          </w:tcPr>
          <w:p w14:paraId="7E226D3B" w14:textId="77777777" w:rsidR="008E07FB" w:rsidRPr="00845F40" w:rsidRDefault="008E07FB">
            <w:pPr>
              <w:spacing w:line="276" w:lineRule="auto"/>
              <w:jc w:val="center"/>
              <w:rPr>
                <w:rFonts w:cstheme="minorHAnsi"/>
                <w:sz w:val="18"/>
                <w:szCs w:val="18"/>
              </w:rPr>
              <w:pPrChange w:id="1676" w:author="Alotaibi, Raed" w:date="2019-07-15T13:58:00Z">
                <w:pPr>
                  <w:jc w:val="center"/>
                </w:pPr>
              </w:pPrChange>
            </w:pPr>
            <w:r w:rsidRPr="00845F40">
              <w:rPr>
                <w:rFonts w:cstheme="minorHAnsi"/>
                <w:sz w:val="18"/>
                <w:szCs w:val="18"/>
              </w:rPr>
              <w:t>48.7</w:t>
            </w:r>
          </w:p>
        </w:tc>
      </w:tr>
      <w:tr w:rsidR="008E07FB" w:rsidRPr="00845F40" w14:paraId="3BCFD691" w14:textId="77777777" w:rsidTr="008E07FB">
        <w:trPr>
          <w:trHeight w:val="246"/>
        </w:trPr>
        <w:tc>
          <w:tcPr>
            <w:tcW w:w="1289" w:type="pct"/>
            <w:noWrap/>
            <w:hideMark/>
          </w:tcPr>
          <w:p w14:paraId="760074A6" w14:textId="77777777" w:rsidR="008E07FB" w:rsidRPr="00845F40" w:rsidRDefault="008E07FB">
            <w:pPr>
              <w:spacing w:line="276" w:lineRule="auto"/>
              <w:rPr>
                <w:rFonts w:cstheme="minorHAnsi"/>
                <w:sz w:val="18"/>
                <w:szCs w:val="18"/>
              </w:rPr>
              <w:pPrChange w:id="1677" w:author="Alotaibi, Raed" w:date="2019-07-15T13:58:00Z">
                <w:pPr/>
              </w:pPrChange>
            </w:pPr>
            <w:r w:rsidRPr="00845F40">
              <w:rPr>
                <w:rFonts w:cstheme="minorHAnsi"/>
                <w:sz w:val="18"/>
                <w:szCs w:val="18"/>
              </w:rPr>
              <w:t>North Carolina</w:t>
            </w:r>
          </w:p>
        </w:tc>
        <w:tc>
          <w:tcPr>
            <w:tcW w:w="619" w:type="pct"/>
            <w:noWrap/>
            <w:hideMark/>
          </w:tcPr>
          <w:p w14:paraId="0A88008A" w14:textId="77777777" w:rsidR="008E07FB" w:rsidRPr="00845F40" w:rsidRDefault="008E07FB">
            <w:pPr>
              <w:spacing w:line="276" w:lineRule="auto"/>
              <w:jc w:val="center"/>
              <w:rPr>
                <w:rFonts w:cstheme="minorHAnsi"/>
                <w:sz w:val="18"/>
                <w:szCs w:val="18"/>
              </w:rPr>
              <w:pPrChange w:id="1678" w:author="Alotaibi, Raed" w:date="2019-07-15T13:58:00Z">
                <w:pPr>
                  <w:jc w:val="center"/>
                </w:pPr>
              </w:pPrChange>
            </w:pPr>
            <w:r w:rsidRPr="00845F40">
              <w:rPr>
                <w:rFonts w:cstheme="minorHAnsi"/>
                <w:sz w:val="18"/>
                <w:szCs w:val="18"/>
              </w:rPr>
              <w:t>11.0</w:t>
            </w:r>
          </w:p>
        </w:tc>
        <w:tc>
          <w:tcPr>
            <w:tcW w:w="619" w:type="pct"/>
            <w:noWrap/>
            <w:hideMark/>
          </w:tcPr>
          <w:p w14:paraId="1E8967E8" w14:textId="77777777" w:rsidR="008E07FB" w:rsidRPr="00845F40" w:rsidRDefault="008E07FB">
            <w:pPr>
              <w:spacing w:line="276" w:lineRule="auto"/>
              <w:jc w:val="center"/>
              <w:rPr>
                <w:rFonts w:cstheme="minorHAnsi"/>
                <w:sz w:val="18"/>
                <w:szCs w:val="18"/>
              </w:rPr>
              <w:pPrChange w:id="1679" w:author="Alotaibi, Raed" w:date="2019-07-15T13:58:00Z">
                <w:pPr>
                  <w:jc w:val="center"/>
                </w:pPr>
              </w:pPrChange>
            </w:pPr>
            <w:r w:rsidRPr="00845F40">
              <w:rPr>
                <w:rFonts w:cstheme="minorHAnsi"/>
                <w:sz w:val="18"/>
                <w:szCs w:val="18"/>
              </w:rPr>
              <w:t>3.2</w:t>
            </w:r>
          </w:p>
        </w:tc>
        <w:tc>
          <w:tcPr>
            <w:tcW w:w="619" w:type="pct"/>
            <w:noWrap/>
            <w:hideMark/>
          </w:tcPr>
          <w:p w14:paraId="1863E47C" w14:textId="77777777" w:rsidR="008E07FB" w:rsidRPr="00845F40" w:rsidRDefault="008E07FB">
            <w:pPr>
              <w:spacing w:line="276" w:lineRule="auto"/>
              <w:jc w:val="center"/>
              <w:rPr>
                <w:rFonts w:cstheme="minorHAnsi"/>
                <w:sz w:val="18"/>
                <w:szCs w:val="18"/>
              </w:rPr>
              <w:pPrChange w:id="1680" w:author="Alotaibi, Raed" w:date="2019-07-15T13:58:00Z">
                <w:pPr>
                  <w:jc w:val="center"/>
                </w:pPr>
              </w:pPrChange>
            </w:pPr>
            <w:r w:rsidRPr="00845F40">
              <w:rPr>
                <w:rFonts w:cstheme="minorHAnsi"/>
                <w:sz w:val="18"/>
                <w:szCs w:val="18"/>
              </w:rPr>
              <w:t>8.0</w:t>
            </w:r>
          </w:p>
        </w:tc>
        <w:tc>
          <w:tcPr>
            <w:tcW w:w="619" w:type="pct"/>
            <w:noWrap/>
            <w:hideMark/>
          </w:tcPr>
          <w:p w14:paraId="4B411B2C" w14:textId="77777777" w:rsidR="008E07FB" w:rsidRPr="00845F40" w:rsidRDefault="008E07FB">
            <w:pPr>
              <w:spacing w:line="276" w:lineRule="auto"/>
              <w:jc w:val="center"/>
              <w:rPr>
                <w:rFonts w:cstheme="minorHAnsi"/>
                <w:sz w:val="18"/>
                <w:szCs w:val="18"/>
              </w:rPr>
              <w:pPrChange w:id="1681" w:author="Alotaibi, Raed" w:date="2019-07-15T13:58:00Z">
                <w:pPr>
                  <w:jc w:val="center"/>
                </w:pPr>
              </w:pPrChange>
            </w:pPr>
            <w:r w:rsidRPr="00845F40">
              <w:rPr>
                <w:rFonts w:cstheme="minorHAnsi"/>
                <w:sz w:val="18"/>
                <w:szCs w:val="18"/>
              </w:rPr>
              <w:t>10.4</w:t>
            </w:r>
          </w:p>
        </w:tc>
        <w:tc>
          <w:tcPr>
            <w:tcW w:w="619" w:type="pct"/>
            <w:noWrap/>
            <w:hideMark/>
          </w:tcPr>
          <w:p w14:paraId="1BBC54AF" w14:textId="77777777" w:rsidR="008E07FB" w:rsidRPr="00845F40" w:rsidRDefault="008E07FB">
            <w:pPr>
              <w:spacing w:line="276" w:lineRule="auto"/>
              <w:jc w:val="center"/>
              <w:rPr>
                <w:rFonts w:cstheme="minorHAnsi"/>
                <w:sz w:val="18"/>
                <w:szCs w:val="18"/>
              </w:rPr>
              <w:pPrChange w:id="1682" w:author="Alotaibi, Raed" w:date="2019-07-15T13:58:00Z">
                <w:pPr>
                  <w:jc w:val="center"/>
                </w:pPr>
              </w:pPrChange>
            </w:pPr>
            <w:r w:rsidRPr="00845F40">
              <w:rPr>
                <w:rFonts w:cstheme="minorHAnsi"/>
                <w:sz w:val="18"/>
                <w:szCs w:val="18"/>
              </w:rPr>
              <w:t>13.5</w:t>
            </w:r>
          </w:p>
        </w:tc>
        <w:tc>
          <w:tcPr>
            <w:tcW w:w="616" w:type="pct"/>
            <w:noWrap/>
            <w:hideMark/>
          </w:tcPr>
          <w:p w14:paraId="23096E0E" w14:textId="77777777" w:rsidR="008E07FB" w:rsidRPr="00845F40" w:rsidRDefault="008E07FB">
            <w:pPr>
              <w:spacing w:line="276" w:lineRule="auto"/>
              <w:jc w:val="center"/>
              <w:rPr>
                <w:rFonts w:cstheme="minorHAnsi"/>
                <w:sz w:val="18"/>
                <w:szCs w:val="18"/>
              </w:rPr>
              <w:pPrChange w:id="1683" w:author="Alotaibi, Raed" w:date="2019-07-15T13:58:00Z">
                <w:pPr>
                  <w:jc w:val="center"/>
                </w:pPr>
              </w:pPrChange>
            </w:pPr>
            <w:r w:rsidRPr="00845F40">
              <w:rPr>
                <w:rFonts w:cstheme="minorHAnsi"/>
                <w:sz w:val="18"/>
                <w:szCs w:val="18"/>
              </w:rPr>
              <w:t>31.1</w:t>
            </w:r>
          </w:p>
        </w:tc>
      </w:tr>
      <w:tr w:rsidR="008E07FB" w:rsidRPr="00845F40" w14:paraId="54D14D02" w14:textId="77777777" w:rsidTr="008E07FB">
        <w:trPr>
          <w:trHeight w:val="246"/>
        </w:trPr>
        <w:tc>
          <w:tcPr>
            <w:tcW w:w="1289" w:type="pct"/>
            <w:noWrap/>
            <w:hideMark/>
          </w:tcPr>
          <w:p w14:paraId="2F675D75" w14:textId="77777777" w:rsidR="008E07FB" w:rsidRPr="00845F40" w:rsidRDefault="008E07FB">
            <w:pPr>
              <w:spacing w:line="276" w:lineRule="auto"/>
              <w:rPr>
                <w:rFonts w:cstheme="minorHAnsi"/>
                <w:sz w:val="18"/>
                <w:szCs w:val="18"/>
              </w:rPr>
              <w:pPrChange w:id="1684" w:author="Alotaibi, Raed" w:date="2019-07-15T13:58:00Z">
                <w:pPr/>
              </w:pPrChange>
            </w:pPr>
            <w:r w:rsidRPr="00845F40">
              <w:rPr>
                <w:rFonts w:cstheme="minorHAnsi"/>
                <w:sz w:val="18"/>
                <w:szCs w:val="18"/>
              </w:rPr>
              <w:t>North Dakota</w:t>
            </w:r>
          </w:p>
        </w:tc>
        <w:tc>
          <w:tcPr>
            <w:tcW w:w="619" w:type="pct"/>
            <w:noWrap/>
            <w:hideMark/>
          </w:tcPr>
          <w:p w14:paraId="2B7910BF" w14:textId="77777777" w:rsidR="008E07FB" w:rsidRPr="00845F40" w:rsidRDefault="008E07FB">
            <w:pPr>
              <w:spacing w:line="276" w:lineRule="auto"/>
              <w:jc w:val="center"/>
              <w:rPr>
                <w:rFonts w:cstheme="minorHAnsi"/>
                <w:sz w:val="18"/>
                <w:szCs w:val="18"/>
              </w:rPr>
              <w:pPrChange w:id="1685" w:author="Alotaibi, Raed" w:date="2019-07-15T13:58:00Z">
                <w:pPr>
                  <w:jc w:val="center"/>
                </w:pPr>
              </w:pPrChange>
            </w:pPr>
            <w:r w:rsidRPr="00845F40">
              <w:rPr>
                <w:rFonts w:cstheme="minorHAnsi"/>
                <w:sz w:val="18"/>
                <w:szCs w:val="18"/>
              </w:rPr>
              <w:t>5.4</w:t>
            </w:r>
          </w:p>
        </w:tc>
        <w:tc>
          <w:tcPr>
            <w:tcW w:w="619" w:type="pct"/>
            <w:noWrap/>
            <w:hideMark/>
          </w:tcPr>
          <w:p w14:paraId="5E842E8D" w14:textId="77777777" w:rsidR="008E07FB" w:rsidRPr="00845F40" w:rsidRDefault="008E07FB">
            <w:pPr>
              <w:spacing w:line="276" w:lineRule="auto"/>
              <w:jc w:val="center"/>
              <w:rPr>
                <w:rFonts w:cstheme="minorHAnsi"/>
                <w:sz w:val="18"/>
                <w:szCs w:val="18"/>
              </w:rPr>
              <w:pPrChange w:id="1686" w:author="Alotaibi, Raed" w:date="2019-07-15T13:58:00Z">
                <w:pPr>
                  <w:jc w:val="center"/>
                </w:pPr>
              </w:pPrChange>
            </w:pPr>
            <w:r w:rsidRPr="00845F40">
              <w:rPr>
                <w:rFonts w:cstheme="minorHAnsi"/>
                <w:sz w:val="18"/>
                <w:szCs w:val="18"/>
              </w:rPr>
              <w:t>2.1</w:t>
            </w:r>
          </w:p>
        </w:tc>
        <w:tc>
          <w:tcPr>
            <w:tcW w:w="619" w:type="pct"/>
            <w:noWrap/>
            <w:hideMark/>
          </w:tcPr>
          <w:p w14:paraId="0FFAB5C9" w14:textId="77777777" w:rsidR="008E07FB" w:rsidRPr="00845F40" w:rsidRDefault="008E07FB">
            <w:pPr>
              <w:spacing w:line="276" w:lineRule="auto"/>
              <w:jc w:val="center"/>
              <w:rPr>
                <w:rFonts w:cstheme="minorHAnsi"/>
                <w:sz w:val="18"/>
                <w:szCs w:val="18"/>
              </w:rPr>
              <w:pPrChange w:id="1687" w:author="Alotaibi, Raed" w:date="2019-07-15T13:58:00Z">
                <w:pPr>
                  <w:jc w:val="center"/>
                </w:pPr>
              </w:pPrChange>
            </w:pPr>
            <w:r w:rsidRPr="00845F40">
              <w:rPr>
                <w:rFonts w:cstheme="minorHAnsi"/>
                <w:sz w:val="18"/>
                <w:szCs w:val="18"/>
              </w:rPr>
              <w:t>3.3</w:t>
            </w:r>
          </w:p>
        </w:tc>
        <w:tc>
          <w:tcPr>
            <w:tcW w:w="619" w:type="pct"/>
            <w:noWrap/>
            <w:hideMark/>
          </w:tcPr>
          <w:p w14:paraId="201C9C57" w14:textId="77777777" w:rsidR="008E07FB" w:rsidRPr="00845F40" w:rsidRDefault="008E07FB">
            <w:pPr>
              <w:spacing w:line="276" w:lineRule="auto"/>
              <w:jc w:val="center"/>
              <w:rPr>
                <w:rFonts w:cstheme="minorHAnsi"/>
                <w:sz w:val="18"/>
                <w:szCs w:val="18"/>
              </w:rPr>
              <w:pPrChange w:id="1688" w:author="Alotaibi, Raed" w:date="2019-07-15T13:58:00Z">
                <w:pPr>
                  <w:jc w:val="center"/>
                </w:pPr>
              </w:pPrChange>
            </w:pPr>
            <w:r w:rsidRPr="00845F40">
              <w:rPr>
                <w:rFonts w:cstheme="minorHAnsi"/>
                <w:sz w:val="18"/>
                <w:szCs w:val="18"/>
              </w:rPr>
              <w:t>4.0</w:t>
            </w:r>
          </w:p>
        </w:tc>
        <w:tc>
          <w:tcPr>
            <w:tcW w:w="619" w:type="pct"/>
            <w:noWrap/>
            <w:hideMark/>
          </w:tcPr>
          <w:p w14:paraId="04A6718D" w14:textId="77777777" w:rsidR="008E07FB" w:rsidRPr="00845F40" w:rsidRDefault="008E07FB">
            <w:pPr>
              <w:spacing w:line="276" w:lineRule="auto"/>
              <w:jc w:val="center"/>
              <w:rPr>
                <w:rFonts w:cstheme="minorHAnsi"/>
                <w:sz w:val="18"/>
                <w:szCs w:val="18"/>
              </w:rPr>
              <w:pPrChange w:id="1689" w:author="Alotaibi, Raed" w:date="2019-07-15T13:58:00Z">
                <w:pPr>
                  <w:jc w:val="center"/>
                </w:pPr>
              </w:pPrChange>
            </w:pPr>
            <w:r w:rsidRPr="00845F40">
              <w:rPr>
                <w:rFonts w:cstheme="minorHAnsi"/>
                <w:sz w:val="18"/>
                <w:szCs w:val="18"/>
              </w:rPr>
              <w:t>6.9</w:t>
            </w:r>
          </w:p>
        </w:tc>
        <w:tc>
          <w:tcPr>
            <w:tcW w:w="616" w:type="pct"/>
            <w:noWrap/>
            <w:hideMark/>
          </w:tcPr>
          <w:p w14:paraId="005EEDB1" w14:textId="77777777" w:rsidR="008E07FB" w:rsidRPr="00845F40" w:rsidRDefault="008E07FB">
            <w:pPr>
              <w:spacing w:line="276" w:lineRule="auto"/>
              <w:jc w:val="center"/>
              <w:rPr>
                <w:rFonts w:cstheme="minorHAnsi"/>
                <w:sz w:val="18"/>
                <w:szCs w:val="18"/>
              </w:rPr>
              <w:pPrChange w:id="1690" w:author="Alotaibi, Raed" w:date="2019-07-15T13:58:00Z">
                <w:pPr>
                  <w:jc w:val="center"/>
                </w:pPr>
              </w:pPrChange>
            </w:pPr>
            <w:r w:rsidRPr="00845F40">
              <w:rPr>
                <w:rFonts w:cstheme="minorHAnsi"/>
                <w:sz w:val="18"/>
                <w:szCs w:val="18"/>
              </w:rPr>
              <w:t>17.6</w:t>
            </w:r>
          </w:p>
        </w:tc>
      </w:tr>
      <w:tr w:rsidR="008E07FB" w:rsidRPr="00845F40" w14:paraId="45F6922B" w14:textId="77777777" w:rsidTr="008E07FB">
        <w:trPr>
          <w:trHeight w:val="246"/>
        </w:trPr>
        <w:tc>
          <w:tcPr>
            <w:tcW w:w="1289" w:type="pct"/>
            <w:noWrap/>
            <w:hideMark/>
          </w:tcPr>
          <w:p w14:paraId="7C8417EC" w14:textId="77777777" w:rsidR="008E07FB" w:rsidRPr="00845F40" w:rsidRDefault="008E07FB">
            <w:pPr>
              <w:spacing w:line="276" w:lineRule="auto"/>
              <w:rPr>
                <w:rFonts w:cstheme="minorHAnsi"/>
                <w:sz w:val="18"/>
                <w:szCs w:val="18"/>
              </w:rPr>
              <w:pPrChange w:id="1691" w:author="Alotaibi, Raed" w:date="2019-07-15T13:58:00Z">
                <w:pPr/>
              </w:pPrChange>
            </w:pPr>
            <w:r w:rsidRPr="00845F40">
              <w:rPr>
                <w:rFonts w:cstheme="minorHAnsi"/>
                <w:sz w:val="18"/>
                <w:szCs w:val="18"/>
              </w:rPr>
              <w:t>Ohio</w:t>
            </w:r>
          </w:p>
        </w:tc>
        <w:tc>
          <w:tcPr>
            <w:tcW w:w="619" w:type="pct"/>
            <w:noWrap/>
            <w:hideMark/>
          </w:tcPr>
          <w:p w14:paraId="7296AAEC" w14:textId="77777777" w:rsidR="008E07FB" w:rsidRPr="00845F40" w:rsidRDefault="008E07FB">
            <w:pPr>
              <w:spacing w:line="276" w:lineRule="auto"/>
              <w:jc w:val="center"/>
              <w:rPr>
                <w:rFonts w:cstheme="minorHAnsi"/>
                <w:sz w:val="18"/>
                <w:szCs w:val="18"/>
              </w:rPr>
              <w:pPrChange w:id="1692" w:author="Alotaibi, Raed" w:date="2019-07-15T13:58:00Z">
                <w:pPr>
                  <w:jc w:val="center"/>
                </w:pPr>
              </w:pPrChange>
            </w:pPr>
            <w:r w:rsidRPr="00845F40">
              <w:rPr>
                <w:rFonts w:cstheme="minorHAnsi"/>
                <w:sz w:val="18"/>
                <w:szCs w:val="18"/>
              </w:rPr>
              <w:t>14.3</w:t>
            </w:r>
          </w:p>
        </w:tc>
        <w:tc>
          <w:tcPr>
            <w:tcW w:w="619" w:type="pct"/>
            <w:noWrap/>
            <w:hideMark/>
          </w:tcPr>
          <w:p w14:paraId="1928190C" w14:textId="77777777" w:rsidR="008E07FB" w:rsidRPr="00845F40" w:rsidRDefault="008E07FB">
            <w:pPr>
              <w:spacing w:line="276" w:lineRule="auto"/>
              <w:jc w:val="center"/>
              <w:rPr>
                <w:rFonts w:cstheme="minorHAnsi"/>
                <w:sz w:val="18"/>
                <w:szCs w:val="18"/>
              </w:rPr>
              <w:pPrChange w:id="1693" w:author="Alotaibi, Raed" w:date="2019-07-15T13:58:00Z">
                <w:pPr>
                  <w:jc w:val="center"/>
                </w:pPr>
              </w:pPrChange>
            </w:pPr>
            <w:r w:rsidRPr="00845F40">
              <w:rPr>
                <w:rFonts w:cstheme="minorHAnsi"/>
                <w:sz w:val="18"/>
                <w:szCs w:val="18"/>
              </w:rPr>
              <w:t>7.5</w:t>
            </w:r>
          </w:p>
        </w:tc>
        <w:tc>
          <w:tcPr>
            <w:tcW w:w="619" w:type="pct"/>
            <w:noWrap/>
            <w:hideMark/>
          </w:tcPr>
          <w:p w14:paraId="325597D5" w14:textId="77777777" w:rsidR="008E07FB" w:rsidRPr="00845F40" w:rsidRDefault="008E07FB">
            <w:pPr>
              <w:spacing w:line="276" w:lineRule="auto"/>
              <w:jc w:val="center"/>
              <w:rPr>
                <w:rFonts w:cstheme="minorHAnsi"/>
                <w:sz w:val="18"/>
                <w:szCs w:val="18"/>
              </w:rPr>
              <w:pPrChange w:id="1694" w:author="Alotaibi, Raed" w:date="2019-07-15T13:58:00Z">
                <w:pPr>
                  <w:jc w:val="center"/>
                </w:pPr>
              </w:pPrChange>
            </w:pPr>
            <w:r w:rsidRPr="00845F40">
              <w:rPr>
                <w:rFonts w:cstheme="minorHAnsi"/>
                <w:sz w:val="18"/>
                <w:szCs w:val="18"/>
              </w:rPr>
              <w:t>10.7</w:t>
            </w:r>
          </w:p>
        </w:tc>
        <w:tc>
          <w:tcPr>
            <w:tcW w:w="619" w:type="pct"/>
            <w:noWrap/>
            <w:hideMark/>
          </w:tcPr>
          <w:p w14:paraId="18AEA23E" w14:textId="77777777" w:rsidR="008E07FB" w:rsidRPr="00845F40" w:rsidRDefault="008E07FB">
            <w:pPr>
              <w:spacing w:line="276" w:lineRule="auto"/>
              <w:jc w:val="center"/>
              <w:rPr>
                <w:rFonts w:cstheme="minorHAnsi"/>
                <w:sz w:val="18"/>
                <w:szCs w:val="18"/>
              </w:rPr>
              <w:pPrChange w:id="1695" w:author="Alotaibi, Raed" w:date="2019-07-15T13:58:00Z">
                <w:pPr>
                  <w:jc w:val="center"/>
                </w:pPr>
              </w:pPrChange>
            </w:pPr>
            <w:r w:rsidRPr="00845F40">
              <w:rPr>
                <w:rFonts w:cstheme="minorHAnsi"/>
                <w:sz w:val="18"/>
                <w:szCs w:val="18"/>
              </w:rPr>
              <w:t>13.6</w:t>
            </w:r>
          </w:p>
        </w:tc>
        <w:tc>
          <w:tcPr>
            <w:tcW w:w="619" w:type="pct"/>
            <w:noWrap/>
            <w:hideMark/>
          </w:tcPr>
          <w:p w14:paraId="7E92F285" w14:textId="77777777" w:rsidR="008E07FB" w:rsidRPr="00845F40" w:rsidRDefault="008E07FB">
            <w:pPr>
              <w:spacing w:line="276" w:lineRule="auto"/>
              <w:jc w:val="center"/>
              <w:rPr>
                <w:rFonts w:cstheme="minorHAnsi"/>
                <w:sz w:val="18"/>
                <w:szCs w:val="18"/>
              </w:rPr>
              <w:pPrChange w:id="1696" w:author="Alotaibi, Raed" w:date="2019-07-15T13:58:00Z">
                <w:pPr>
                  <w:jc w:val="center"/>
                </w:pPr>
              </w:pPrChange>
            </w:pPr>
            <w:r w:rsidRPr="00845F40">
              <w:rPr>
                <w:rFonts w:cstheme="minorHAnsi"/>
                <w:sz w:val="18"/>
                <w:szCs w:val="18"/>
              </w:rPr>
              <w:t>17.3</w:t>
            </w:r>
          </w:p>
        </w:tc>
        <w:tc>
          <w:tcPr>
            <w:tcW w:w="616" w:type="pct"/>
            <w:noWrap/>
            <w:hideMark/>
          </w:tcPr>
          <w:p w14:paraId="666EDBE3" w14:textId="77777777" w:rsidR="008E07FB" w:rsidRPr="00845F40" w:rsidRDefault="008E07FB">
            <w:pPr>
              <w:spacing w:line="276" w:lineRule="auto"/>
              <w:jc w:val="center"/>
              <w:rPr>
                <w:rFonts w:cstheme="minorHAnsi"/>
                <w:sz w:val="18"/>
                <w:szCs w:val="18"/>
              </w:rPr>
              <w:pPrChange w:id="1697" w:author="Alotaibi, Raed" w:date="2019-07-15T13:58:00Z">
                <w:pPr>
                  <w:jc w:val="center"/>
                </w:pPr>
              </w:pPrChange>
            </w:pPr>
            <w:r w:rsidRPr="00845F40">
              <w:rPr>
                <w:rFonts w:cstheme="minorHAnsi"/>
                <w:sz w:val="18"/>
                <w:szCs w:val="18"/>
              </w:rPr>
              <w:t>35.2</w:t>
            </w:r>
          </w:p>
        </w:tc>
      </w:tr>
      <w:tr w:rsidR="008E07FB" w:rsidRPr="00845F40" w14:paraId="1EE6F703" w14:textId="77777777" w:rsidTr="008E07FB">
        <w:trPr>
          <w:trHeight w:val="246"/>
        </w:trPr>
        <w:tc>
          <w:tcPr>
            <w:tcW w:w="1289" w:type="pct"/>
            <w:noWrap/>
            <w:hideMark/>
          </w:tcPr>
          <w:p w14:paraId="1F525B62" w14:textId="77777777" w:rsidR="008E07FB" w:rsidRPr="00845F40" w:rsidRDefault="008E07FB">
            <w:pPr>
              <w:spacing w:line="276" w:lineRule="auto"/>
              <w:rPr>
                <w:rFonts w:cstheme="minorHAnsi"/>
                <w:sz w:val="18"/>
                <w:szCs w:val="18"/>
              </w:rPr>
              <w:pPrChange w:id="1698" w:author="Alotaibi, Raed" w:date="2019-07-15T13:58:00Z">
                <w:pPr/>
              </w:pPrChange>
            </w:pPr>
            <w:r w:rsidRPr="00845F40">
              <w:rPr>
                <w:rFonts w:cstheme="minorHAnsi"/>
                <w:sz w:val="18"/>
                <w:szCs w:val="18"/>
              </w:rPr>
              <w:t>Oklahoma</w:t>
            </w:r>
          </w:p>
        </w:tc>
        <w:tc>
          <w:tcPr>
            <w:tcW w:w="619" w:type="pct"/>
            <w:noWrap/>
            <w:hideMark/>
          </w:tcPr>
          <w:p w14:paraId="35887753" w14:textId="77777777" w:rsidR="008E07FB" w:rsidRPr="00845F40" w:rsidRDefault="008E07FB">
            <w:pPr>
              <w:spacing w:line="276" w:lineRule="auto"/>
              <w:jc w:val="center"/>
              <w:rPr>
                <w:rFonts w:cstheme="minorHAnsi"/>
                <w:sz w:val="18"/>
                <w:szCs w:val="18"/>
              </w:rPr>
              <w:pPrChange w:id="1699" w:author="Alotaibi, Raed" w:date="2019-07-15T13:58:00Z">
                <w:pPr>
                  <w:jc w:val="center"/>
                </w:pPr>
              </w:pPrChange>
            </w:pPr>
            <w:r w:rsidRPr="00845F40">
              <w:rPr>
                <w:rFonts w:cstheme="minorHAnsi"/>
                <w:sz w:val="18"/>
                <w:szCs w:val="18"/>
              </w:rPr>
              <w:t>10.4</w:t>
            </w:r>
          </w:p>
        </w:tc>
        <w:tc>
          <w:tcPr>
            <w:tcW w:w="619" w:type="pct"/>
            <w:noWrap/>
            <w:hideMark/>
          </w:tcPr>
          <w:p w14:paraId="4F5671E2" w14:textId="77777777" w:rsidR="008E07FB" w:rsidRPr="00845F40" w:rsidRDefault="008E07FB">
            <w:pPr>
              <w:spacing w:line="276" w:lineRule="auto"/>
              <w:jc w:val="center"/>
              <w:rPr>
                <w:rFonts w:cstheme="minorHAnsi"/>
                <w:sz w:val="18"/>
                <w:szCs w:val="18"/>
              </w:rPr>
              <w:pPrChange w:id="1700" w:author="Alotaibi, Raed" w:date="2019-07-15T13:58:00Z">
                <w:pPr>
                  <w:jc w:val="center"/>
                </w:pPr>
              </w:pPrChange>
            </w:pPr>
            <w:r w:rsidRPr="00845F40">
              <w:rPr>
                <w:rFonts w:cstheme="minorHAnsi"/>
                <w:sz w:val="18"/>
                <w:szCs w:val="18"/>
              </w:rPr>
              <w:t>4.1</w:t>
            </w:r>
          </w:p>
        </w:tc>
        <w:tc>
          <w:tcPr>
            <w:tcW w:w="619" w:type="pct"/>
            <w:noWrap/>
            <w:hideMark/>
          </w:tcPr>
          <w:p w14:paraId="425BD6EC" w14:textId="77777777" w:rsidR="008E07FB" w:rsidRPr="00845F40" w:rsidRDefault="008E07FB">
            <w:pPr>
              <w:spacing w:line="276" w:lineRule="auto"/>
              <w:jc w:val="center"/>
              <w:rPr>
                <w:rFonts w:cstheme="minorHAnsi"/>
                <w:sz w:val="18"/>
                <w:szCs w:val="18"/>
              </w:rPr>
              <w:pPrChange w:id="1701" w:author="Alotaibi, Raed" w:date="2019-07-15T13:58:00Z">
                <w:pPr>
                  <w:jc w:val="center"/>
                </w:pPr>
              </w:pPrChange>
            </w:pPr>
            <w:r w:rsidRPr="00845F40">
              <w:rPr>
                <w:rFonts w:cstheme="minorHAnsi"/>
                <w:sz w:val="18"/>
                <w:szCs w:val="18"/>
              </w:rPr>
              <w:t>7.0</w:t>
            </w:r>
          </w:p>
        </w:tc>
        <w:tc>
          <w:tcPr>
            <w:tcW w:w="619" w:type="pct"/>
            <w:noWrap/>
            <w:hideMark/>
          </w:tcPr>
          <w:p w14:paraId="5851042F" w14:textId="77777777" w:rsidR="008E07FB" w:rsidRPr="00845F40" w:rsidRDefault="008E07FB">
            <w:pPr>
              <w:spacing w:line="276" w:lineRule="auto"/>
              <w:jc w:val="center"/>
              <w:rPr>
                <w:rFonts w:cstheme="minorHAnsi"/>
                <w:sz w:val="18"/>
                <w:szCs w:val="18"/>
              </w:rPr>
              <w:pPrChange w:id="1702" w:author="Alotaibi, Raed" w:date="2019-07-15T13:58:00Z">
                <w:pPr>
                  <w:jc w:val="center"/>
                </w:pPr>
              </w:pPrChange>
            </w:pPr>
            <w:r w:rsidRPr="00845F40">
              <w:rPr>
                <w:rFonts w:cstheme="minorHAnsi"/>
                <w:sz w:val="18"/>
                <w:szCs w:val="18"/>
              </w:rPr>
              <w:t>9.5</w:t>
            </w:r>
          </w:p>
        </w:tc>
        <w:tc>
          <w:tcPr>
            <w:tcW w:w="619" w:type="pct"/>
            <w:noWrap/>
            <w:hideMark/>
          </w:tcPr>
          <w:p w14:paraId="371A60DB" w14:textId="77777777" w:rsidR="008E07FB" w:rsidRPr="00845F40" w:rsidRDefault="008E07FB">
            <w:pPr>
              <w:spacing w:line="276" w:lineRule="auto"/>
              <w:jc w:val="center"/>
              <w:rPr>
                <w:rFonts w:cstheme="minorHAnsi"/>
                <w:sz w:val="18"/>
                <w:szCs w:val="18"/>
              </w:rPr>
              <w:pPrChange w:id="1703" w:author="Alotaibi, Raed" w:date="2019-07-15T13:58:00Z">
                <w:pPr>
                  <w:jc w:val="center"/>
                </w:pPr>
              </w:pPrChange>
            </w:pPr>
            <w:r w:rsidRPr="00845F40">
              <w:rPr>
                <w:rFonts w:cstheme="minorHAnsi"/>
                <w:sz w:val="18"/>
                <w:szCs w:val="18"/>
              </w:rPr>
              <w:t>13.1</w:t>
            </w:r>
          </w:p>
        </w:tc>
        <w:tc>
          <w:tcPr>
            <w:tcW w:w="616" w:type="pct"/>
            <w:noWrap/>
            <w:hideMark/>
          </w:tcPr>
          <w:p w14:paraId="0A028CFA" w14:textId="77777777" w:rsidR="008E07FB" w:rsidRPr="00845F40" w:rsidRDefault="008E07FB">
            <w:pPr>
              <w:spacing w:line="276" w:lineRule="auto"/>
              <w:jc w:val="center"/>
              <w:rPr>
                <w:rFonts w:cstheme="minorHAnsi"/>
                <w:sz w:val="18"/>
                <w:szCs w:val="18"/>
              </w:rPr>
              <w:pPrChange w:id="1704" w:author="Alotaibi, Raed" w:date="2019-07-15T13:58:00Z">
                <w:pPr>
                  <w:jc w:val="center"/>
                </w:pPr>
              </w:pPrChange>
            </w:pPr>
            <w:r w:rsidRPr="00845F40">
              <w:rPr>
                <w:rFonts w:cstheme="minorHAnsi"/>
                <w:sz w:val="18"/>
                <w:szCs w:val="18"/>
              </w:rPr>
              <w:t>28.5</w:t>
            </w:r>
          </w:p>
        </w:tc>
      </w:tr>
      <w:tr w:rsidR="008E07FB" w:rsidRPr="00845F40" w14:paraId="450ABB77" w14:textId="77777777" w:rsidTr="008E07FB">
        <w:trPr>
          <w:trHeight w:val="246"/>
        </w:trPr>
        <w:tc>
          <w:tcPr>
            <w:tcW w:w="1289" w:type="pct"/>
            <w:noWrap/>
            <w:hideMark/>
          </w:tcPr>
          <w:p w14:paraId="1D9EFDAB" w14:textId="77777777" w:rsidR="008E07FB" w:rsidRPr="00845F40" w:rsidRDefault="008E07FB">
            <w:pPr>
              <w:spacing w:line="276" w:lineRule="auto"/>
              <w:rPr>
                <w:rFonts w:cstheme="minorHAnsi"/>
                <w:sz w:val="18"/>
                <w:szCs w:val="18"/>
              </w:rPr>
              <w:pPrChange w:id="1705" w:author="Alotaibi, Raed" w:date="2019-07-15T13:58:00Z">
                <w:pPr/>
              </w:pPrChange>
            </w:pPr>
            <w:r w:rsidRPr="00845F40">
              <w:rPr>
                <w:rFonts w:cstheme="minorHAnsi"/>
                <w:sz w:val="18"/>
                <w:szCs w:val="18"/>
              </w:rPr>
              <w:t>Oregon</w:t>
            </w:r>
          </w:p>
        </w:tc>
        <w:tc>
          <w:tcPr>
            <w:tcW w:w="619" w:type="pct"/>
            <w:noWrap/>
            <w:hideMark/>
          </w:tcPr>
          <w:p w14:paraId="777638D9" w14:textId="77777777" w:rsidR="008E07FB" w:rsidRPr="00845F40" w:rsidRDefault="008E07FB">
            <w:pPr>
              <w:spacing w:line="276" w:lineRule="auto"/>
              <w:jc w:val="center"/>
              <w:rPr>
                <w:rFonts w:cstheme="minorHAnsi"/>
                <w:sz w:val="18"/>
                <w:szCs w:val="18"/>
              </w:rPr>
              <w:pPrChange w:id="1706" w:author="Alotaibi, Raed" w:date="2019-07-15T13:58:00Z">
                <w:pPr>
                  <w:jc w:val="center"/>
                </w:pPr>
              </w:pPrChange>
            </w:pPr>
            <w:r w:rsidRPr="00845F40">
              <w:rPr>
                <w:rFonts w:cstheme="minorHAnsi"/>
                <w:sz w:val="18"/>
                <w:szCs w:val="18"/>
              </w:rPr>
              <w:t>11.1</w:t>
            </w:r>
          </w:p>
        </w:tc>
        <w:tc>
          <w:tcPr>
            <w:tcW w:w="619" w:type="pct"/>
            <w:noWrap/>
            <w:hideMark/>
          </w:tcPr>
          <w:p w14:paraId="0D6FD1B9" w14:textId="77777777" w:rsidR="008E07FB" w:rsidRPr="00845F40" w:rsidRDefault="008E07FB">
            <w:pPr>
              <w:spacing w:line="276" w:lineRule="auto"/>
              <w:jc w:val="center"/>
              <w:rPr>
                <w:rFonts w:cstheme="minorHAnsi"/>
                <w:sz w:val="18"/>
                <w:szCs w:val="18"/>
              </w:rPr>
              <w:pPrChange w:id="1707" w:author="Alotaibi, Raed" w:date="2019-07-15T13:58:00Z">
                <w:pPr>
                  <w:jc w:val="center"/>
                </w:pPr>
              </w:pPrChange>
            </w:pPr>
            <w:r w:rsidRPr="00845F40">
              <w:rPr>
                <w:rFonts w:cstheme="minorHAnsi"/>
                <w:sz w:val="18"/>
                <w:szCs w:val="18"/>
              </w:rPr>
              <w:t>1.5</w:t>
            </w:r>
          </w:p>
        </w:tc>
        <w:tc>
          <w:tcPr>
            <w:tcW w:w="619" w:type="pct"/>
            <w:noWrap/>
            <w:hideMark/>
          </w:tcPr>
          <w:p w14:paraId="15CD6779" w14:textId="77777777" w:rsidR="008E07FB" w:rsidRPr="00845F40" w:rsidRDefault="008E07FB">
            <w:pPr>
              <w:spacing w:line="276" w:lineRule="auto"/>
              <w:jc w:val="center"/>
              <w:rPr>
                <w:rFonts w:cstheme="minorHAnsi"/>
                <w:sz w:val="18"/>
                <w:szCs w:val="18"/>
              </w:rPr>
              <w:pPrChange w:id="1708" w:author="Alotaibi, Raed" w:date="2019-07-15T13:58:00Z">
                <w:pPr>
                  <w:jc w:val="center"/>
                </w:pPr>
              </w:pPrChange>
            </w:pPr>
            <w:r w:rsidRPr="00845F40">
              <w:rPr>
                <w:rFonts w:cstheme="minorHAnsi"/>
                <w:sz w:val="18"/>
                <w:szCs w:val="18"/>
              </w:rPr>
              <w:t>7.0</w:t>
            </w:r>
          </w:p>
        </w:tc>
        <w:tc>
          <w:tcPr>
            <w:tcW w:w="619" w:type="pct"/>
            <w:noWrap/>
            <w:hideMark/>
          </w:tcPr>
          <w:p w14:paraId="04074874" w14:textId="77777777" w:rsidR="008E07FB" w:rsidRPr="00845F40" w:rsidRDefault="008E07FB">
            <w:pPr>
              <w:spacing w:line="276" w:lineRule="auto"/>
              <w:jc w:val="center"/>
              <w:rPr>
                <w:rFonts w:cstheme="minorHAnsi"/>
                <w:sz w:val="18"/>
                <w:szCs w:val="18"/>
              </w:rPr>
              <w:pPrChange w:id="1709" w:author="Alotaibi, Raed" w:date="2019-07-15T13:58:00Z">
                <w:pPr>
                  <w:jc w:val="center"/>
                </w:pPr>
              </w:pPrChange>
            </w:pPr>
            <w:r w:rsidRPr="00845F40">
              <w:rPr>
                <w:rFonts w:cstheme="minorHAnsi"/>
                <w:sz w:val="18"/>
                <w:szCs w:val="18"/>
              </w:rPr>
              <w:t>10.1</w:t>
            </w:r>
          </w:p>
        </w:tc>
        <w:tc>
          <w:tcPr>
            <w:tcW w:w="619" w:type="pct"/>
            <w:noWrap/>
            <w:hideMark/>
          </w:tcPr>
          <w:p w14:paraId="26734629" w14:textId="77777777" w:rsidR="008E07FB" w:rsidRPr="00845F40" w:rsidRDefault="008E07FB">
            <w:pPr>
              <w:spacing w:line="276" w:lineRule="auto"/>
              <w:jc w:val="center"/>
              <w:rPr>
                <w:rFonts w:cstheme="minorHAnsi"/>
                <w:sz w:val="18"/>
                <w:szCs w:val="18"/>
              </w:rPr>
              <w:pPrChange w:id="1710" w:author="Alotaibi, Raed" w:date="2019-07-15T13:58:00Z">
                <w:pPr>
                  <w:jc w:val="center"/>
                </w:pPr>
              </w:pPrChange>
            </w:pPr>
            <w:r w:rsidRPr="00845F40">
              <w:rPr>
                <w:rFonts w:cstheme="minorHAnsi"/>
                <w:sz w:val="18"/>
                <w:szCs w:val="18"/>
              </w:rPr>
              <w:t>14.3</w:t>
            </w:r>
          </w:p>
        </w:tc>
        <w:tc>
          <w:tcPr>
            <w:tcW w:w="616" w:type="pct"/>
            <w:noWrap/>
            <w:hideMark/>
          </w:tcPr>
          <w:p w14:paraId="2F575954" w14:textId="77777777" w:rsidR="008E07FB" w:rsidRPr="00845F40" w:rsidRDefault="008E07FB">
            <w:pPr>
              <w:spacing w:line="276" w:lineRule="auto"/>
              <w:jc w:val="center"/>
              <w:rPr>
                <w:rFonts w:cstheme="minorHAnsi"/>
                <w:sz w:val="18"/>
                <w:szCs w:val="18"/>
              </w:rPr>
              <w:pPrChange w:id="1711" w:author="Alotaibi, Raed" w:date="2019-07-15T13:58:00Z">
                <w:pPr>
                  <w:jc w:val="center"/>
                </w:pPr>
              </w:pPrChange>
            </w:pPr>
            <w:r w:rsidRPr="00845F40">
              <w:rPr>
                <w:rFonts w:cstheme="minorHAnsi"/>
                <w:sz w:val="18"/>
                <w:szCs w:val="18"/>
              </w:rPr>
              <w:t>31.0</w:t>
            </w:r>
          </w:p>
        </w:tc>
      </w:tr>
      <w:tr w:rsidR="008E07FB" w:rsidRPr="00845F40" w14:paraId="02122D58" w14:textId="77777777" w:rsidTr="008E07FB">
        <w:trPr>
          <w:trHeight w:val="246"/>
        </w:trPr>
        <w:tc>
          <w:tcPr>
            <w:tcW w:w="1289" w:type="pct"/>
            <w:noWrap/>
            <w:hideMark/>
          </w:tcPr>
          <w:p w14:paraId="47C696CD" w14:textId="77777777" w:rsidR="008E07FB" w:rsidRPr="00845F40" w:rsidRDefault="008E07FB">
            <w:pPr>
              <w:spacing w:line="276" w:lineRule="auto"/>
              <w:rPr>
                <w:rFonts w:cstheme="minorHAnsi"/>
                <w:sz w:val="18"/>
                <w:szCs w:val="18"/>
              </w:rPr>
              <w:pPrChange w:id="1712" w:author="Alotaibi, Raed" w:date="2019-07-15T13:58:00Z">
                <w:pPr/>
              </w:pPrChange>
            </w:pPr>
            <w:r w:rsidRPr="00845F40">
              <w:rPr>
                <w:rFonts w:cstheme="minorHAnsi"/>
                <w:sz w:val="18"/>
                <w:szCs w:val="18"/>
              </w:rPr>
              <w:t>Pennsylvania</w:t>
            </w:r>
          </w:p>
        </w:tc>
        <w:tc>
          <w:tcPr>
            <w:tcW w:w="619" w:type="pct"/>
            <w:noWrap/>
            <w:hideMark/>
          </w:tcPr>
          <w:p w14:paraId="289416C2" w14:textId="77777777" w:rsidR="008E07FB" w:rsidRPr="00845F40" w:rsidRDefault="008E07FB">
            <w:pPr>
              <w:spacing w:line="276" w:lineRule="auto"/>
              <w:jc w:val="center"/>
              <w:rPr>
                <w:rFonts w:cstheme="minorHAnsi"/>
                <w:sz w:val="18"/>
                <w:szCs w:val="18"/>
              </w:rPr>
              <w:pPrChange w:id="1713" w:author="Alotaibi, Raed" w:date="2019-07-15T13:58:00Z">
                <w:pPr>
                  <w:jc w:val="center"/>
                </w:pPr>
              </w:pPrChange>
            </w:pPr>
            <w:r w:rsidRPr="00845F40">
              <w:rPr>
                <w:rFonts w:cstheme="minorHAnsi"/>
                <w:sz w:val="18"/>
                <w:szCs w:val="18"/>
              </w:rPr>
              <w:t>16.6</w:t>
            </w:r>
          </w:p>
        </w:tc>
        <w:tc>
          <w:tcPr>
            <w:tcW w:w="619" w:type="pct"/>
            <w:noWrap/>
            <w:hideMark/>
          </w:tcPr>
          <w:p w14:paraId="5439D39D" w14:textId="77777777" w:rsidR="008E07FB" w:rsidRPr="00845F40" w:rsidRDefault="008E07FB">
            <w:pPr>
              <w:spacing w:line="276" w:lineRule="auto"/>
              <w:jc w:val="center"/>
              <w:rPr>
                <w:rFonts w:cstheme="minorHAnsi"/>
                <w:sz w:val="18"/>
                <w:szCs w:val="18"/>
              </w:rPr>
              <w:pPrChange w:id="1714" w:author="Alotaibi, Raed" w:date="2019-07-15T13:58:00Z">
                <w:pPr>
                  <w:jc w:val="center"/>
                </w:pPr>
              </w:pPrChange>
            </w:pPr>
            <w:r w:rsidRPr="00845F40">
              <w:rPr>
                <w:rFonts w:cstheme="minorHAnsi"/>
                <w:sz w:val="18"/>
                <w:szCs w:val="18"/>
              </w:rPr>
              <w:t>6.4</w:t>
            </w:r>
          </w:p>
        </w:tc>
        <w:tc>
          <w:tcPr>
            <w:tcW w:w="619" w:type="pct"/>
            <w:noWrap/>
            <w:hideMark/>
          </w:tcPr>
          <w:p w14:paraId="4977FE48" w14:textId="77777777" w:rsidR="008E07FB" w:rsidRPr="00845F40" w:rsidRDefault="008E07FB">
            <w:pPr>
              <w:spacing w:line="276" w:lineRule="auto"/>
              <w:jc w:val="center"/>
              <w:rPr>
                <w:rFonts w:cstheme="minorHAnsi"/>
                <w:sz w:val="18"/>
                <w:szCs w:val="18"/>
              </w:rPr>
              <w:pPrChange w:id="1715" w:author="Alotaibi, Raed" w:date="2019-07-15T13:58:00Z">
                <w:pPr>
                  <w:jc w:val="center"/>
                </w:pPr>
              </w:pPrChange>
            </w:pPr>
            <w:r w:rsidRPr="00845F40">
              <w:rPr>
                <w:rFonts w:cstheme="minorHAnsi"/>
                <w:sz w:val="18"/>
                <w:szCs w:val="18"/>
              </w:rPr>
              <w:t>12.2</w:t>
            </w:r>
          </w:p>
        </w:tc>
        <w:tc>
          <w:tcPr>
            <w:tcW w:w="619" w:type="pct"/>
            <w:noWrap/>
            <w:hideMark/>
          </w:tcPr>
          <w:p w14:paraId="1B62FE9A" w14:textId="77777777" w:rsidR="008E07FB" w:rsidRPr="00845F40" w:rsidRDefault="008E07FB">
            <w:pPr>
              <w:spacing w:line="276" w:lineRule="auto"/>
              <w:jc w:val="center"/>
              <w:rPr>
                <w:rFonts w:cstheme="minorHAnsi"/>
                <w:sz w:val="18"/>
                <w:szCs w:val="18"/>
              </w:rPr>
              <w:pPrChange w:id="1716" w:author="Alotaibi, Raed" w:date="2019-07-15T13:58:00Z">
                <w:pPr>
                  <w:jc w:val="center"/>
                </w:pPr>
              </w:pPrChange>
            </w:pPr>
            <w:r w:rsidRPr="00845F40">
              <w:rPr>
                <w:rFonts w:cstheme="minorHAnsi"/>
                <w:sz w:val="18"/>
                <w:szCs w:val="18"/>
              </w:rPr>
              <w:t>15.5</w:t>
            </w:r>
          </w:p>
        </w:tc>
        <w:tc>
          <w:tcPr>
            <w:tcW w:w="619" w:type="pct"/>
            <w:noWrap/>
            <w:hideMark/>
          </w:tcPr>
          <w:p w14:paraId="3FCE29BF" w14:textId="77777777" w:rsidR="008E07FB" w:rsidRPr="00845F40" w:rsidRDefault="008E07FB">
            <w:pPr>
              <w:spacing w:line="276" w:lineRule="auto"/>
              <w:jc w:val="center"/>
              <w:rPr>
                <w:rFonts w:cstheme="minorHAnsi"/>
                <w:sz w:val="18"/>
                <w:szCs w:val="18"/>
              </w:rPr>
              <w:pPrChange w:id="1717" w:author="Alotaibi, Raed" w:date="2019-07-15T13:58:00Z">
                <w:pPr>
                  <w:jc w:val="center"/>
                </w:pPr>
              </w:pPrChange>
            </w:pPr>
            <w:r w:rsidRPr="00845F40">
              <w:rPr>
                <w:rFonts w:cstheme="minorHAnsi"/>
                <w:sz w:val="18"/>
                <w:szCs w:val="18"/>
              </w:rPr>
              <w:t>20.1</w:t>
            </w:r>
          </w:p>
        </w:tc>
        <w:tc>
          <w:tcPr>
            <w:tcW w:w="616" w:type="pct"/>
            <w:noWrap/>
            <w:hideMark/>
          </w:tcPr>
          <w:p w14:paraId="63244905" w14:textId="77777777" w:rsidR="008E07FB" w:rsidRPr="00845F40" w:rsidRDefault="008E07FB">
            <w:pPr>
              <w:spacing w:line="276" w:lineRule="auto"/>
              <w:jc w:val="center"/>
              <w:rPr>
                <w:rFonts w:cstheme="minorHAnsi"/>
                <w:sz w:val="18"/>
                <w:szCs w:val="18"/>
              </w:rPr>
              <w:pPrChange w:id="1718" w:author="Alotaibi, Raed" w:date="2019-07-15T13:58:00Z">
                <w:pPr>
                  <w:jc w:val="center"/>
                </w:pPr>
              </w:pPrChange>
            </w:pPr>
            <w:r w:rsidRPr="00845F40">
              <w:rPr>
                <w:rFonts w:cstheme="minorHAnsi"/>
                <w:sz w:val="18"/>
                <w:szCs w:val="18"/>
              </w:rPr>
              <w:t>43.7</w:t>
            </w:r>
          </w:p>
        </w:tc>
      </w:tr>
      <w:tr w:rsidR="008E07FB" w:rsidRPr="00845F40" w14:paraId="0618D01B" w14:textId="77777777" w:rsidTr="008E07FB">
        <w:trPr>
          <w:trHeight w:val="246"/>
        </w:trPr>
        <w:tc>
          <w:tcPr>
            <w:tcW w:w="1289" w:type="pct"/>
            <w:noWrap/>
            <w:hideMark/>
          </w:tcPr>
          <w:p w14:paraId="0E624B5C" w14:textId="77777777" w:rsidR="008E07FB" w:rsidRPr="00845F40" w:rsidRDefault="008E07FB">
            <w:pPr>
              <w:spacing w:line="276" w:lineRule="auto"/>
              <w:rPr>
                <w:rFonts w:cstheme="minorHAnsi"/>
                <w:sz w:val="18"/>
                <w:szCs w:val="18"/>
              </w:rPr>
              <w:pPrChange w:id="1719" w:author="Alotaibi, Raed" w:date="2019-07-15T13:58:00Z">
                <w:pPr/>
              </w:pPrChange>
            </w:pPr>
            <w:r w:rsidRPr="00845F40">
              <w:rPr>
                <w:rFonts w:cstheme="minorHAnsi"/>
                <w:sz w:val="18"/>
                <w:szCs w:val="18"/>
              </w:rPr>
              <w:t>Rhode Island</w:t>
            </w:r>
          </w:p>
        </w:tc>
        <w:tc>
          <w:tcPr>
            <w:tcW w:w="619" w:type="pct"/>
            <w:noWrap/>
            <w:hideMark/>
          </w:tcPr>
          <w:p w14:paraId="6BF1B95A" w14:textId="77777777" w:rsidR="008E07FB" w:rsidRPr="00845F40" w:rsidRDefault="008E07FB">
            <w:pPr>
              <w:spacing w:line="276" w:lineRule="auto"/>
              <w:jc w:val="center"/>
              <w:rPr>
                <w:rFonts w:cstheme="minorHAnsi"/>
                <w:sz w:val="18"/>
                <w:szCs w:val="18"/>
              </w:rPr>
              <w:pPrChange w:id="1720" w:author="Alotaibi, Raed" w:date="2019-07-15T13:58:00Z">
                <w:pPr>
                  <w:jc w:val="center"/>
                </w:pPr>
              </w:pPrChange>
            </w:pPr>
            <w:r w:rsidRPr="00845F40">
              <w:rPr>
                <w:rFonts w:cstheme="minorHAnsi"/>
                <w:sz w:val="18"/>
                <w:szCs w:val="18"/>
              </w:rPr>
              <w:t>13.8</w:t>
            </w:r>
          </w:p>
        </w:tc>
        <w:tc>
          <w:tcPr>
            <w:tcW w:w="619" w:type="pct"/>
            <w:noWrap/>
            <w:hideMark/>
          </w:tcPr>
          <w:p w14:paraId="336093A1" w14:textId="77777777" w:rsidR="008E07FB" w:rsidRPr="00845F40" w:rsidRDefault="008E07FB">
            <w:pPr>
              <w:spacing w:line="276" w:lineRule="auto"/>
              <w:jc w:val="center"/>
              <w:rPr>
                <w:rFonts w:cstheme="minorHAnsi"/>
                <w:sz w:val="18"/>
                <w:szCs w:val="18"/>
              </w:rPr>
              <w:pPrChange w:id="1721" w:author="Alotaibi, Raed" w:date="2019-07-15T13:58:00Z">
                <w:pPr>
                  <w:jc w:val="center"/>
                </w:pPr>
              </w:pPrChange>
            </w:pPr>
            <w:r w:rsidRPr="00845F40">
              <w:rPr>
                <w:rFonts w:cstheme="minorHAnsi"/>
                <w:sz w:val="18"/>
                <w:szCs w:val="18"/>
              </w:rPr>
              <w:t>5.9</w:t>
            </w:r>
          </w:p>
        </w:tc>
        <w:tc>
          <w:tcPr>
            <w:tcW w:w="619" w:type="pct"/>
            <w:noWrap/>
            <w:hideMark/>
          </w:tcPr>
          <w:p w14:paraId="1B0C4A8D" w14:textId="77777777" w:rsidR="008E07FB" w:rsidRPr="00845F40" w:rsidRDefault="008E07FB">
            <w:pPr>
              <w:spacing w:line="276" w:lineRule="auto"/>
              <w:jc w:val="center"/>
              <w:rPr>
                <w:rFonts w:cstheme="minorHAnsi"/>
                <w:sz w:val="18"/>
                <w:szCs w:val="18"/>
              </w:rPr>
              <w:pPrChange w:id="1722" w:author="Alotaibi, Raed" w:date="2019-07-15T13:58:00Z">
                <w:pPr>
                  <w:jc w:val="center"/>
                </w:pPr>
              </w:pPrChange>
            </w:pPr>
            <w:r w:rsidRPr="00845F40">
              <w:rPr>
                <w:rFonts w:cstheme="minorHAnsi"/>
                <w:sz w:val="18"/>
                <w:szCs w:val="18"/>
              </w:rPr>
              <w:t>11.1</w:t>
            </w:r>
          </w:p>
        </w:tc>
        <w:tc>
          <w:tcPr>
            <w:tcW w:w="619" w:type="pct"/>
            <w:noWrap/>
            <w:hideMark/>
          </w:tcPr>
          <w:p w14:paraId="4194CC81" w14:textId="77777777" w:rsidR="008E07FB" w:rsidRPr="00845F40" w:rsidRDefault="008E07FB">
            <w:pPr>
              <w:spacing w:line="276" w:lineRule="auto"/>
              <w:jc w:val="center"/>
              <w:rPr>
                <w:rFonts w:cstheme="minorHAnsi"/>
                <w:sz w:val="18"/>
                <w:szCs w:val="18"/>
              </w:rPr>
              <w:pPrChange w:id="1723" w:author="Alotaibi, Raed" w:date="2019-07-15T13:58:00Z">
                <w:pPr>
                  <w:jc w:val="center"/>
                </w:pPr>
              </w:pPrChange>
            </w:pPr>
            <w:r w:rsidRPr="00845F40">
              <w:rPr>
                <w:rFonts w:cstheme="minorHAnsi"/>
                <w:sz w:val="18"/>
                <w:szCs w:val="18"/>
              </w:rPr>
              <w:t>13.7</w:t>
            </w:r>
          </w:p>
        </w:tc>
        <w:tc>
          <w:tcPr>
            <w:tcW w:w="619" w:type="pct"/>
            <w:noWrap/>
            <w:hideMark/>
          </w:tcPr>
          <w:p w14:paraId="04763D12" w14:textId="77777777" w:rsidR="008E07FB" w:rsidRPr="00845F40" w:rsidRDefault="008E07FB">
            <w:pPr>
              <w:spacing w:line="276" w:lineRule="auto"/>
              <w:jc w:val="center"/>
              <w:rPr>
                <w:rFonts w:cstheme="minorHAnsi"/>
                <w:sz w:val="18"/>
                <w:szCs w:val="18"/>
              </w:rPr>
              <w:pPrChange w:id="1724" w:author="Alotaibi, Raed" w:date="2019-07-15T13:58:00Z">
                <w:pPr>
                  <w:jc w:val="center"/>
                </w:pPr>
              </w:pPrChange>
            </w:pPr>
            <w:r w:rsidRPr="00845F40">
              <w:rPr>
                <w:rFonts w:cstheme="minorHAnsi"/>
                <w:sz w:val="18"/>
                <w:szCs w:val="18"/>
              </w:rPr>
              <w:t>16.2</w:t>
            </w:r>
          </w:p>
        </w:tc>
        <w:tc>
          <w:tcPr>
            <w:tcW w:w="616" w:type="pct"/>
            <w:noWrap/>
            <w:hideMark/>
          </w:tcPr>
          <w:p w14:paraId="4711849A" w14:textId="77777777" w:rsidR="008E07FB" w:rsidRPr="00845F40" w:rsidRDefault="008E07FB">
            <w:pPr>
              <w:spacing w:line="276" w:lineRule="auto"/>
              <w:jc w:val="center"/>
              <w:rPr>
                <w:rFonts w:cstheme="minorHAnsi"/>
                <w:sz w:val="18"/>
                <w:szCs w:val="18"/>
              </w:rPr>
              <w:pPrChange w:id="1725" w:author="Alotaibi, Raed" w:date="2019-07-15T13:58:00Z">
                <w:pPr>
                  <w:jc w:val="center"/>
                </w:pPr>
              </w:pPrChange>
            </w:pPr>
            <w:r w:rsidRPr="00845F40">
              <w:rPr>
                <w:rFonts w:cstheme="minorHAnsi"/>
                <w:sz w:val="18"/>
                <w:szCs w:val="18"/>
              </w:rPr>
              <w:t>29.2</w:t>
            </w:r>
          </w:p>
        </w:tc>
      </w:tr>
      <w:tr w:rsidR="008E07FB" w:rsidRPr="00845F40" w14:paraId="06D6A4E6" w14:textId="77777777" w:rsidTr="008E07FB">
        <w:trPr>
          <w:trHeight w:val="246"/>
        </w:trPr>
        <w:tc>
          <w:tcPr>
            <w:tcW w:w="1289" w:type="pct"/>
            <w:noWrap/>
            <w:hideMark/>
          </w:tcPr>
          <w:p w14:paraId="00F44C37" w14:textId="77777777" w:rsidR="008E07FB" w:rsidRPr="00845F40" w:rsidRDefault="008E07FB">
            <w:pPr>
              <w:spacing w:line="276" w:lineRule="auto"/>
              <w:rPr>
                <w:rFonts w:cstheme="minorHAnsi"/>
                <w:sz w:val="18"/>
                <w:szCs w:val="18"/>
              </w:rPr>
              <w:pPrChange w:id="1726" w:author="Alotaibi, Raed" w:date="2019-07-15T13:58:00Z">
                <w:pPr/>
              </w:pPrChange>
            </w:pPr>
            <w:r w:rsidRPr="00845F40">
              <w:rPr>
                <w:rFonts w:cstheme="minorHAnsi"/>
                <w:sz w:val="18"/>
                <w:szCs w:val="18"/>
              </w:rPr>
              <w:t>South Carolina</w:t>
            </w:r>
          </w:p>
        </w:tc>
        <w:tc>
          <w:tcPr>
            <w:tcW w:w="619" w:type="pct"/>
            <w:noWrap/>
            <w:hideMark/>
          </w:tcPr>
          <w:p w14:paraId="371C9A7F" w14:textId="77777777" w:rsidR="008E07FB" w:rsidRPr="00845F40" w:rsidRDefault="008E07FB">
            <w:pPr>
              <w:spacing w:line="276" w:lineRule="auto"/>
              <w:jc w:val="center"/>
              <w:rPr>
                <w:rFonts w:cstheme="minorHAnsi"/>
                <w:sz w:val="18"/>
                <w:szCs w:val="18"/>
              </w:rPr>
              <w:pPrChange w:id="1727" w:author="Alotaibi, Raed" w:date="2019-07-15T13:58:00Z">
                <w:pPr>
                  <w:jc w:val="center"/>
                </w:pPr>
              </w:pPrChange>
            </w:pPr>
            <w:r w:rsidRPr="00845F40">
              <w:rPr>
                <w:rFonts w:cstheme="minorHAnsi"/>
                <w:sz w:val="18"/>
                <w:szCs w:val="18"/>
              </w:rPr>
              <w:t>9.4</w:t>
            </w:r>
          </w:p>
        </w:tc>
        <w:tc>
          <w:tcPr>
            <w:tcW w:w="619" w:type="pct"/>
            <w:noWrap/>
            <w:hideMark/>
          </w:tcPr>
          <w:p w14:paraId="5F5FBCAC" w14:textId="77777777" w:rsidR="008E07FB" w:rsidRPr="00845F40" w:rsidRDefault="008E07FB">
            <w:pPr>
              <w:spacing w:line="276" w:lineRule="auto"/>
              <w:jc w:val="center"/>
              <w:rPr>
                <w:rFonts w:cstheme="minorHAnsi"/>
                <w:sz w:val="18"/>
                <w:szCs w:val="18"/>
              </w:rPr>
              <w:pPrChange w:id="1728" w:author="Alotaibi, Raed" w:date="2019-07-15T13:58:00Z">
                <w:pPr>
                  <w:jc w:val="center"/>
                </w:pPr>
              </w:pPrChange>
            </w:pPr>
            <w:r w:rsidRPr="00845F40">
              <w:rPr>
                <w:rFonts w:cstheme="minorHAnsi"/>
                <w:sz w:val="18"/>
                <w:szCs w:val="18"/>
              </w:rPr>
              <w:t>3.3</w:t>
            </w:r>
          </w:p>
        </w:tc>
        <w:tc>
          <w:tcPr>
            <w:tcW w:w="619" w:type="pct"/>
            <w:noWrap/>
            <w:hideMark/>
          </w:tcPr>
          <w:p w14:paraId="76D6032C" w14:textId="77777777" w:rsidR="008E07FB" w:rsidRPr="00845F40" w:rsidRDefault="008E07FB">
            <w:pPr>
              <w:spacing w:line="276" w:lineRule="auto"/>
              <w:jc w:val="center"/>
              <w:rPr>
                <w:rFonts w:cstheme="minorHAnsi"/>
                <w:sz w:val="18"/>
                <w:szCs w:val="18"/>
              </w:rPr>
              <w:pPrChange w:id="1729" w:author="Alotaibi, Raed" w:date="2019-07-15T13:58:00Z">
                <w:pPr>
                  <w:jc w:val="center"/>
                </w:pPr>
              </w:pPrChange>
            </w:pPr>
            <w:r w:rsidRPr="00845F40">
              <w:rPr>
                <w:rFonts w:cstheme="minorHAnsi"/>
                <w:sz w:val="18"/>
                <w:szCs w:val="18"/>
              </w:rPr>
              <w:t>6.4</w:t>
            </w:r>
          </w:p>
        </w:tc>
        <w:tc>
          <w:tcPr>
            <w:tcW w:w="619" w:type="pct"/>
            <w:noWrap/>
            <w:hideMark/>
          </w:tcPr>
          <w:p w14:paraId="0B44B662" w14:textId="77777777" w:rsidR="008E07FB" w:rsidRPr="00845F40" w:rsidRDefault="008E07FB">
            <w:pPr>
              <w:spacing w:line="276" w:lineRule="auto"/>
              <w:jc w:val="center"/>
              <w:rPr>
                <w:rFonts w:cstheme="minorHAnsi"/>
                <w:sz w:val="18"/>
                <w:szCs w:val="18"/>
              </w:rPr>
              <w:pPrChange w:id="1730" w:author="Alotaibi, Raed" w:date="2019-07-15T13:58:00Z">
                <w:pPr>
                  <w:jc w:val="center"/>
                </w:pPr>
              </w:pPrChange>
            </w:pPr>
            <w:r w:rsidRPr="00845F40">
              <w:rPr>
                <w:rFonts w:cstheme="minorHAnsi"/>
                <w:sz w:val="18"/>
                <w:szCs w:val="18"/>
              </w:rPr>
              <w:t>8.9</w:t>
            </w:r>
          </w:p>
        </w:tc>
        <w:tc>
          <w:tcPr>
            <w:tcW w:w="619" w:type="pct"/>
            <w:noWrap/>
            <w:hideMark/>
          </w:tcPr>
          <w:p w14:paraId="661589C4" w14:textId="77777777" w:rsidR="008E07FB" w:rsidRPr="00845F40" w:rsidRDefault="008E07FB">
            <w:pPr>
              <w:spacing w:line="276" w:lineRule="auto"/>
              <w:jc w:val="center"/>
              <w:rPr>
                <w:rFonts w:cstheme="minorHAnsi"/>
                <w:sz w:val="18"/>
                <w:szCs w:val="18"/>
              </w:rPr>
              <w:pPrChange w:id="1731" w:author="Alotaibi, Raed" w:date="2019-07-15T13:58:00Z">
                <w:pPr>
                  <w:jc w:val="center"/>
                </w:pPr>
              </w:pPrChange>
            </w:pPr>
            <w:r w:rsidRPr="00845F40">
              <w:rPr>
                <w:rFonts w:cstheme="minorHAnsi"/>
                <w:sz w:val="18"/>
                <w:szCs w:val="18"/>
              </w:rPr>
              <w:t>11.9</w:t>
            </w:r>
          </w:p>
        </w:tc>
        <w:tc>
          <w:tcPr>
            <w:tcW w:w="616" w:type="pct"/>
            <w:noWrap/>
            <w:hideMark/>
          </w:tcPr>
          <w:p w14:paraId="63531EEF" w14:textId="77777777" w:rsidR="008E07FB" w:rsidRPr="00845F40" w:rsidRDefault="008E07FB">
            <w:pPr>
              <w:spacing w:line="276" w:lineRule="auto"/>
              <w:jc w:val="center"/>
              <w:rPr>
                <w:rFonts w:cstheme="minorHAnsi"/>
                <w:sz w:val="18"/>
                <w:szCs w:val="18"/>
              </w:rPr>
              <w:pPrChange w:id="1732" w:author="Alotaibi, Raed" w:date="2019-07-15T13:58:00Z">
                <w:pPr>
                  <w:jc w:val="center"/>
                </w:pPr>
              </w:pPrChange>
            </w:pPr>
            <w:r w:rsidRPr="00845F40">
              <w:rPr>
                <w:rFonts w:cstheme="minorHAnsi"/>
                <w:sz w:val="18"/>
                <w:szCs w:val="18"/>
              </w:rPr>
              <w:t>25.1</w:t>
            </w:r>
          </w:p>
        </w:tc>
      </w:tr>
      <w:tr w:rsidR="008E07FB" w:rsidRPr="00845F40" w14:paraId="2085CFA9" w14:textId="77777777" w:rsidTr="008E07FB">
        <w:trPr>
          <w:trHeight w:val="246"/>
        </w:trPr>
        <w:tc>
          <w:tcPr>
            <w:tcW w:w="1289" w:type="pct"/>
            <w:noWrap/>
            <w:hideMark/>
          </w:tcPr>
          <w:p w14:paraId="7380B882" w14:textId="77777777" w:rsidR="008E07FB" w:rsidRPr="00845F40" w:rsidRDefault="008E07FB">
            <w:pPr>
              <w:spacing w:line="276" w:lineRule="auto"/>
              <w:rPr>
                <w:rFonts w:cstheme="minorHAnsi"/>
                <w:sz w:val="18"/>
                <w:szCs w:val="18"/>
              </w:rPr>
              <w:pPrChange w:id="1733" w:author="Alotaibi, Raed" w:date="2019-07-15T13:58:00Z">
                <w:pPr/>
              </w:pPrChange>
            </w:pPr>
            <w:r w:rsidRPr="00845F40">
              <w:rPr>
                <w:rFonts w:cstheme="minorHAnsi"/>
                <w:sz w:val="18"/>
                <w:szCs w:val="18"/>
              </w:rPr>
              <w:t>South Dakota</w:t>
            </w:r>
          </w:p>
        </w:tc>
        <w:tc>
          <w:tcPr>
            <w:tcW w:w="619" w:type="pct"/>
            <w:noWrap/>
            <w:hideMark/>
          </w:tcPr>
          <w:p w14:paraId="2C3352D5" w14:textId="77777777" w:rsidR="008E07FB" w:rsidRPr="00845F40" w:rsidRDefault="008E07FB">
            <w:pPr>
              <w:spacing w:line="276" w:lineRule="auto"/>
              <w:jc w:val="center"/>
              <w:rPr>
                <w:rFonts w:cstheme="minorHAnsi"/>
                <w:sz w:val="18"/>
                <w:szCs w:val="18"/>
              </w:rPr>
              <w:pPrChange w:id="1734" w:author="Alotaibi, Raed" w:date="2019-07-15T13:58:00Z">
                <w:pPr>
                  <w:jc w:val="center"/>
                </w:pPr>
              </w:pPrChange>
            </w:pPr>
            <w:r w:rsidRPr="00845F40">
              <w:rPr>
                <w:rFonts w:cstheme="minorHAnsi"/>
                <w:sz w:val="18"/>
                <w:szCs w:val="18"/>
              </w:rPr>
              <w:t>5.2</w:t>
            </w:r>
          </w:p>
        </w:tc>
        <w:tc>
          <w:tcPr>
            <w:tcW w:w="619" w:type="pct"/>
            <w:noWrap/>
            <w:hideMark/>
          </w:tcPr>
          <w:p w14:paraId="47FD75BE" w14:textId="77777777" w:rsidR="008E07FB" w:rsidRPr="00845F40" w:rsidRDefault="008E07FB">
            <w:pPr>
              <w:spacing w:line="276" w:lineRule="auto"/>
              <w:jc w:val="center"/>
              <w:rPr>
                <w:rFonts w:cstheme="minorHAnsi"/>
                <w:sz w:val="18"/>
                <w:szCs w:val="18"/>
              </w:rPr>
              <w:pPrChange w:id="1735" w:author="Alotaibi, Raed" w:date="2019-07-15T13:58:00Z">
                <w:pPr>
                  <w:jc w:val="center"/>
                </w:pPr>
              </w:pPrChange>
            </w:pPr>
            <w:r w:rsidRPr="00845F40">
              <w:rPr>
                <w:rFonts w:cstheme="minorHAnsi"/>
                <w:sz w:val="18"/>
                <w:szCs w:val="18"/>
              </w:rPr>
              <w:t>1.8</w:t>
            </w:r>
          </w:p>
        </w:tc>
        <w:tc>
          <w:tcPr>
            <w:tcW w:w="619" w:type="pct"/>
            <w:noWrap/>
            <w:hideMark/>
          </w:tcPr>
          <w:p w14:paraId="619AD4FC" w14:textId="77777777" w:rsidR="008E07FB" w:rsidRPr="00845F40" w:rsidRDefault="008E07FB">
            <w:pPr>
              <w:spacing w:line="276" w:lineRule="auto"/>
              <w:jc w:val="center"/>
              <w:rPr>
                <w:rFonts w:cstheme="minorHAnsi"/>
                <w:sz w:val="18"/>
                <w:szCs w:val="18"/>
              </w:rPr>
              <w:pPrChange w:id="1736" w:author="Alotaibi, Raed" w:date="2019-07-15T13:58:00Z">
                <w:pPr>
                  <w:jc w:val="center"/>
                </w:pPr>
              </w:pPrChange>
            </w:pPr>
            <w:r w:rsidRPr="00845F40">
              <w:rPr>
                <w:rFonts w:cstheme="minorHAnsi"/>
                <w:sz w:val="18"/>
                <w:szCs w:val="18"/>
              </w:rPr>
              <w:t>3.3</w:t>
            </w:r>
          </w:p>
        </w:tc>
        <w:tc>
          <w:tcPr>
            <w:tcW w:w="619" w:type="pct"/>
            <w:noWrap/>
            <w:hideMark/>
          </w:tcPr>
          <w:p w14:paraId="0BE9B505" w14:textId="77777777" w:rsidR="008E07FB" w:rsidRPr="00845F40" w:rsidRDefault="008E07FB">
            <w:pPr>
              <w:spacing w:line="276" w:lineRule="auto"/>
              <w:jc w:val="center"/>
              <w:rPr>
                <w:rFonts w:cstheme="minorHAnsi"/>
                <w:sz w:val="18"/>
                <w:szCs w:val="18"/>
              </w:rPr>
              <w:pPrChange w:id="1737" w:author="Alotaibi, Raed" w:date="2019-07-15T13:58:00Z">
                <w:pPr>
                  <w:jc w:val="center"/>
                </w:pPr>
              </w:pPrChange>
            </w:pPr>
            <w:r w:rsidRPr="00845F40">
              <w:rPr>
                <w:rFonts w:cstheme="minorHAnsi"/>
                <w:sz w:val="18"/>
                <w:szCs w:val="18"/>
              </w:rPr>
              <w:t>4.2</w:t>
            </w:r>
          </w:p>
        </w:tc>
        <w:tc>
          <w:tcPr>
            <w:tcW w:w="619" w:type="pct"/>
            <w:noWrap/>
            <w:hideMark/>
          </w:tcPr>
          <w:p w14:paraId="1FD242C1" w14:textId="77777777" w:rsidR="008E07FB" w:rsidRPr="00845F40" w:rsidRDefault="008E07FB">
            <w:pPr>
              <w:spacing w:line="276" w:lineRule="auto"/>
              <w:jc w:val="center"/>
              <w:rPr>
                <w:rFonts w:cstheme="minorHAnsi"/>
                <w:sz w:val="18"/>
                <w:szCs w:val="18"/>
              </w:rPr>
              <w:pPrChange w:id="1738" w:author="Alotaibi, Raed" w:date="2019-07-15T13:58:00Z">
                <w:pPr>
                  <w:jc w:val="center"/>
                </w:pPr>
              </w:pPrChange>
            </w:pPr>
            <w:r w:rsidRPr="00845F40">
              <w:rPr>
                <w:rFonts w:cstheme="minorHAnsi"/>
                <w:sz w:val="18"/>
                <w:szCs w:val="18"/>
              </w:rPr>
              <w:t>6.7</w:t>
            </w:r>
          </w:p>
        </w:tc>
        <w:tc>
          <w:tcPr>
            <w:tcW w:w="616" w:type="pct"/>
            <w:noWrap/>
            <w:hideMark/>
          </w:tcPr>
          <w:p w14:paraId="6057B9F5" w14:textId="77777777" w:rsidR="008E07FB" w:rsidRPr="00845F40" w:rsidRDefault="008E07FB">
            <w:pPr>
              <w:spacing w:line="276" w:lineRule="auto"/>
              <w:jc w:val="center"/>
              <w:rPr>
                <w:rFonts w:cstheme="minorHAnsi"/>
                <w:sz w:val="18"/>
                <w:szCs w:val="18"/>
              </w:rPr>
              <w:pPrChange w:id="1739" w:author="Alotaibi, Raed" w:date="2019-07-15T13:58:00Z">
                <w:pPr>
                  <w:jc w:val="center"/>
                </w:pPr>
              </w:pPrChange>
            </w:pPr>
            <w:r w:rsidRPr="00845F40">
              <w:rPr>
                <w:rFonts w:cstheme="minorHAnsi"/>
                <w:sz w:val="18"/>
                <w:szCs w:val="18"/>
              </w:rPr>
              <w:t>15.8</w:t>
            </w:r>
          </w:p>
        </w:tc>
      </w:tr>
      <w:tr w:rsidR="008E07FB" w:rsidRPr="00845F40" w14:paraId="28BC08DC" w14:textId="77777777" w:rsidTr="008E07FB">
        <w:trPr>
          <w:trHeight w:val="246"/>
        </w:trPr>
        <w:tc>
          <w:tcPr>
            <w:tcW w:w="1289" w:type="pct"/>
            <w:noWrap/>
            <w:hideMark/>
          </w:tcPr>
          <w:p w14:paraId="487C5033" w14:textId="77777777" w:rsidR="008E07FB" w:rsidRPr="00845F40" w:rsidRDefault="008E07FB">
            <w:pPr>
              <w:spacing w:line="276" w:lineRule="auto"/>
              <w:rPr>
                <w:rFonts w:cstheme="minorHAnsi"/>
                <w:sz w:val="18"/>
                <w:szCs w:val="18"/>
              </w:rPr>
              <w:pPrChange w:id="1740" w:author="Alotaibi, Raed" w:date="2019-07-15T13:58:00Z">
                <w:pPr/>
              </w:pPrChange>
            </w:pPr>
            <w:r w:rsidRPr="00845F40">
              <w:rPr>
                <w:rFonts w:cstheme="minorHAnsi"/>
                <w:sz w:val="18"/>
                <w:szCs w:val="18"/>
              </w:rPr>
              <w:t>Tennessee</w:t>
            </w:r>
          </w:p>
        </w:tc>
        <w:tc>
          <w:tcPr>
            <w:tcW w:w="619" w:type="pct"/>
            <w:noWrap/>
            <w:hideMark/>
          </w:tcPr>
          <w:p w14:paraId="641D8B24" w14:textId="77777777" w:rsidR="008E07FB" w:rsidRPr="00845F40" w:rsidRDefault="008E07FB">
            <w:pPr>
              <w:spacing w:line="276" w:lineRule="auto"/>
              <w:jc w:val="center"/>
              <w:rPr>
                <w:rFonts w:cstheme="minorHAnsi"/>
                <w:sz w:val="18"/>
                <w:szCs w:val="18"/>
              </w:rPr>
              <w:pPrChange w:id="1741" w:author="Alotaibi, Raed" w:date="2019-07-15T13:58:00Z">
                <w:pPr>
                  <w:jc w:val="center"/>
                </w:pPr>
              </w:pPrChange>
            </w:pPr>
            <w:r w:rsidRPr="00845F40">
              <w:rPr>
                <w:rFonts w:cstheme="minorHAnsi"/>
                <w:sz w:val="18"/>
                <w:szCs w:val="18"/>
              </w:rPr>
              <w:t>12.7</w:t>
            </w:r>
          </w:p>
        </w:tc>
        <w:tc>
          <w:tcPr>
            <w:tcW w:w="619" w:type="pct"/>
            <w:noWrap/>
            <w:hideMark/>
          </w:tcPr>
          <w:p w14:paraId="5C6FE361" w14:textId="77777777" w:rsidR="008E07FB" w:rsidRPr="00845F40" w:rsidRDefault="008E07FB">
            <w:pPr>
              <w:spacing w:line="276" w:lineRule="auto"/>
              <w:jc w:val="center"/>
              <w:rPr>
                <w:rFonts w:cstheme="minorHAnsi"/>
                <w:sz w:val="18"/>
                <w:szCs w:val="18"/>
              </w:rPr>
              <w:pPrChange w:id="1742" w:author="Alotaibi, Raed" w:date="2019-07-15T13:58:00Z">
                <w:pPr>
                  <w:jc w:val="center"/>
                </w:pPr>
              </w:pPrChange>
            </w:pPr>
            <w:r w:rsidRPr="00845F40">
              <w:rPr>
                <w:rFonts w:cstheme="minorHAnsi"/>
                <w:sz w:val="18"/>
                <w:szCs w:val="18"/>
              </w:rPr>
              <w:t>5.9</w:t>
            </w:r>
          </w:p>
        </w:tc>
        <w:tc>
          <w:tcPr>
            <w:tcW w:w="619" w:type="pct"/>
            <w:noWrap/>
            <w:hideMark/>
          </w:tcPr>
          <w:p w14:paraId="4B72F161" w14:textId="77777777" w:rsidR="008E07FB" w:rsidRPr="00845F40" w:rsidRDefault="008E07FB">
            <w:pPr>
              <w:spacing w:line="276" w:lineRule="auto"/>
              <w:jc w:val="center"/>
              <w:rPr>
                <w:rFonts w:cstheme="minorHAnsi"/>
                <w:sz w:val="18"/>
                <w:szCs w:val="18"/>
              </w:rPr>
              <w:pPrChange w:id="1743" w:author="Alotaibi, Raed" w:date="2019-07-15T13:58:00Z">
                <w:pPr>
                  <w:jc w:val="center"/>
                </w:pPr>
              </w:pPrChange>
            </w:pPr>
            <w:r w:rsidRPr="00845F40">
              <w:rPr>
                <w:rFonts w:cstheme="minorHAnsi"/>
                <w:sz w:val="18"/>
                <w:szCs w:val="18"/>
              </w:rPr>
              <w:t>9.2</w:t>
            </w:r>
          </w:p>
        </w:tc>
        <w:tc>
          <w:tcPr>
            <w:tcW w:w="619" w:type="pct"/>
            <w:noWrap/>
            <w:hideMark/>
          </w:tcPr>
          <w:p w14:paraId="13A2FAB8" w14:textId="77777777" w:rsidR="008E07FB" w:rsidRPr="00845F40" w:rsidRDefault="008E07FB">
            <w:pPr>
              <w:spacing w:line="276" w:lineRule="auto"/>
              <w:jc w:val="center"/>
              <w:rPr>
                <w:rFonts w:cstheme="minorHAnsi"/>
                <w:sz w:val="18"/>
                <w:szCs w:val="18"/>
              </w:rPr>
              <w:pPrChange w:id="1744" w:author="Alotaibi, Raed" w:date="2019-07-15T13:58:00Z">
                <w:pPr>
                  <w:jc w:val="center"/>
                </w:pPr>
              </w:pPrChange>
            </w:pPr>
            <w:r w:rsidRPr="00845F40">
              <w:rPr>
                <w:rFonts w:cstheme="minorHAnsi"/>
                <w:sz w:val="18"/>
                <w:szCs w:val="18"/>
              </w:rPr>
              <w:t>11.2</w:t>
            </w:r>
          </w:p>
        </w:tc>
        <w:tc>
          <w:tcPr>
            <w:tcW w:w="619" w:type="pct"/>
            <w:noWrap/>
            <w:hideMark/>
          </w:tcPr>
          <w:p w14:paraId="6E792E92" w14:textId="77777777" w:rsidR="008E07FB" w:rsidRPr="00845F40" w:rsidRDefault="008E07FB">
            <w:pPr>
              <w:spacing w:line="276" w:lineRule="auto"/>
              <w:jc w:val="center"/>
              <w:rPr>
                <w:rFonts w:cstheme="minorHAnsi"/>
                <w:sz w:val="18"/>
                <w:szCs w:val="18"/>
              </w:rPr>
              <w:pPrChange w:id="1745" w:author="Alotaibi, Raed" w:date="2019-07-15T13:58:00Z">
                <w:pPr>
                  <w:jc w:val="center"/>
                </w:pPr>
              </w:pPrChange>
            </w:pPr>
            <w:r w:rsidRPr="00845F40">
              <w:rPr>
                <w:rFonts w:cstheme="minorHAnsi"/>
                <w:sz w:val="18"/>
                <w:szCs w:val="18"/>
              </w:rPr>
              <w:t>15.0</w:t>
            </w:r>
          </w:p>
        </w:tc>
        <w:tc>
          <w:tcPr>
            <w:tcW w:w="616" w:type="pct"/>
            <w:noWrap/>
            <w:hideMark/>
          </w:tcPr>
          <w:p w14:paraId="39FC8D0D" w14:textId="77777777" w:rsidR="008E07FB" w:rsidRPr="00845F40" w:rsidRDefault="008E07FB">
            <w:pPr>
              <w:spacing w:line="276" w:lineRule="auto"/>
              <w:jc w:val="center"/>
              <w:rPr>
                <w:rFonts w:cstheme="minorHAnsi"/>
                <w:sz w:val="18"/>
                <w:szCs w:val="18"/>
              </w:rPr>
              <w:pPrChange w:id="1746" w:author="Alotaibi, Raed" w:date="2019-07-15T13:58:00Z">
                <w:pPr>
                  <w:jc w:val="center"/>
                </w:pPr>
              </w:pPrChange>
            </w:pPr>
            <w:r w:rsidRPr="00845F40">
              <w:rPr>
                <w:rFonts w:cstheme="minorHAnsi"/>
                <w:sz w:val="18"/>
                <w:szCs w:val="18"/>
              </w:rPr>
              <w:t>38.3</w:t>
            </w:r>
          </w:p>
        </w:tc>
      </w:tr>
      <w:tr w:rsidR="008E07FB" w:rsidRPr="00845F40" w14:paraId="43555309" w14:textId="77777777" w:rsidTr="008E07FB">
        <w:trPr>
          <w:trHeight w:val="246"/>
        </w:trPr>
        <w:tc>
          <w:tcPr>
            <w:tcW w:w="1289" w:type="pct"/>
            <w:noWrap/>
            <w:hideMark/>
          </w:tcPr>
          <w:p w14:paraId="50ACB14B" w14:textId="77777777" w:rsidR="008E07FB" w:rsidRPr="00845F40" w:rsidRDefault="008E07FB">
            <w:pPr>
              <w:spacing w:line="276" w:lineRule="auto"/>
              <w:rPr>
                <w:rFonts w:cstheme="minorHAnsi"/>
                <w:sz w:val="18"/>
                <w:szCs w:val="18"/>
              </w:rPr>
              <w:pPrChange w:id="1747" w:author="Alotaibi, Raed" w:date="2019-07-15T13:58:00Z">
                <w:pPr/>
              </w:pPrChange>
            </w:pPr>
            <w:r w:rsidRPr="00845F40">
              <w:rPr>
                <w:rFonts w:cstheme="minorHAnsi"/>
                <w:sz w:val="18"/>
                <w:szCs w:val="18"/>
              </w:rPr>
              <w:t>Texas</w:t>
            </w:r>
          </w:p>
        </w:tc>
        <w:tc>
          <w:tcPr>
            <w:tcW w:w="619" w:type="pct"/>
            <w:noWrap/>
            <w:hideMark/>
          </w:tcPr>
          <w:p w14:paraId="0C1A6E21" w14:textId="77777777" w:rsidR="008E07FB" w:rsidRPr="00845F40" w:rsidRDefault="008E07FB">
            <w:pPr>
              <w:spacing w:line="276" w:lineRule="auto"/>
              <w:jc w:val="center"/>
              <w:rPr>
                <w:rFonts w:cstheme="minorHAnsi"/>
                <w:sz w:val="18"/>
                <w:szCs w:val="18"/>
              </w:rPr>
              <w:pPrChange w:id="1748" w:author="Alotaibi, Raed" w:date="2019-07-15T13:58:00Z">
                <w:pPr>
                  <w:jc w:val="center"/>
                </w:pPr>
              </w:pPrChange>
            </w:pPr>
            <w:r w:rsidRPr="00845F40">
              <w:rPr>
                <w:rFonts w:cstheme="minorHAnsi"/>
                <w:sz w:val="18"/>
                <w:szCs w:val="18"/>
              </w:rPr>
              <w:t>11.5</w:t>
            </w:r>
          </w:p>
        </w:tc>
        <w:tc>
          <w:tcPr>
            <w:tcW w:w="619" w:type="pct"/>
            <w:noWrap/>
            <w:hideMark/>
          </w:tcPr>
          <w:p w14:paraId="6CFFA055" w14:textId="77777777" w:rsidR="008E07FB" w:rsidRPr="00845F40" w:rsidRDefault="008E07FB">
            <w:pPr>
              <w:spacing w:line="276" w:lineRule="auto"/>
              <w:jc w:val="center"/>
              <w:rPr>
                <w:rFonts w:cstheme="minorHAnsi"/>
                <w:sz w:val="18"/>
                <w:szCs w:val="18"/>
              </w:rPr>
              <w:pPrChange w:id="1749" w:author="Alotaibi, Raed" w:date="2019-07-15T13:58:00Z">
                <w:pPr>
                  <w:jc w:val="center"/>
                </w:pPr>
              </w:pPrChange>
            </w:pPr>
            <w:r w:rsidRPr="00845F40">
              <w:rPr>
                <w:rFonts w:cstheme="minorHAnsi"/>
                <w:sz w:val="18"/>
                <w:szCs w:val="18"/>
              </w:rPr>
              <w:t>1.9</w:t>
            </w:r>
          </w:p>
        </w:tc>
        <w:tc>
          <w:tcPr>
            <w:tcW w:w="619" w:type="pct"/>
            <w:noWrap/>
            <w:hideMark/>
          </w:tcPr>
          <w:p w14:paraId="25B6CD80" w14:textId="77777777" w:rsidR="008E07FB" w:rsidRPr="00845F40" w:rsidRDefault="008E07FB">
            <w:pPr>
              <w:spacing w:line="276" w:lineRule="auto"/>
              <w:jc w:val="center"/>
              <w:rPr>
                <w:rFonts w:cstheme="minorHAnsi"/>
                <w:sz w:val="18"/>
                <w:szCs w:val="18"/>
              </w:rPr>
              <w:pPrChange w:id="1750" w:author="Alotaibi, Raed" w:date="2019-07-15T13:58:00Z">
                <w:pPr>
                  <w:jc w:val="center"/>
                </w:pPr>
              </w:pPrChange>
            </w:pPr>
            <w:r w:rsidRPr="00845F40">
              <w:rPr>
                <w:rFonts w:cstheme="minorHAnsi"/>
                <w:sz w:val="18"/>
                <w:szCs w:val="18"/>
              </w:rPr>
              <w:t>7.0</w:t>
            </w:r>
          </w:p>
        </w:tc>
        <w:tc>
          <w:tcPr>
            <w:tcW w:w="619" w:type="pct"/>
            <w:noWrap/>
            <w:hideMark/>
          </w:tcPr>
          <w:p w14:paraId="70F65B46" w14:textId="77777777" w:rsidR="008E07FB" w:rsidRPr="00845F40" w:rsidRDefault="008E07FB">
            <w:pPr>
              <w:spacing w:line="276" w:lineRule="auto"/>
              <w:jc w:val="center"/>
              <w:rPr>
                <w:rFonts w:cstheme="minorHAnsi"/>
                <w:sz w:val="18"/>
                <w:szCs w:val="18"/>
              </w:rPr>
              <w:pPrChange w:id="1751" w:author="Alotaibi, Raed" w:date="2019-07-15T13:58:00Z">
                <w:pPr>
                  <w:jc w:val="center"/>
                </w:pPr>
              </w:pPrChange>
            </w:pPr>
            <w:r w:rsidRPr="00845F40">
              <w:rPr>
                <w:rFonts w:cstheme="minorHAnsi"/>
                <w:sz w:val="18"/>
                <w:szCs w:val="18"/>
              </w:rPr>
              <w:t>10.4</w:t>
            </w:r>
          </w:p>
        </w:tc>
        <w:tc>
          <w:tcPr>
            <w:tcW w:w="619" w:type="pct"/>
            <w:noWrap/>
            <w:hideMark/>
          </w:tcPr>
          <w:p w14:paraId="361879FA" w14:textId="77777777" w:rsidR="008E07FB" w:rsidRPr="00845F40" w:rsidRDefault="008E07FB">
            <w:pPr>
              <w:spacing w:line="276" w:lineRule="auto"/>
              <w:jc w:val="center"/>
              <w:rPr>
                <w:rFonts w:cstheme="minorHAnsi"/>
                <w:sz w:val="18"/>
                <w:szCs w:val="18"/>
              </w:rPr>
              <w:pPrChange w:id="1752" w:author="Alotaibi, Raed" w:date="2019-07-15T13:58:00Z">
                <w:pPr>
                  <w:jc w:val="center"/>
                </w:pPr>
              </w:pPrChange>
            </w:pPr>
            <w:r w:rsidRPr="00845F40">
              <w:rPr>
                <w:rFonts w:cstheme="minorHAnsi"/>
                <w:sz w:val="18"/>
                <w:szCs w:val="18"/>
              </w:rPr>
              <w:t>14.5</w:t>
            </w:r>
          </w:p>
        </w:tc>
        <w:tc>
          <w:tcPr>
            <w:tcW w:w="616" w:type="pct"/>
            <w:noWrap/>
            <w:hideMark/>
          </w:tcPr>
          <w:p w14:paraId="640C34E0" w14:textId="77777777" w:rsidR="008E07FB" w:rsidRPr="00845F40" w:rsidRDefault="008E07FB">
            <w:pPr>
              <w:spacing w:line="276" w:lineRule="auto"/>
              <w:jc w:val="center"/>
              <w:rPr>
                <w:rFonts w:cstheme="minorHAnsi"/>
                <w:sz w:val="18"/>
                <w:szCs w:val="18"/>
              </w:rPr>
              <w:pPrChange w:id="1753" w:author="Alotaibi, Raed" w:date="2019-07-15T13:58:00Z">
                <w:pPr>
                  <w:jc w:val="center"/>
                </w:pPr>
              </w:pPrChange>
            </w:pPr>
            <w:r w:rsidRPr="00845F40">
              <w:rPr>
                <w:rFonts w:cstheme="minorHAnsi"/>
                <w:sz w:val="18"/>
                <w:szCs w:val="18"/>
              </w:rPr>
              <w:t>40.6</w:t>
            </w:r>
          </w:p>
        </w:tc>
      </w:tr>
      <w:tr w:rsidR="008E07FB" w:rsidRPr="00845F40" w14:paraId="4F28C5B4" w14:textId="77777777" w:rsidTr="008E07FB">
        <w:trPr>
          <w:trHeight w:val="246"/>
        </w:trPr>
        <w:tc>
          <w:tcPr>
            <w:tcW w:w="1289" w:type="pct"/>
            <w:noWrap/>
            <w:hideMark/>
          </w:tcPr>
          <w:p w14:paraId="3B5F5C0F" w14:textId="77777777" w:rsidR="008E07FB" w:rsidRPr="00845F40" w:rsidRDefault="008E07FB">
            <w:pPr>
              <w:spacing w:line="276" w:lineRule="auto"/>
              <w:rPr>
                <w:rFonts w:cstheme="minorHAnsi"/>
                <w:sz w:val="18"/>
                <w:szCs w:val="18"/>
              </w:rPr>
              <w:pPrChange w:id="1754" w:author="Alotaibi, Raed" w:date="2019-07-15T13:58:00Z">
                <w:pPr/>
              </w:pPrChange>
            </w:pPr>
            <w:r w:rsidRPr="00845F40">
              <w:rPr>
                <w:rFonts w:cstheme="minorHAnsi"/>
                <w:sz w:val="18"/>
                <w:szCs w:val="18"/>
              </w:rPr>
              <w:t>Utah</w:t>
            </w:r>
          </w:p>
        </w:tc>
        <w:tc>
          <w:tcPr>
            <w:tcW w:w="619" w:type="pct"/>
            <w:noWrap/>
            <w:hideMark/>
          </w:tcPr>
          <w:p w14:paraId="545B727B" w14:textId="77777777" w:rsidR="008E07FB" w:rsidRPr="00845F40" w:rsidRDefault="008E07FB">
            <w:pPr>
              <w:spacing w:line="276" w:lineRule="auto"/>
              <w:jc w:val="center"/>
              <w:rPr>
                <w:rFonts w:cstheme="minorHAnsi"/>
                <w:sz w:val="18"/>
                <w:szCs w:val="18"/>
              </w:rPr>
              <w:pPrChange w:id="1755" w:author="Alotaibi, Raed" w:date="2019-07-15T13:58:00Z">
                <w:pPr>
                  <w:jc w:val="center"/>
                </w:pPr>
              </w:pPrChange>
            </w:pPr>
            <w:r w:rsidRPr="00845F40">
              <w:rPr>
                <w:rFonts w:cstheme="minorHAnsi"/>
                <w:sz w:val="18"/>
                <w:szCs w:val="18"/>
              </w:rPr>
              <w:t>17.0</w:t>
            </w:r>
          </w:p>
        </w:tc>
        <w:tc>
          <w:tcPr>
            <w:tcW w:w="619" w:type="pct"/>
            <w:noWrap/>
            <w:hideMark/>
          </w:tcPr>
          <w:p w14:paraId="5343BA04" w14:textId="77777777" w:rsidR="008E07FB" w:rsidRPr="00845F40" w:rsidRDefault="008E07FB">
            <w:pPr>
              <w:spacing w:line="276" w:lineRule="auto"/>
              <w:jc w:val="center"/>
              <w:rPr>
                <w:rFonts w:cstheme="minorHAnsi"/>
                <w:sz w:val="18"/>
                <w:szCs w:val="18"/>
              </w:rPr>
              <w:pPrChange w:id="1756" w:author="Alotaibi, Raed" w:date="2019-07-15T13:58:00Z">
                <w:pPr>
                  <w:jc w:val="center"/>
                </w:pPr>
              </w:pPrChange>
            </w:pPr>
            <w:r w:rsidRPr="00845F40">
              <w:rPr>
                <w:rFonts w:cstheme="minorHAnsi"/>
                <w:sz w:val="18"/>
                <w:szCs w:val="18"/>
              </w:rPr>
              <w:t>4.3</w:t>
            </w:r>
          </w:p>
        </w:tc>
        <w:tc>
          <w:tcPr>
            <w:tcW w:w="619" w:type="pct"/>
            <w:noWrap/>
            <w:hideMark/>
          </w:tcPr>
          <w:p w14:paraId="6844036B" w14:textId="77777777" w:rsidR="008E07FB" w:rsidRPr="00845F40" w:rsidRDefault="008E07FB">
            <w:pPr>
              <w:spacing w:line="276" w:lineRule="auto"/>
              <w:jc w:val="center"/>
              <w:rPr>
                <w:rFonts w:cstheme="minorHAnsi"/>
                <w:sz w:val="18"/>
                <w:szCs w:val="18"/>
              </w:rPr>
              <w:pPrChange w:id="1757" w:author="Alotaibi, Raed" w:date="2019-07-15T13:58:00Z">
                <w:pPr>
                  <w:jc w:val="center"/>
                </w:pPr>
              </w:pPrChange>
            </w:pPr>
            <w:r w:rsidRPr="00845F40">
              <w:rPr>
                <w:rFonts w:cstheme="minorHAnsi"/>
                <w:sz w:val="18"/>
                <w:szCs w:val="18"/>
              </w:rPr>
              <w:t>10.0</w:t>
            </w:r>
          </w:p>
        </w:tc>
        <w:tc>
          <w:tcPr>
            <w:tcW w:w="619" w:type="pct"/>
            <w:noWrap/>
            <w:hideMark/>
          </w:tcPr>
          <w:p w14:paraId="14440327" w14:textId="77777777" w:rsidR="008E07FB" w:rsidRPr="00845F40" w:rsidRDefault="008E07FB">
            <w:pPr>
              <w:spacing w:line="276" w:lineRule="auto"/>
              <w:jc w:val="center"/>
              <w:rPr>
                <w:rFonts w:cstheme="minorHAnsi"/>
                <w:sz w:val="18"/>
                <w:szCs w:val="18"/>
              </w:rPr>
              <w:pPrChange w:id="1758" w:author="Alotaibi, Raed" w:date="2019-07-15T13:58:00Z">
                <w:pPr>
                  <w:jc w:val="center"/>
                </w:pPr>
              </w:pPrChange>
            </w:pPr>
            <w:r w:rsidRPr="00845F40">
              <w:rPr>
                <w:rFonts w:cstheme="minorHAnsi"/>
                <w:sz w:val="18"/>
                <w:szCs w:val="18"/>
              </w:rPr>
              <w:t>15.4</w:t>
            </w:r>
          </w:p>
        </w:tc>
        <w:tc>
          <w:tcPr>
            <w:tcW w:w="619" w:type="pct"/>
            <w:noWrap/>
            <w:hideMark/>
          </w:tcPr>
          <w:p w14:paraId="1039BC7F" w14:textId="77777777" w:rsidR="008E07FB" w:rsidRPr="00845F40" w:rsidRDefault="008E07FB">
            <w:pPr>
              <w:spacing w:line="276" w:lineRule="auto"/>
              <w:jc w:val="center"/>
              <w:rPr>
                <w:rFonts w:cstheme="minorHAnsi"/>
                <w:sz w:val="18"/>
                <w:szCs w:val="18"/>
              </w:rPr>
              <w:pPrChange w:id="1759" w:author="Alotaibi, Raed" w:date="2019-07-15T13:58:00Z">
                <w:pPr>
                  <w:jc w:val="center"/>
                </w:pPr>
              </w:pPrChange>
            </w:pPr>
            <w:r w:rsidRPr="00845F40">
              <w:rPr>
                <w:rFonts w:cstheme="minorHAnsi"/>
                <w:sz w:val="18"/>
                <w:szCs w:val="18"/>
              </w:rPr>
              <w:t>23.4</w:t>
            </w:r>
          </w:p>
        </w:tc>
        <w:tc>
          <w:tcPr>
            <w:tcW w:w="616" w:type="pct"/>
            <w:noWrap/>
            <w:hideMark/>
          </w:tcPr>
          <w:p w14:paraId="12011900" w14:textId="77777777" w:rsidR="008E07FB" w:rsidRPr="00845F40" w:rsidRDefault="008E07FB">
            <w:pPr>
              <w:spacing w:line="276" w:lineRule="auto"/>
              <w:jc w:val="center"/>
              <w:rPr>
                <w:rFonts w:cstheme="minorHAnsi"/>
                <w:sz w:val="18"/>
                <w:szCs w:val="18"/>
              </w:rPr>
              <w:pPrChange w:id="1760" w:author="Alotaibi, Raed" w:date="2019-07-15T13:58:00Z">
                <w:pPr>
                  <w:jc w:val="center"/>
                </w:pPr>
              </w:pPrChange>
            </w:pPr>
            <w:r w:rsidRPr="00845F40">
              <w:rPr>
                <w:rFonts w:cstheme="minorHAnsi"/>
                <w:sz w:val="18"/>
                <w:szCs w:val="18"/>
              </w:rPr>
              <w:t>39.8</w:t>
            </w:r>
          </w:p>
        </w:tc>
      </w:tr>
      <w:tr w:rsidR="008E07FB" w:rsidRPr="00845F40" w14:paraId="011AFC87" w14:textId="77777777" w:rsidTr="008E07FB">
        <w:trPr>
          <w:trHeight w:val="246"/>
        </w:trPr>
        <w:tc>
          <w:tcPr>
            <w:tcW w:w="1289" w:type="pct"/>
            <w:noWrap/>
            <w:hideMark/>
          </w:tcPr>
          <w:p w14:paraId="6A3566C6" w14:textId="77777777" w:rsidR="008E07FB" w:rsidRPr="00845F40" w:rsidRDefault="008E07FB">
            <w:pPr>
              <w:spacing w:line="276" w:lineRule="auto"/>
              <w:rPr>
                <w:rFonts w:cstheme="minorHAnsi"/>
                <w:sz w:val="18"/>
                <w:szCs w:val="18"/>
              </w:rPr>
              <w:pPrChange w:id="1761" w:author="Alotaibi, Raed" w:date="2019-07-15T13:58:00Z">
                <w:pPr/>
              </w:pPrChange>
            </w:pPr>
            <w:r w:rsidRPr="00845F40">
              <w:rPr>
                <w:rFonts w:cstheme="minorHAnsi"/>
                <w:sz w:val="18"/>
                <w:szCs w:val="18"/>
              </w:rPr>
              <w:t>Vermont</w:t>
            </w:r>
          </w:p>
        </w:tc>
        <w:tc>
          <w:tcPr>
            <w:tcW w:w="619" w:type="pct"/>
            <w:noWrap/>
            <w:hideMark/>
          </w:tcPr>
          <w:p w14:paraId="1DB4B8B6" w14:textId="77777777" w:rsidR="008E07FB" w:rsidRPr="00845F40" w:rsidRDefault="008E07FB">
            <w:pPr>
              <w:spacing w:line="276" w:lineRule="auto"/>
              <w:jc w:val="center"/>
              <w:rPr>
                <w:rFonts w:cstheme="minorHAnsi"/>
                <w:sz w:val="18"/>
                <w:szCs w:val="18"/>
              </w:rPr>
              <w:pPrChange w:id="1762" w:author="Alotaibi, Raed" w:date="2019-07-15T13:58:00Z">
                <w:pPr>
                  <w:jc w:val="center"/>
                </w:pPr>
              </w:pPrChange>
            </w:pPr>
            <w:r w:rsidRPr="00845F40">
              <w:rPr>
                <w:rFonts w:cstheme="minorHAnsi"/>
                <w:sz w:val="18"/>
                <w:szCs w:val="18"/>
              </w:rPr>
              <w:t>8.3</w:t>
            </w:r>
          </w:p>
        </w:tc>
        <w:tc>
          <w:tcPr>
            <w:tcW w:w="619" w:type="pct"/>
            <w:noWrap/>
            <w:hideMark/>
          </w:tcPr>
          <w:p w14:paraId="391EDE7B" w14:textId="77777777" w:rsidR="008E07FB" w:rsidRPr="00845F40" w:rsidRDefault="008E07FB">
            <w:pPr>
              <w:spacing w:line="276" w:lineRule="auto"/>
              <w:jc w:val="center"/>
              <w:rPr>
                <w:rFonts w:cstheme="minorHAnsi"/>
                <w:sz w:val="18"/>
                <w:szCs w:val="18"/>
              </w:rPr>
              <w:pPrChange w:id="1763" w:author="Alotaibi, Raed" w:date="2019-07-15T13:58:00Z">
                <w:pPr>
                  <w:jc w:val="center"/>
                </w:pPr>
              </w:pPrChange>
            </w:pPr>
            <w:r w:rsidRPr="00845F40">
              <w:rPr>
                <w:rFonts w:cstheme="minorHAnsi"/>
                <w:sz w:val="18"/>
                <w:szCs w:val="18"/>
              </w:rPr>
              <w:t>3.3</w:t>
            </w:r>
          </w:p>
        </w:tc>
        <w:tc>
          <w:tcPr>
            <w:tcW w:w="619" w:type="pct"/>
            <w:noWrap/>
            <w:hideMark/>
          </w:tcPr>
          <w:p w14:paraId="7049EFA5" w14:textId="77777777" w:rsidR="008E07FB" w:rsidRPr="00845F40" w:rsidRDefault="008E07FB">
            <w:pPr>
              <w:spacing w:line="276" w:lineRule="auto"/>
              <w:jc w:val="center"/>
              <w:rPr>
                <w:rFonts w:cstheme="minorHAnsi"/>
                <w:sz w:val="18"/>
                <w:szCs w:val="18"/>
              </w:rPr>
              <w:pPrChange w:id="1764" w:author="Alotaibi, Raed" w:date="2019-07-15T13:58:00Z">
                <w:pPr>
                  <w:jc w:val="center"/>
                </w:pPr>
              </w:pPrChange>
            </w:pPr>
            <w:r w:rsidRPr="00845F40">
              <w:rPr>
                <w:rFonts w:cstheme="minorHAnsi"/>
                <w:sz w:val="18"/>
                <w:szCs w:val="18"/>
              </w:rPr>
              <w:t>7.1</w:t>
            </w:r>
          </w:p>
        </w:tc>
        <w:tc>
          <w:tcPr>
            <w:tcW w:w="619" w:type="pct"/>
            <w:noWrap/>
            <w:hideMark/>
          </w:tcPr>
          <w:p w14:paraId="5F7B7A69" w14:textId="77777777" w:rsidR="008E07FB" w:rsidRPr="00845F40" w:rsidRDefault="008E07FB">
            <w:pPr>
              <w:spacing w:line="276" w:lineRule="auto"/>
              <w:jc w:val="center"/>
              <w:rPr>
                <w:rFonts w:cstheme="minorHAnsi"/>
                <w:sz w:val="18"/>
                <w:szCs w:val="18"/>
              </w:rPr>
              <w:pPrChange w:id="1765" w:author="Alotaibi, Raed" w:date="2019-07-15T13:58:00Z">
                <w:pPr>
                  <w:jc w:val="center"/>
                </w:pPr>
              </w:pPrChange>
            </w:pPr>
            <w:r w:rsidRPr="00845F40">
              <w:rPr>
                <w:rFonts w:cstheme="minorHAnsi"/>
                <w:sz w:val="18"/>
                <w:szCs w:val="18"/>
              </w:rPr>
              <w:t>7.9</w:t>
            </w:r>
          </w:p>
        </w:tc>
        <w:tc>
          <w:tcPr>
            <w:tcW w:w="619" w:type="pct"/>
            <w:noWrap/>
            <w:hideMark/>
          </w:tcPr>
          <w:p w14:paraId="1F13F686" w14:textId="77777777" w:rsidR="008E07FB" w:rsidRPr="00845F40" w:rsidRDefault="008E07FB">
            <w:pPr>
              <w:spacing w:line="276" w:lineRule="auto"/>
              <w:jc w:val="center"/>
              <w:rPr>
                <w:rFonts w:cstheme="minorHAnsi"/>
                <w:sz w:val="18"/>
                <w:szCs w:val="18"/>
              </w:rPr>
              <w:pPrChange w:id="1766" w:author="Alotaibi, Raed" w:date="2019-07-15T13:58:00Z">
                <w:pPr>
                  <w:jc w:val="center"/>
                </w:pPr>
              </w:pPrChange>
            </w:pPr>
            <w:r w:rsidRPr="00845F40">
              <w:rPr>
                <w:rFonts w:cstheme="minorHAnsi"/>
                <w:sz w:val="18"/>
                <w:szCs w:val="18"/>
              </w:rPr>
              <w:t>9.1</w:t>
            </w:r>
          </w:p>
        </w:tc>
        <w:tc>
          <w:tcPr>
            <w:tcW w:w="616" w:type="pct"/>
            <w:noWrap/>
            <w:hideMark/>
          </w:tcPr>
          <w:p w14:paraId="5BE52721" w14:textId="77777777" w:rsidR="008E07FB" w:rsidRPr="00845F40" w:rsidRDefault="008E07FB">
            <w:pPr>
              <w:spacing w:line="276" w:lineRule="auto"/>
              <w:jc w:val="center"/>
              <w:rPr>
                <w:rFonts w:cstheme="minorHAnsi"/>
                <w:sz w:val="18"/>
                <w:szCs w:val="18"/>
              </w:rPr>
              <w:pPrChange w:id="1767" w:author="Alotaibi, Raed" w:date="2019-07-15T13:58:00Z">
                <w:pPr>
                  <w:jc w:val="center"/>
                </w:pPr>
              </w:pPrChange>
            </w:pPr>
            <w:r w:rsidRPr="00845F40">
              <w:rPr>
                <w:rFonts w:cstheme="minorHAnsi"/>
                <w:sz w:val="18"/>
                <w:szCs w:val="18"/>
              </w:rPr>
              <w:t>18.7</w:t>
            </w:r>
          </w:p>
        </w:tc>
      </w:tr>
      <w:tr w:rsidR="008E07FB" w:rsidRPr="00845F40" w14:paraId="394AA5D9" w14:textId="77777777" w:rsidTr="008E07FB">
        <w:trPr>
          <w:trHeight w:val="246"/>
        </w:trPr>
        <w:tc>
          <w:tcPr>
            <w:tcW w:w="1289" w:type="pct"/>
            <w:noWrap/>
            <w:hideMark/>
          </w:tcPr>
          <w:p w14:paraId="03566ADD" w14:textId="77777777" w:rsidR="008E07FB" w:rsidRPr="00845F40" w:rsidRDefault="008E07FB">
            <w:pPr>
              <w:spacing w:line="276" w:lineRule="auto"/>
              <w:rPr>
                <w:rFonts w:cstheme="minorHAnsi"/>
                <w:sz w:val="18"/>
                <w:szCs w:val="18"/>
              </w:rPr>
              <w:pPrChange w:id="1768" w:author="Alotaibi, Raed" w:date="2019-07-15T13:58:00Z">
                <w:pPr/>
              </w:pPrChange>
            </w:pPr>
            <w:r w:rsidRPr="00845F40">
              <w:rPr>
                <w:rFonts w:cstheme="minorHAnsi"/>
                <w:sz w:val="18"/>
                <w:szCs w:val="18"/>
              </w:rPr>
              <w:t>Virginia</w:t>
            </w:r>
          </w:p>
        </w:tc>
        <w:tc>
          <w:tcPr>
            <w:tcW w:w="619" w:type="pct"/>
            <w:noWrap/>
            <w:hideMark/>
          </w:tcPr>
          <w:p w14:paraId="254E4D05" w14:textId="77777777" w:rsidR="008E07FB" w:rsidRPr="00845F40" w:rsidRDefault="008E07FB">
            <w:pPr>
              <w:spacing w:line="276" w:lineRule="auto"/>
              <w:jc w:val="center"/>
              <w:rPr>
                <w:rFonts w:cstheme="minorHAnsi"/>
                <w:sz w:val="18"/>
                <w:szCs w:val="18"/>
              </w:rPr>
              <w:pPrChange w:id="1769" w:author="Alotaibi, Raed" w:date="2019-07-15T13:58:00Z">
                <w:pPr>
                  <w:jc w:val="center"/>
                </w:pPr>
              </w:pPrChange>
            </w:pPr>
            <w:r w:rsidRPr="00845F40">
              <w:rPr>
                <w:rFonts w:cstheme="minorHAnsi"/>
                <w:sz w:val="18"/>
                <w:szCs w:val="18"/>
              </w:rPr>
              <w:t>13.5</w:t>
            </w:r>
          </w:p>
        </w:tc>
        <w:tc>
          <w:tcPr>
            <w:tcW w:w="619" w:type="pct"/>
            <w:noWrap/>
            <w:hideMark/>
          </w:tcPr>
          <w:p w14:paraId="47ED88A6" w14:textId="77777777" w:rsidR="008E07FB" w:rsidRPr="00845F40" w:rsidRDefault="008E07FB">
            <w:pPr>
              <w:spacing w:line="276" w:lineRule="auto"/>
              <w:jc w:val="center"/>
              <w:rPr>
                <w:rFonts w:cstheme="minorHAnsi"/>
                <w:sz w:val="18"/>
                <w:szCs w:val="18"/>
              </w:rPr>
              <w:pPrChange w:id="1770" w:author="Alotaibi, Raed" w:date="2019-07-15T13:58:00Z">
                <w:pPr>
                  <w:jc w:val="center"/>
                </w:pPr>
              </w:pPrChange>
            </w:pPr>
            <w:r w:rsidRPr="00845F40">
              <w:rPr>
                <w:rFonts w:cstheme="minorHAnsi"/>
                <w:sz w:val="18"/>
                <w:szCs w:val="18"/>
              </w:rPr>
              <w:t>5.3</w:t>
            </w:r>
          </w:p>
        </w:tc>
        <w:tc>
          <w:tcPr>
            <w:tcW w:w="619" w:type="pct"/>
            <w:noWrap/>
            <w:hideMark/>
          </w:tcPr>
          <w:p w14:paraId="7EA01BF5" w14:textId="77777777" w:rsidR="008E07FB" w:rsidRPr="00845F40" w:rsidRDefault="008E07FB">
            <w:pPr>
              <w:spacing w:line="276" w:lineRule="auto"/>
              <w:jc w:val="center"/>
              <w:rPr>
                <w:rFonts w:cstheme="minorHAnsi"/>
                <w:sz w:val="18"/>
                <w:szCs w:val="18"/>
              </w:rPr>
              <w:pPrChange w:id="1771" w:author="Alotaibi, Raed" w:date="2019-07-15T13:58:00Z">
                <w:pPr>
                  <w:jc w:val="center"/>
                </w:pPr>
              </w:pPrChange>
            </w:pPr>
            <w:r w:rsidRPr="00845F40">
              <w:rPr>
                <w:rFonts w:cstheme="minorHAnsi"/>
                <w:sz w:val="18"/>
                <w:szCs w:val="18"/>
              </w:rPr>
              <w:t>9.2</w:t>
            </w:r>
          </w:p>
        </w:tc>
        <w:tc>
          <w:tcPr>
            <w:tcW w:w="619" w:type="pct"/>
            <w:noWrap/>
            <w:hideMark/>
          </w:tcPr>
          <w:p w14:paraId="5F5D91D2" w14:textId="77777777" w:rsidR="008E07FB" w:rsidRPr="00845F40" w:rsidRDefault="008E07FB">
            <w:pPr>
              <w:spacing w:line="276" w:lineRule="auto"/>
              <w:jc w:val="center"/>
              <w:rPr>
                <w:rFonts w:cstheme="minorHAnsi"/>
                <w:sz w:val="18"/>
                <w:szCs w:val="18"/>
              </w:rPr>
              <w:pPrChange w:id="1772" w:author="Alotaibi, Raed" w:date="2019-07-15T13:58:00Z">
                <w:pPr>
                  <w:jc w:val="center"/>
                </w:pPr>
              </w:pPrChange>
            </w:pPr>
            <w:r w:rsidRPr="00845F40">
              <w:rPr>
                <w:rFonts w:cstheme="minorHAnsi"/>
                <w:sz w:val="18"/>
                <w:szCs w:val="18"/>
              </w:rPr>
              <w:t>12.0</w:t>
            </w:r>
          </w:p>
        </w:tc>
        <w:tc>
          <w:tcPr>
            <w:tcW w:w="619" w:type="pct"/>
            <w:noWrap/>
            <w:hideMark/>
          </w:tcPr>
          <w:p w14:paraId="23AFFD08" w14:textId="77777777" w:rsidR="008E07FB" w:rsidRPr="00845F40" w:rsidRDefault="008E07FB">
            <w:pPr>
              <w:spacing w:line="276" w:lineRule="auto"/>
              <w:jc w:val="center"/>
              <w:rPr>
                <w:rFonts w:cstheme="minorHAnsi"/>
                <w:sz w:val="18"/>
                <w:szCs w:val="18"/>
              </w:rPr>
              <w:pPrChange w:id="1773" w:author="Alotaibi, Raed" w:date="2019-07-15T13:58:00Z">
                <w:pPr>
                  <w:jc w:val="center"/>
                </w:pPr>
              </w:pPrChange>
            </w:pPr>
            <w:r w:rsidRPr="00845F40">
              <w:rPr>
                <w:rFonts w:cstheme="minorHAnsi"/>
                <w:sz w:val="18"/>
                <w:szCs w:val="18"/>
              </w:rPr>
              <w:t>17.1</w:t>
            </w:r>
          </w:p>
        </w:tc>
        <w:tc>
          <w:tcPr>
            <w:tcW w:w="616" w:type="pct"/>
            <w:noWrap/>
            <w:hideMark/>
          </w:tcPr>
          <w:p w14:paraId="318AEA48" w14:textId="77777777" w:rsidR="008E07FB" w:rsidRPr="00845F40" w:rsidRDefault="008E07FB">
            <w:pPr>
              <w:spacing w:line="276" w:lineRule="auto"/>
              <w:jc w:val="center"/>
              <w:rPr>
                <w:rFonts w:cstheme="minorHAnsi"/>
                <w:sz w:val="18"/>
                <w:szCs w:val="18"/>
              </w:rPr>
              <w:pPrChange w:id="1774" w:author="Alotaibi, Raed" w:date="2019-07-15T13:58:00Z">
                <w:pPr>
                  <w:jc w:val="center"/>
                </w:pPr>
              </w:pPrChange>
            </w:pPr>
            <w:r w:rsidRPr="00845F40">
              <w:rPr>
                <w:rFonts w:cstheme="minorHAnsi"/>
                <w:sz w:val="18"/>
                <w:szCs w:val="18"/>
              </w:rPr>
              <w:t>36.1</w:t>
            </w:r>
          </w:p>
        </w:tc>
      </w:tr>
      <w:tr w:rsidR="008E07FB" w:rsidRPr="00845F40" w14:paraId="205FC91C" w14:textId="77777777" w:rsidTr="008E07FB">
        <w:trPr>
          <w:trHeight w:val="246"/>
        </w:trPr>
        <w:tc>
          <w:tcPr>
            <w:tcW w:w="1289" w:type="pct"/>
            <w:noWrap/>
            <w:hideMark/>
          </w:tcPr>
          <w:p w14:paraId="7FC93990" w14:textId="77777777" w:rsidR="008E07FB" w:rsidRPr="00845F40" w:rsidRDefault="008E07FB">
            <w:pPr>
              <w:spacing w:line="276" w:lineRule="auto"/>
              <w:rPr>
                <w:rFonts w:cstheme="minorHAnsi"/>
                <w:sz w:val="18"/>
                <w:szCs w:val="18"/>
              </w:rPr>
              <w:pPrChange w:id="1775" w:author="Alotaibi, Raed" w:date="2019-07-15T13:58:00Z">
                <w:pPr/>
              </w:pPrChange>
            </w:pPr>
            <w:r w:rsidRPr="00845F40">
              <w:rPr>
                <w:rFonts w:cstheme="minorHAnsi"/>
                <w:sz w:val="18"/>
                <w:szCs w:val="18"/>
              </w:rPr>
              <w:t>Washington</w:t>
            </w:r>
          </w:p>
        </w:tc>
        <w:tc>
          <w:tcPr>
            <w:tcW w:w="619" w:type="pct"/>
            <w:noWrap/>
            <w:hideMark/>
          </w:tcPr>
          <w:p w14:paraId="65B2514E" w14:textId="77777777" w:rsidR="008E07FB" w:rsidRPr="00845F40" w:rsidRDefault="008E07FB">
            <w:pPr>
              <w:spacing w:line="276" w:lineRule="auto"/>
              <w:jc w:val="center"/>
              <w:rPr>
                <w:rFonts w:cstheme="minorHAnsi"/>
                <w:sz w:val="18"/>
                <w:szCs w:val="18"/>
              </w:rPr>
              <w:pPrChange w:id="1776" w:author="Alotaibi, Raed" w:date="2019-07-15T13:58:00Z">
                <w:pPr>
                  <w:jc w:val="center"/>
                </w:pPr>
              </w:pPrChange>
            </w:pPr>
            <w:r w:rsidRPr="00845F40">
              <w:rPr>
                <w:rFonts w:cstheme="minorHAnsi"/>
                <w:sz w:val="18"/>
                <w:szCs w:val="18"/>
              </w:rPr>
              <w:t>14.9</w:t>
            </w:r>
          </w:p>
        </w:tc>
        <w:tc>
          <w:tcPr>
            <w:tcW w:w="619" w:type="pct"/>
            <w:noWrap/>
            <w:hideMark/>
          </w:tcPr>
          <w:p w14:paraId="04E61141" w14:textId="77777777" w:rsidR="008E07FB" w:rsidRPr="00845F40" w:rsidRDefault="008E07FB">
            <w:pPr>
              <w:spacing w:line="276" w:lineRule="auto"/>
              <w:jc w:val="center"/>
              <w:rPr>
                <w:rFonts w:cstheme="minorHAnsi"/>
                <w:sz w:val="18"/>
                <w:szCs w:val="18"/>
              </w:rPr>
              <w:pPrChange w:id="1777" w:author="Alotaibi, Raed" w:date="2019-07-15T13:58:00Z">
                <w:pPr>
                  <w:jc w:val="center"/>
                </w:pPr>
              </w:pPrChange>
            </w:pPr>
            <w:r w:rsidRPr="00845F40">
              <w:rPr>
                <w:rFonts w:cstheme="minorHAnsi"/>
                <w:sz w:val="18"/>
                <w:szCs w:val="18"/>
              </w:rPr>
              <w:t>2.9</w:t>
            </w:r>
          </w:p>
        </w:tc>
        <w:tc>
          <w:tcPr>
            <w:tcW w:w="619" w:type="pct"/>
            <w:noWrap/>
            <w:hideMark/>
          </w:tcPr>
          <w:p w14:paraId="09309E05" w14:textId="77777777" w:rsidR="008E07FB" w:rsidRPr="00845F40" w:rsidRDefault="008E07FB">
            <w:pPr>
              <w:spacing w:line="276" w:lineRule="auto"/>
              <w:jc w:val="center"/>
              <w:rPr>
                <w:rFonts w:cstheme="minorHAnsi"/>
                <w:sz w:val="18"/>
                <w:szCs w:val="18"/>
              </w:rPr>
              <w:pPrChange w:id="1778" w:author="Alotaibi, Raed" w:date="2019-07-15T13:58:00Z">
                <w:pPr>
                  <w:jc w:val="center"/>
                </w:pPr>
              </w:pPrChange>
            </w:pPr>
            <w:r w:rsidRPr="00845F40">
              <w:rPr>
                <w:rFonts w:cstheme="minorHAnsi"/>
                <w:sz w:val="18"/>
                <w:szCs w:val="18"/>
              </w:rPr>
              <w:t>9.3</w:t>
            </w:r>
          </w:p>
        </w:tc>
        <w:tc>
          <w:tcPr>
            <w:tcW w:w="619" w:type="pct"/>
            <w:noWrap/>
            <w:hideMark/>
          </w:tcPr>
          <w:p w14:paraId="292ACA29" w14:textId="77777777" w:rsidR="008E07FB" w:rsidRPr="00845F40" w:rsidRDefault="008E07FB">
            <w:pPr>
              <w:spacing w:line="276" w:lineRule="auto"/>
              <w:jc w:val="center"/>
              <w:rPr>
                <w:rFonts w:cstheme="minorHAnsi"/>
                <w:sz w:val="18"/>
                <w:szCs w:val="18"/>
              </w:rPr>
              <w:pPrChange w:id="1779" w:author="Alotaibi, Raed" w:date="2019-07-15T13:58:00Z">
                <w:pPr>
                  <w:jc w:val="center"/>
                </w:pPr>
              </w:pPrChange>
            </w:pPr>
            <w:r w:rsidRPr="00845F40">
              <w:rPr>
                <w:rFonts w:cstheme="minorHAnsi"/>
                <w:sz w:val="18"/>
                <w:szCs w:val="18"/>
              </w:rPr>
              <w:t>13.6</w:t>
            </w:r>
          </w:p>
        </w:tc>
        <w:tc>
          <w:tcPr>
            <w:tcW w:w="619" w:type="pct"/>
            <w:noWrap/>
            <w:hideMark/>
          </w:tcPr>
          <w:p w14:paraId="699A3E0A" w14:textId="77777777" w:rsidR="008E07FB" w:rsidRPr="00845F40" w:rsidRDefault="008E07FB">
            <w:pPr>
              <w:spacing w:line="276" w:lineRule="auto"/>
              <w:jc w:val="center"/>
              <w:rPr>
                <w:rFonts w:cstheme="minorHAnsi"/>
                <w:sz w:val="18"/>
                <w:szCs w:val="18"/>
              </w:rPr>
              <w:pPrChange w:id="1780" w:author="Alotaibi, Raed" w:date="2019-07-15T13:58:00Z">
                <w:pPr>
                  <w:jc w:val="center"/>
                </w:pPr>
              </w:pPrChange>
            </w:pPr>
            <w:r w:rsidRPr="00845F40">
              <w:rPr>
                <w:rFonts w:cstheme="minorHAnsi"/>
                <w:sz w:val="18"/>
                <w:szCs w:val="18"/>
              </w:rPr>
              <w:t>19.1</w:t>
            </w:r>
          </w:p>
        </w:tc>
        <w:tc>
          <w:tcPr>
            <w:tcW w:w="616" w:type="pct"/>
            <w:noWrap/>
            <w:hideMark/>
          </w:tcPr>
          <w:p w14:paraId="5D4AF9D8" w14:textId="77777777" w:rsidR="008E07FB" w:rsidRPr="00845F40" w:rsidRDefault="008E07FB">
            <w:pPr>
              <w:spacing w:line="276" w:lineRule="auto"/>
              <w:jc w:val="center"/>
              <w:rPr>
                <w:rFonts w:cstheme="minorHAnsi"/>
                <w:sz w:val="18"/>
                <w:szCs w:val="18"/>
              </w:rPr>
              <w:pPrChange w:id="1781" w:author="Alotaibi, Raed" w:date="2019-07-15T13:58:00Z">
                <w:pPr>
                  <w:jc w:val="center"/>
                </w:pPr>
              </w:pPrChange>
            </w:pPr>
            <w:r w:rsidRPr="00845F40">
              <w:rPr>
                <w:rFonts w:cstheme="minorHAnsi"/>
                <w:sz w:val="18"/>
                <w:szCs w:val="18"/>
              </w:rPr>
              <w:t>48.9</w:t>
            </w:r>
          </w:p>
        </w:tc>
      </w:tr>
      <w:tr w:rsidR="008E07FB" w:rsidRPr="00845F40" w14:paraId="2489722E" w14:textId="77777777" w:rsidTr="008E07FB">
        <w:trPr>
          <w:trHeight w:val="246"/>
        </w:trPr>
        <w:tc>
          <w:tcPr>
            <w:tcW w:w="1289" w:type="pct"/>
            <w:noWrap/>
            <w:hideMark/>
          </w:tcPr>
          <w:p w14:paraId="15B2F165" w14:textId="77777777" w:rsidR="008E07FB" w:rsidRPr="00845F40" w:rsidRDefault="008E07FB">
            <w:pPr>
              <w:spacing w:line="276" w:lineRule="auto"/>
              <w:rPr>
                <w:rFonts w:cstheme="minorHAnsi"/>
                <w:sz w:val="18"/>
                <w:szCs w:val="18"/>
              </w:rPr>
              <w:pPrChange w:id="1782" w:author="Alotaibi, Raed" w:date="2019-07-15T13:58:00Z">
                <w:pPr/>
              </w:pPrChange>
            </w:pPr>
            <w:r w:rsidRPr="00845F40">
              <w:rPr>
                <w:rFonts w:cstheme="minorHAnsi"/>
                <w:sz w:val="18"/>
                <w:szCs w:val="18"/>
              </w:rPr>
              <w:t>West Virginia</w:t>
            </w:r>
          </w:p>
        </w:tc>
        <w:tc>
          <w:tcPr>
            <w:tcW w:w="619" w:type="pct"/>
            <w:noWrap/>
            <w:hideMark/>
          </w:tcPr>
          <w:p w14:paraId="0CE36857" w14:textId="77777777" w:rsidR="008E07FB" w:rsidRPr="00845F40" w:rsidRDefault="008E07FB">
            <w:pPr>
              <w:spacing w:line="276" w:lineRule="auto"/>
              <w:jc w:val="center"/>
              <w:rPr>
                <w:rFonts w:cstheme="minorHAnsi"/>
                <w:sz w:val="18"/>
                <w:szCs w:val="18"/>
              </w:rPr>
              <w:pPrChange w:id="1783" w:author="Alotaibi, Raed" w:date="2019-07-15T13:58:00Z">
                <w:pPr>
                  <w:jc w:val="center"/>
                </w:pPr>
              </w:pPrChange>
            </w:pPr>
            <w:r w:rsidRPr="00845F40">
              <w:rPr>
                <w:rFonts w:cstheme="minorHAnsi"/>
                <w:sz w:val="18"/>
                <w:szCs w:val="18"/>
              </w:rPr>
              <w:t>12.7</w:t>
            </w:r>
          </w:p>
        </w:tc>
        <w:tc>
          <w:tcPr>
            <w:tcW w:w="619" w:type="pct"/>
            <w:noWrap/>
            <w:hideMark/>
          </w:tcPr>
          <w:p w14:paraId="0B26915F" w14:textId="77777777" w:rsidR="008E07FB" w:rsidRPr="00845F40" w:rsidRDefault="008E07FB">
            <w:pPr>
              <w:spacing w:line="276" w:lineRule="auto"/>
              <w:jc w:val="center"/>
              <w:rPr>
                <w:rFonts w:cstheme="minorHAnsi"/>
                <w:sz w:val="18"/>
                <w:szCs w:val="18"/>
              </w:rPr>
              <w:pPrChange w:id="1784" w:author="Alotaibi, Raed" w:date="2019-07-15T13:58:00Z">
                <w:pPr>
                  <w:jc w:val="center"/>
                </w:pPr>
              </w:pPrChange>
            </w:pPr>
            <w:r w:rsidRPr="00845F40">
              <w:rPr>
                <w:rFonts w:cstheme="minorHAnsi"/>
                <w:sz w:val="18"/>
                <w:szCs w:val="18"/>
              </w:rPr>
              <w:t>6.9</w:t>
            </w:r>
          </w:p>
        </w:tc>
        <w:tc>
          <w:tcPr>
            <w:tcW w:w="619" w:type="pct"/>
            <w:noWrap/>
            <w:hideMark/>
          </w:tcPr>
          <w:p w14:paraId="61A3B317" w14:textId="77777777" w:rsidR="008E07FB" w:rsidRPr="00845F40" w:rsidRDefault="008E07FB">
            <w:pPr>
              <w:spacing w:line="276" w:lineRule="auto"/>
              <w:jc w:val="center"/>
              <w:rPr>
                <w:rFonts w:cstheme="minorHAnsi"/>
                <w:sz w:val="18"/>
                <w:szCs w:val="18"/>
              </w:rPr>
              <w:pPrChange w:id="1785" w:author="Alotaibi, Raed" w:date="2019-07-15T13:58:00Z">
                <w:pPr>
                  <w:jc w:val="center"/>
                </w:pPr>
              </w:pPrChange>
            </w:pPr>
            <w:r w:rsidRPr="00845F40">
              <w:rPr>
                <w:rFonts w:cstheme="minorHAnsi"/>
                <w:sz w:val="18"/>
                <w:szCs w:val="18"/>
              </w:rPr>
              <w:t>10.3</w:t>
            </w:r>
          </w:p>
        </w:tc>
        <w:tc>
          <w:tcPr>
            <w:tcW w:w="619" w:type="pct"/>
            <w:noWrap/>
            <w:hideMark/>
          </w:tcPr>
          <w:p w14:paraId="601A616E" w14:textId="77777777" w:rsidR="008E07FB" w:rsidRPr="00845F40" w:rsidRDefault="008E07FB">
            <w:pPr>
              <w:spacing w:line="276" w:lineRule="auto"/>
              <w:jc w:val="center"/>
              <w:rPr>
                <w:rFonts w:cstheme="minorHAnsi"/>
                <w:sz w:val="18"/>
                <w:szCs w:val="18"/>
              </w:rPr>
              <w:pPrChange w:id="1786" w:author="Alotaibi, Raed" w:date="2019-07-15T13:58:00Z">
                <w:pPr>
                  <w:jc w:val="center"/>
                </w:pPr>
              </w:pPrChange>
            </w:pPr>
            <w:r w:rsidRPr="00845F40">
              <w:rPr>
                <w:rFonts w:cstheme="minorHAnsi"/>
                <w:sz w:val="18"/>
                <w:szCs w:val="18"/>
              </w:rPr>
              <w:t>11.9</w:t>
            </w:r>
          </w:p>
        </w:tc>
        <w:tc>
          <w:tcPr>
            <w:tcW w:w="619" w:type="pct"/>
            <w:noWrap/>
            <w:hideMark/>
          </w:tcPr>
          <w:p w14:paraId="6F189E43" w14:textId="77777777" w:rsidR="008E07FB" w:rsidRPr="00845F40" w:rsidRDefault="008E07FB">
            <w:pPr>
              <w:spacing w:line="276" w:lineRule="auto"/>
              <w:jc w:val="center"/>
              <w:rPr>
                <w:rFonts w:cstheme="minorHAnsi"/>
                <w:sz w:val="18"/>
                <w:szCs w:val="18"/>
              </w:rPr>
              <w:pPrChange w:id="1787" w:author="Alotaibi, Raed" w:date="2019-07-15T13:58:00Z">
                <w:pPr>
                  <w:jc w:val="center"/>
                </w:pPr>
              </w:pPrChange>
            </w:pPr>
            <w:r w:rsidRPr="00845F40">
              <w:rPr>
                <w:rFonts w:cstheme="minorHAnsi"/>
                <w:sz w:val="18"/>
                <w:szCs w:val="18"/>
              </w:rPr>
              <w:t>14.9</w:t>
            </w:r>
          </w:p>
        </w:tc>
        <w:tc>
          <w:tcPr>
            <w:tcW w:w="616" w:type="pct"/>
            <w:noWrap/>
            <w:hideMark/>
          </w:tcPr>
          <w:p w14:paraId="1E7C605C" w14:textId="77777777" w:rsidR="008E07FB" w:rsidRPr="00845F40" w:rsidRDefault="008E07FB">
            <w:pPr>
              <w:spacing w:line="276" w:lineRule="auto"/>
              <w:jc w:val="center"/>
              <w:rPr>
                <w:rFonts w:cstheme="minorHAnsi"/>
                <w:sz w:val="18"/>
                <w:szCs w:val="18"/>
              </w:rPr>
              <w:pPrChange w:id="1788" w:author="Alotaibi, Raed" w:date="2019-07-15T13:58:00Z">
                <w:pPr>
                  <w:jc w:val="center"/>
                </w:pPr>
              </w:pPrChange>
            </w:pPr>
            <w:r w:rsidRPr="00845F40">
              <w:rPr>
                <w:rFonts w:cstheme="minorHAnsi"/>
                <w:sz w:val="18"/>
                <w:szCs w:val="18"/>
              </w:rPr>
              <w:t>25.5</w:t>
            </w:r>
          </w:p>
        </w:tc>
      </w:tr>
      <w:tr w:rsidR="008E07FB" w:rsidRPr="00845F40" w14:paraId="7BD80F99" w14:textId="77777777" w:rsidTr="008E07FB">
        <w:trPr>
          <w:trHeight w:val="246"/>
        </w:trPr>
        <w:tc>
          <w:tcPr>
            <w:tcW w:w="1289" w:type="pct"/>
            <w:noWrap/>
            <w:hideMark/>
          </w:tcPr>
          <w:p w14:paraId="47EE107F" w14:textId="77777777" w:rsidR="008E07FB" w:rsidRPr="00845F40" w:rsidRDefault="008E07FB">
            <w:pPr>
              <w:spacing w:line="276" w:lineRule="auto"/>
              <w:rPr>
                <w:rFonts w:cstheme="minorHAnsi"/>
                <w:sz w:val="18"/>
                <w:szCs w:val="18"/>
              </w:rPr>
              <w:pPrChange w:id="1789" w:author="Alotaibi, Raed" w:date="2019-07-15T13:58:00Z">
                <w:pPr/>
              </w:pPrChange>
            </w:pPr>
            <w:r w:rsidRPr="00845F40">
              <w:rPr>
                <w:rFonts w:cstheme="minorHAnsi"/>
                <w:sz w:val="18"/>
                <w:szCs w:val="18"/>
              </w:rPr>
              <w:t>Wisconsin</w:t>
            </w:r>
          </w:p>
        </w:tc>
        <w:tc>
          <w:tcPr>
            <w:tcW w:w="619" w:type="pct"/>
            <w:noWrap/>
            <w:hideMark/>
          </w:tcPr>
          <w:p w14:paraId="12FBC469" w14:textId="77777777" w:rsidR="008E07FB" w:rsidRPr="00845F40" w:rsidRDefault="008E07FB">
            <w:pPr>
              <w:spacing w:line="276" w:lineRule="auto"/>
              <w:jc w:val="center"/>
              <w:rPr>
                <w:rFonts w:cstheme="minorHAnsi"/>
                <w:sz w:val="18"/>
                <w:szCs w:val="18"/>
              </w:rPr>
              <w:pPrChange w:id="1790" w:author="Alotaibi, Raed" w:date="2019-07-15T13:58:00Z">
                <w:pPr>
                  <w:jc w:val="center"/>
                </w:pPr>
              </w:pPrChange>
            </w:pPr>
            <w:r w:rsidRPr="00845F40">
              <w:rPr>
                <w:rFonts w:cstheme="minorHAnsi"/>
                <w:sz w:val="18"/>
                <w:szCs w:val="18"/>
              </w:rPr>
              <w:t>10.6</w:t>
            </w:r>
          </w:p>
        </w:tc>
        <w:tc>
          <w:tcPr>
            <w:tcW w:w="619" w:type="pct"/>
            <w:noWrap/>
            <w:hideMark/>
          </w:tcPr>
          <w:p w14:paraId="5FAAB5AD" w14:textId="77777777" w:rsidR="008E07FB" w:rsidRPr="00845F40" w:rsidRDefault="008E07FB">
            <w:pPr>
              <w:spacing w:line="276" w:lineRule="auto"/>
              <w:jc w:val="center"/>
              <w:rPr>
                <w:rFonts w:cstheme="minorHAnsi"/>
                <w:sz w:val="18"/>
                <w:szCs w:val="18"/>
              </w:rPr>
              <w:pPrChange w:id="1791" w:author="Alotaibi, Raed" w:date="2019-07-15T13:58:00Z">
                <w:pPr>
                  <w:jc w:val="center"/>
                </w:pPr>
              </w:pPrChange>
            </w:pPr>
            <w:r w:rsidRPr="00845F40">
              <w:rPr>
                <w:rFonts w:cstheme="minorHAnsi"/>
                <w:sz w:val="18"/>
                <w:szCs w:val="18"/>
              </w:rPr>
              <w:t>2.8</w:t>
            </w:r>
          </w:p>
        </w:tc>
        <w:tc>
          <w:tcPr>
            <w:tcW w:w="619" w:type="pct"/>
            <w:noWrap/>
            <w:hideMark/>
          </w:tcPr>
          <w:p w14:paraId="33089D44" w14:textId="77777777" w:rsidR="008E07FB" w:rsidRPr="00845F40" w:rsidRDefault="008E07FB">
            <w:pPr>
              <w:spacing w:line="276" w:lineRule="auto"/>
              <w:jc w:val="center"/>
              <w:rPr>
                <w:rFonts w:cstheme="minorHAnsi"/>
                <w:sz w:val="18"/>
                <w:szCs w:val="18"/>
              </w:rPr>
              <w:pPrChange w:id="1792" w:author="Alotaibi, Raed" w:date="2019-07-15T13:58:00Z">
                <w:pPr>
                  <w:jc w:val="center"/>
                </w:pPr>
              </w:pPrChange>
            </w:pPr>
            <w:r w:rsidRPr="00845F40">
              <w:rPr>
                <w:rFonts w:cstheme="minorHAnsi"/>
                <w:sz w:val="18"/>
                <w:szCs w:val="18"/>
              </w:rPr>
              <w:t>6.6</w:t>
            </w:r>
          </w:p>
        </w:tc>
        <w:tc>
          <w:tcPr>
            <w:tcW w:w="619" w:type="pct"/>
            <w:noWrap/>
            <w:hideMark/>
          </w:tcPr>
          <w:p w14:paraId="6C86175C" w14:textId="77777777" w:rsidR="008E07FB" w:rsidRPr="00845F40" w:rsidRDefault="008E07FB">
            <w:pPr>
              <w:spacing w:line="276" w:lineRule="auto"/>
              <w:jc w:val="center"/>
              <w:rPr>
                <w:rFonts w:cstheme="minorHAnsi"/>
                <w:sz w:val="18"/>
                <w:szCs w:val="18"/>
              </w:rPr>
              <w:pPrChange w:id="1793" w:author="Alotaibi, Raed" w:date="2019-07-15T13:58:00Z">
                <w:pPr>
                  <w:jc w:val="center"/>
                </w:pPr>
              </w:pPrChange>
            </w:pPr>
            <w:r w:rsidRPr="00845F40">
              <w:rPr>
                <w:rFonts w:cstheme="minorHAnsi"/>
                <w:sz w:val="18"/>
                <w:szCs w:val="18"/>
              </w:rPr>
              <w:t>9.3</w:t>
            </w:r>
          </w:p>
        </w:tc>
        <w:tc>
          <w:tcPr>
            <w:tcW w:w="619" w:type="pct"/>
            <w:noWrap/>
            <w:hideMark/>
          </w:tcPr>
          <w:p w14:paraId="6F3B2692" w14:textId="77777777" w:rsidR="008E07FB" w:rsidRPr="00845F40" w:rsidRDefault="008E07FB">
            <w:pPr>
              <w:spacing w:line="276" w:lineRule="auto"/>
              <w:jc w:val="center"/>
              <w:rPr>
                <w:rFonts w:cstheme="minorHAnsi"/>
                <w:sz w:val="18"/>
                <w:szCs w:val="18"/>
              </w:rPr>
              <w:pPrChange w:id="1794" w:author="Alotaibi, Raed" w:date="2019-07-15T13:58:00Z">
                <w:pPr>
                  <w:jc w:val="center"/>
                </w:pPr>
              </w:pPrChange>
            </w:pPr>
            <w:r w:rsidRPr="00845F40">
              <w:rPr>
                <w:rFonts w:cstheme="minorHAnsi"/>
                <w:sz w:val="18"/>
                <w:szCs w:val="18"/>
              </w:rPr>
              <w:t>13.5</w:t>
            </w:r>
          </w:p>
        </w:tc>
        <w:tc>
          <w:tcPr>
            <w:tcW w:w="616" w:type="pct"/>
            <w:noWrap/>
            <w:hideMark/>
          </w:tcPr>
          <w:p w14:paraId="4B439C82" w14:textId="77777777" w:rsidR="008E07FB" w:rsidRPr="00845F40" w:rsidRDefault="008E07FB">
            <w:pPr>
              <w:spacing w:line="276" w:lineRule="auto"/>
              <w:jc w:val="center"/>
              <w:rPr>
                <w:rFonts w:cstheme="minorHAnsi"/>
                <w:sz w:val="18"/>
                <w:szCs w:val="18"/>
              </w:rPr>
              <w:pPrChange w:id="1795" w:author="Alotaibi, Raed" w:date="2019-07-15T13:58:00Z">
                <w:pPr>
                  <w:jc w:val="center"/>
                </w:pPr>
              </w:pPrChange>
            </w:pPr>
            <w:r w:rsidRPr="00845F40">
              <w:rPr>
                <w:rFonts w:cstheme="minorHAnsi"/>
                <w:sz w:val="18"/>
                <w:szCs w:val="18"/>
              </w:rPr>
              <w:t>35.7</w:t>
            </w:r>
          </w:p>
        </w:tc>
      </w:tr>
      <w:tr w:rsidR="008E07FB" w:rsidRPr="00845F40" w14:paraId="7618ECE4" w14:textId="77777777" w:rsidTr="008E07FB">
        <w:trPr>
          <w:trHeight w:val="246"/>
        </w:trPr>
        <w:tc>
          <w:tcPr>
            <w:tcW w:w="1289" w:type="pct"/>
            <w:noWrap/>
            <w:hideMark/>
          </w:tcPr>
          <w:p w14:paraId="2ADB61C3" w14:textId="77777777" w:rsidR="008E07FB" w:rsidRPr="00845F40" w:rsidRDefault="008E07FB">
            <w:pPr>
              <w:spacing w:line="276" w:lineRule="auto"/>
              <w:rPr>
                <w:rFonts w:cstheme="minorHAnsi"/>
                <w:sz w:val="18"/>
                <w:szCs w:val="18"/>
              </w:rPr>
              <w:pPrChange w:id="1796" w:author="Alotaibi, Raed" w:date="2019-07-15T13:58:00Z">
                <w:pPr/>
              </w:pPrChange>
            </w:pPr>
            <w:r w:rsidRPr="00845F40">
              <w:rPr>
                <w:rFonts w:cstheme="minorHAnsi"/>
                <w:sz w:val="18"/>
                <w:szCs w:val="18"/>
              </w:rPr>
              <w:t>Wyoming</w:t>
            </w:r>
          </w:p>
        </w:tc>
        <w:tc>
          <w:tcPr>
            <w:tcW w:w="619" w:type="pct"/>
            <w:noWrap/>
            <w:hideMark/>
          </w:tcPr>
          <w:p w14:paraId="3D422F03" w14:textId="77777777" w:rsidR="008E07FB" w:rsidRPr="00845F40" w:rsidRDefault="008E07FB">
            <w:pPr>
              <w:spacing w:line="276" w:lineRule="auto"/>
              <w:jc w:val="center"/>
              <w:rPr>
                <w:rFonts w:cstheme="minorHAnsi"/>
                <w:sz w:val="18"/>
                <w:szCs w:val="18"/>
              </w:rPr>
              <w:pPrChange w:id="1797" w:author="Alotaibi, Raed" w:date="2019-07-15T13:58:00Z">
                <w:pPr>
                  <w:jc w:val="center"/>
                </w:pPr>
              </w:pPrChange>
            </w:pPr>
            <w:r w:rsidRPr="00845F40">
              <w:rPr>
                <w:rFonts w:cstheme="minorHAnsi"/>
                <w:sz w:val="18"/>
                <w:szCs w:val="18"/>
              </w:rPr>
              <w:t>7.6</w:t>
            </w:r>
          </w:p>
        </w:tc>
        <w:tc>
          <w:tcPr>
            <w:tcW w:w="619" w:type="pct"/>
            <w:noWrap/>
            <w:hideMark/>
          </w:tcPr>
          <w:p w14:paraId="2F125045" w14:textId="77777777" w:rsidR="008E07FB" w:rsidRPr="00845F40" w:rsidRDefault="008E07FB">
            <w:pPr>
              <w:spacing w:line="276" w:lineRule="auto"/>
              <w:jc w:val="center"/>
              <w:rPr>
                <w:rFonts w:cstheme="minorHAnsi"/>
                <w:sz w:val="18"/>
                <w:szCs w:val="18"/>
              </w:rPr>
              <w:pPrChange w:id="1798" w:author="Alotaibi, Raed" w:date="2019-07-15T13:58:00Z">
                <w:pPr>
                  <w:jc w:val="center"/>
                </w:pPr>
              </w:pPrChange>
            </w:pPr>
            <w:r w:rsidRPr="00845F40">
              <w:rPr>
                <w:rFonts w:cstheme="minorHAnsi"/>
                <w:sz w:val="18"/>
                <w:szCs w:val="18"/>
              </w:rPr>
              <w:t>2.0</w:t>
            </w:r>
          </w:p>
        </w:tc>
        <w:tc>
          <w:tcPr>
            <w:tcW w:w="619" w:type="pct"/>
            <w:noWrap/>
            <w:hideMark/>
          </w:tcPr>
          <w:p w14:paraId="6C9E3A29" w14:textId="77777777" w:rsidR="008E07FB" w:rsidRPr="00845F40" w:rsidRDefault="008E07FB">
            <w:pPr>
              <w:spacing w:line="276" w:lineRule="auto"/>
              <w:jc w:val="center"/>
              <w:rPr>
                <w:rFonts w:cstheme="minorHAnsi"/>
                <w:sz w:val="18"/>
                <w:szCs w:val="18"/>
              </w:rPr>
              <w:pPrChange w:id="1799" w:author="Alotaibi, Raed" w:date="2019-07-15T13:58:00Z">
                <w:pPr>
                  <w:jc w:val="center"/>
                </w:pPr>
              </w:pPrChange>
            </w:pPr>
            <w:r w:rsidRPr="00845F40">
              <w:rPr>
                <w:rFonts w:cstheme="minorHAnsi"/>
                <w:sz w:val="18"/>
                <w:szCs w:val="18"/>
              </w:rPr>
              <w:t>4.5</w:t>
            </w:r>
          </w:p>
        </w:tc>
        <w:tc>
          <w:tcPr>
            <w:tcW w:w="619" w:type="pct"/>
            <w:noWrap/>
            <w:hideMark/>
          </w:tcPr>
          <w:p w14:paraId="0D2A2199" w14:textId="77777777" w:rsidR="008E07FB" w:rsidRPr="00845F40" w:rsidRDefault="008E07FB">
            <w:pPr>
              <w:spacing w:line="276" w:lineRule="auto"/>
              <w:jc w:val="center"/>
              <w:rPr>
                <w:rFonts w:cstheme="minorHAnsi"/>
                <w:sz w:val="18"/>
                <w:szCs w:val="18"/>
              </w:rPr>
              <w:pPrChange w:id="1800" w:author="Alotaibi, Raed" w:date="2019-07-15T13:58:00Z">
                <w:pPr>
                  <w:jc w:val="center"/>
                </w:pPr>
              </w:pPrChange>
            </w:pPr>
            <w:r w:rsidRPr="00845F40">
              <w:rPr>
                <w:rFonts w:cstheme="minorHAnsi"/>
                <w:sz w:val="18"/>
                <w:szCs w:val="18"/>
              </w:rPr>
              <w:t>6.7</w:t>
            </w:r>
          </w:p>
        </w:tc>
        <w:tc>
          <w:tcPr>
            <w:tcW w:w="619" w:type="pct"/>
            <w:noWrap/>
            <w:hideMark/>
          </w:tcPr>
          <w:p w14:paraId="245790DF" w14:textId="77777777" w:rsidR="008E07FB" w:rsidRPr="00845F40" w:rsidRDefault="008E07FB">
            <w:pPr>
              <w:spacing w:line="276" w:lineRule="auto"/>
              <w:jc w:val="center"/>
              <w:rPr>
                <w:rFonts w:cstheme="minorHAnsi"/>
                <w:sz w:val="18"/>
                <w:szCs w:val="18"/>
              </w:rPr>
              <w:pPrChange w:id="1801" w:author="Alotaibi, Raed" w:date="2019-07-15T13:58:00Z">
                <w:pPr>
                  <w:jc w:val="center"/>
                </w:pPr>
              </w:pPrChange>
            </w:pPr>
            <w:r w:rsidRPr="00845F40">
              <w:rPr>
                <w:rFonts w:cstheme="minorHAnsi"/>
                <w:sz w:val="18"/>
                <w:szCs w:val="18"/>
              </w:rPr>
              <w:t>10.1</w:t>
            </w:r>
          </w:p>
        </w:tc>
        <w:tc>
          <w:tcPr>
            <w:tcW w:w="616" w:type="pct"/>
            <w:noWrap/>
            <w:hideMark/>
          </w:tcPr>
          <w:p w14:paraId="4E5D8DE2" w14:textId="77777777" w:rsidR="008E07FB" w:rsidRPr="00845F40" w:rsidRDefault="008E07FB">
            <w:pPr>
              <w:spacing w:line="276" w:lineRule="auto"/>
              <w:jc w:val="center"/>
              <w:rPr>
                <w:rFonts w:cstheme="minorHAnsi"/>
                <w:sz w:val="18"/>
                <w:szCs w:val="18"/>
              </w:rPr>
              <w:pPrChange w:id="1802" w:author="Alotaibi, Raed" w:date="2019-07-15T13:58:00Z">
                <w:pPr>
                  <w:jc w:val="center"/>
                </w:pPr>
              </w:pPrChange>
            </w:pPr>
            <w:r w:rsidRPr="00845F40">
              <w:rPr>
                <w:rFonts w:cstheme="minorHAnsi"/>
                <w:sz w:val="18"/>
                <w:szCs w:val="18"/>
              </w:rPr>
              <w:t>21.4</w:t>
            </w:r>
          </w:p>
        </w:tc>
      </w:tr>
    </w:tbl>
    <w:p w14:paraId="28120E94" w14:textId="77777777" w:rsidR="008E07FB" w:rsidRDefault="008E07FB" w:rsidP="008E07FB">
      <w:pPr>
        <w:pStyle w:val="NoSpacing"/>
        <w:spacing w:line="276" w:lineRule="auto"/>
      </w:pPr>
    </w:p>
    <w:p w14:paraId="78D9E8D7" w14:textId="30BF5A01" w:rsidR="001619ED" w:rsidRPr="000A6843" w:rsidRDefault="001619ED" w:rsidP="008E07FB">
      <w:pPr>
        <w:pStyle w:val="NoSpacing"/>
        <w:spacing w:line="276" w:lineRule="auto"/>
        <w:rPr>
          <w:i/>
          <w:iCs/>
          <w:color w:val="44546A" w:themeColor="text2"/>
        </w:rPr>
      </w:pPr>
      <w:bookmarkStart w:id="1803" w:name="_Ref14092862"/>
      <w:bookmarkStart w:id="1804" w:name="_Toc14120463"/>
      <w:r w:rsidRPr="000A6843">
        <w:rPr>
          <w:i/>
          <w:iCs/>
          <w:color w:val="44546A" w:themeColor="text2"/>
        </w:rPr>
        <w:lastRenderedPageBreak/>
        <w:t>Table S</w:t>
      </w:r>
      <w:r w:rsidRPr="000A6843">
        <w:rPr>
          <w:i/>
          <w:iCs/>
          <w:color w:val="44546A" w:themeColor="text2"/>
        </w:rPr>
        <w:fldChar w:fldCharType="begin"/>
      </w:r>
      <w:r w:rsidRPr="000A6843">
        <w:rPr>
          <w:i/>
          <w:iCs/>
          <w:color w:val="44546A" w:themeColor="text2"/>
        </w:rPr>
        <w:instrText xml:space="preserve"> SEQ Table_S \* ARABIC </w:instrText>
      </w:r>
      <w:r w:rsidRPr="000A6843">
        <w:rPr>
          <w:i/>
          <w:iCs/>
          <w:color w:val="44546A" w:themeColor="text2"/>
        </w:rPr>
        <w:fldChar w:fldCharType="separate"/>
      </w:r>
      <w:r w:rsidR="000A6843" w:rsidRPr="000A6843">
        <w:rPr>
          <w:i/>
          <w:iCs/>
          <w:noProof/>
          <w:color w:val="44546A" w:themeColor="text2"/>
        </w:rPr>
        <w:t>2</w:t>
      </w:r>
      <w:r w:rsidRPr="000A6843">
        <w:rPr>
          <w:i/>
          <w:iCs/>
          <w:color w:val="44546A" w:themeColor="text2"/>
        </w:rPr>
        <w:fldChar w:fldCharType="end"/>
      </w:r>
      <w:bookmarkEnd w:id="1451"/>
      <w:bookmarkEnd w:id="1803"/>
      <w:r w:rsidRPr="000A6843">
        <w:rPr>
          <w:i/>
          <w:iCs/>
          <w:color w:val="44546A" w:themeColor="text2"/>
        </w:rPr>
        <w:t>:  Available childhood asthma incidence rates by state and year</w:t>
      </w:r>
      <w:bookmarkEnd w:id="1804"/>
    </w:p>
    <w:tbl>
      <w:tblPr>
        <w:tblW w:w="5477" w:type="pct"/>
        <w:tblLook w:val="04A0" w:firstRow="1" w:lastRow="0" w:firstColumn="1" w:lastColumn="0" w:noHBand="0" w:noVBand="1"/>
      </w:tblPr>
      <w:tblGrid>
        <w:gridCol w:w="2261"/>
        <w:gridCol w:w="1197"/>
        <w:gridCol w:w="1197"/>
        <w:gridCol w:w="1197"/>
        <w:gridCol w:w="1197"/>
        <w:gridCol w:w="1197"/>
        <w:gridCol w:w="1630"/>
      </w:tblGrid>
      <w:tr w:rsidR="00845F40" w:rsidRPr="00845F40" w14:paraId="5A251DA7" w14:textId="77777777" w:rsidTr="00845F40">
        <w:trPr>
          <w:trHeight w:val="231"/>
        </w:trPr>
        <w:tc>
          <w:tcPr>
            <w:tcW w:w="11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3149CFB6" w:rsidR="001B2369" w:rsidRPr="00845F40" w:rsidRDefault="001B2369">
            <w:pPr>
              <w:spacing w:after="0" w:line="276" w:lineRule="auto"/>
              <w:jc w:val="center"/>
              <w:rPr>
                <w:rFonts w:ascii="Calibri" w:eastAsia="Times New Roman" w:hAnsi="Calibri" w:cs="Calibri"/>
                <w:b/>
                <w:bCs/>
                <w:color w:val="000000"/>
                <w:sz w:val="16"/>
                <w:szCs w:val="16"/>
              </w:rPr>
              <w:pPrChange w:id="1805" w:author="Alotaibi, Raed" w:date="2019-07-15T13:58:00Z">
                <w:pPr>
                  <w:spacing w:after="0" w:line="240" w:lineRule="auto"/>
                  <w:jc w:val="center"/>
                </w:pPr>
              </w:pPrChange>
            </w:pPr>
            <w:r w:rsidRPr="00845F40">
              <w:rPr>
                <w:rFonts w:ascii="Calibri" w:eastAsia="Times New Roman" w:hAnsi="Calibri" w:cs="Calibri"/>
                <w:b/>
                <w:bCs/>
                <w:color w:val="000000"/>
                <w:sz w:val="16"/>
                <w:szCs w:val="16"/>
              </w:rPr>
              <w:t>State</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845F40" w:rsidRDefault="00091719">
            <w:pPr>
              <w:spacing w:after="0" w:line="276" w:lineRule="auto"/>
              <w:jc w:val="center"/>
              <w:rPr>
                <w:rFonts w:ascii="Calibri" w:eastAsia="Times New Roman" w:hAnsi="Calibri" w:cs="Calibri"/>
                <w:b/>
                <w:bCs/>
                <w:color w:val="000000"/>
                <w:sz w:val="16"/>
                <w:szCs w:val="16"/>
              </w:rPr>
              <w:pPrChange w:id="1806"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06</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845F40" w:rsidRDefault="00091719">
            <w:pPr>
              <w:spacing w:after="0" w:line="276" w:lineRule="auto"/>
              <w:jc w:val="center"/>
              <w:rPr>
                <w:rFonts w:ascii="Calibri" w:eastAsia="Times New Roman" w:hAnsi="Calibri" w:cs="Calibri"/>
                <w:b/>
                <w:bCs/>
                <w:color w:val="000000"/>
                <w:sz w:val="16"/>
                <w:szCs w:val="16"/>
              </w:rPr>
              <w:pPrChange w:id="1807"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07</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845F40" w:rsidRDefault="00091719">
            <w:pPr>
              <w:spacing w:after="0" w:line="276" w:lineRule="auto"/>
              <w:jc w:val="center"/>
              <w:rPr>
                <w:rFonts w:ascii="Calibri" w:eastAsia="Times New Roman" w:hAnsi="Calibri" w:cs="Calibri"/>
                <w:b/>
                <w:bCs/>
                <w:color w:val="000000"/>
                <w:sz w:val="16"/>
                <w:szCs w:val="16"/>
              </w:rPr>
              <w:pPrChange w:id="1808"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08</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845F40" w:rsidRDefault="00091719">
            <w:pPr>
              <w:spacing w:after="0" w:line="276" w:lineRule="auto"/>
              <w:jc w:val="center"/>
              <w:rPr>
                <w:rFonts w:ascii="Calibri" w:eastAsia="Times New Roman" w:hAnsi="Calibri" w:cs="Calibri"/>
                <w:b/>
                <w:bCs/>
                <w:color w:val="000000"/>
                <w:sz w:val="16"/>
                <w:szCs w:val="16"/>
              </w:rPr>
              <w:pPrChange w:id="1809"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09</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845F40" w:rsidRDefault="00091719">
            <w:pPr>
              <w:spacing w:after="0" w:line="276" w:lineRule="auto"/>
              <w:jc w:val="center"/>
              <w:rPr>
                <w:rFonts w:ascii="Calibri" w:eastAsia="Times New Roman" w:hAnsi="Calibri" w:cs="Calibri"/>
                <w:b/>
                <w:bCs/>
                <w:color w:val="000000"/>
                <w:sz w:val="16"/>
                <w:szCs w:val="16"/>
              </w:rPr>
              <w:pPrChange w:id="1810"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10</w:t>
            </w:r>
            <w:r w:rsidRPr="00845F40">
              <w:rPr>
                <w:rFonts w:ascii="Calibri" w:eastAsia="Times New Roman" w:hAnsi="Calibri" w:cs="Calibri"/>
                <w:b/>
                <w:bCs/>
                <w:color w:val="000000"/>
                <w:sz w:val="16"/>
                <w:szCs w:val="16"/>
              </w:rPr>
              <w:t>*</w:t>
            </w:r>
          </w:p>
        </w:tc>
        <w:tc>
          <w:tcPr>
            <w:tcW w:w="825"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845F40" w:rsidRDefault="001B2369">
            <w:pPr>
              <w:spacing w:after="0" w:line="276" w:lineRule="auto"/>
              <w:jc w:val="center"/>
              <w:rPr>
                <w:rFonts w:ascii="Calibri" w:eastAsia="Times New Roman" w:hAnsi="Calibri" w:cs="Calibri"/>
                <w:b/>
                <w:bCs/>
                <w:color w:val="000000"/>
                <w:sz w:val="16"/>
                <w:szCs w:val="16"/>
              </w:rPr>
              <w:pPrChange w:id="1811" w:author="Alotaibi, Raed" w:date="2019-07-15T13:58:00Z">
                <w:pPr>
                  <w:spacing w:after="0" w:line="240" w:lineRule="auto"/>
                  <w:jc w:val="center"/>
                </w:pPr>
              </w:pPrChange>
            </w:pPr>
            <w:r w:rsidRPr="00845F40">
              <w:rPr>
                <w:rFonts w:ascii="Calibri" w:eastAsia="Times New Roman" w:hAnsi="Calibri" w:cs="Calibri"/>
                <w:b/>
                <w:bCs/>
                <w:color w:val="000000"/>
                <w:sz w:val="16"/>
                <w:szCs w:val="16"/>
              </w:rPr>
              <w:t>Aggregate</w:t>
            </w:r>
            <w:r w:rsidR="00091719" w:rsidRPr="00845F40">
              <w:rPr>
                <w:rFonts w:ascii="Calibri" w:eastAsia="Times New Roman" w:hAnsi="Calibri" w:cs="Calibri"/>
                <w:b/>
                <w:bCs/>
                <w:color w:val="000000"/>
                <w:sz w:val="16"/>
                <w:szCs w:val="16"/>
              </w:rPr>
              <w:t xml:space="preserve"> IR*</w:t>
            </w:r>
          </w:p>
        </w:tc>
      </w:tr>
      <w:tr w:rsidR="00845F40" w:rsidRPr="00845F40" w14:paraId="09C4FEC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845F40" w:rsidRDefault="001B2369">
            <w:pPr>
              <w:spacing w:after="0" w:line="276" w:lineRule="auto"/>
              <w:rPr>
                <w:rFonts w:ascii="Calibri" w:eastAsia="Times New Roman" w:hAnsi="Calibri" w:cs="Calibri"/>
                <w:color w:val="000000"/>
                <w:sz w:val="16"/>
                <w:szCs w:val="16"/>
              </w:rPr>
              <w:pPrChange w:id="1812" w:author="Alotaibi, Raed" w:date="2019-07-15T13:58:00Z">
                <w:pPr>
                  <w:spacing w:after="0" w:line="240" w:lineRule="auto"/>
                </w:pPr>
              </w:pPrChange>
            </w:pPr>
            <w:r w:rsidRPr="00845F40">
              <w:rPr>
                <w:rFonts w:ascii="Calibri" w:eastAsia="Times New Roman" w:hAnsi="Calibri" w:cs="Calibri"/>
                <w:color w:val="000000"/>
                <w:sz w:val="16"/>
                <w:szCs w:val="16"/>
              </w:rPr>
              <w:t>Alabama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B0C56" w14:textId="77777777" w:rsidR="001B2369" w:rsidRPr="00845F40" w:rsidRDefault="001B2369">
            <w:pPr>
              <w:spacing w:after="0" w:line="276" w:lineRule="auto"/>
              <w:jc w:val="center"/>
              <w:rPr>
                <w:rFonts w:ascii="Calibri" w:eastAsia="Times New Roman" w:hAnsi="Calibri" w:cs="Calibri"/>
                <w:color w:val="000000"/>
                <w:sz w:val="16"/>
                <w:szCs w:val="16"/>
              </w:rPr>
              <w:pPrChange w:id="181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85273E" w14:textId="77777777" w:rsidR="001B2369" w:rsidRPr="00845F40" w:rsidRDefault="001B2369">
            <w:pPr>
              <w:spacing w:after="0" w:line="276" w:lineRule="auto"/>
              <w:jc w:val="center"/>
              <w:rPr>
                <w:rFonts w:ascii="Calibri" w:eastAsia="Times New Roman" w:hAnsi="Calibri" w:cs="Calibri"/>
                <w:color w:val="000000"/>
                <w:sz w:val="16"/>
                <w:szCs w:val="16"/>
              </w:rPr>
              <w:pPrChange w:id="18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F53DC" w14:textId="77777777" w:rsidR="001B2369" w:rsidRPr="00845F40" w:rsidRDefault="001B2369">
            <w:pPr>
              <w:spacing w:after="0" w:line="276" w:lineRule="auto"/>
              <w:jc w:val="center"/>
              <w:rPr>
                <w:rFonts w:ascii="Calibri" w:eastAsia="Times New Roman" w:hAnsi="Calibri" w:cs="Calibri"/>
                <w:color w:val="000000"/>
                <w:sz w:val="16"/>
                <w:szCs w:val="16"/>
              </w:rPr>
              <w:pPrChange w:id="18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80ECB3" w14:textId="77777777" w:rsidR="001B2369" w:rsidRPr="00845F40" w:rsidRDefault="001B2369">
            <w:pPr>
              <w:spacing w:after="0" w:line="276" w:lineRule="auto"/>
              <w:jc w:val="center"/>
              <w:rPr>
                <w:rFonts w:ascii="Calibri" w:eastAsia="Times New Roman" w:hAnsi="Calibri" w:cs="Calibri"/>
                <w:color w:val="000000"/>
                <w:sz w:val="16"/>
                <w:szCs w:val="16"/>
              </w:rPr>
              <w:pPrChange w:id="181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A055756" w14:textId="77777777" w:rsidR="001B2369" w:rsidRPr="00845F40" w:rsidRDefault="001B2369">
            <w:pPr>
              <w:spacing w:after="0" w:line="276" w:lineRule="auto"/>
              <w:jc w:val="center"/>
              <w:rPr>
                <w:rFonts w:ascii="Calibri" w:eastAsia="Times New Roman" w:hAnsi="Calibri" w:cs="Calibri"/>
                <w:color w:val="000000"/>
                <w:sz w:val="16"/>
                <w:szCs w:val="16"/>
              </w:rPr>
              <w:pPrChange w:id="181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9F43C95" w14:textId="77777777" w:rsidR="001B2369" w:rsidRPr="00845F40" w:rsidRDefault="001B2369">
            <w:pPr>
              <w:spacing w:after="0" w:line="276" w:lineRule="auto"/>
              <w:jc w:val="center"/>
              <w:rPr>
                <w:rFonts w:ascii="Calibri" w:eastAsia="Times New Roman" w:hAnsi="Calibri" w:cs="Calibri"/>
                <w:color w:val="000000"/>
                <w:sz w:val="16"/>
                <w:szCs w:val="16"/>
              </w:rPr>
              <w:pPrChange w:id="181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8D3806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845F40" w:rsidRDefault="001B2369">
            <w:pPr>
              <w:spacing w:after="0" w:line="276" w:lineRule="auto"/>
              <w:rPr>
                <w:rFonts w:ascii="Calibri" w:eastAsia="Times New Roman" w:hAnsi="Calibri" w:cs="Calibri"/>
                <w:color w:val="000000"/>
                <w:sz w:val="16"/>
                <w:szCs w:val="16"/>
              </w:rPr>
              <w:pPrChange w:id="1819" w:author="Alotaibi, Raed" w:date="2019-07-15T13:58:00Z">
                <w:pPr>
                  <w:spacing w:after="0" w:line="240" w:lineRule="auto"/>
                </w:pPr>
              </w:pPrChange>
            </w:pPr>
            <w:r w:rsidRPr="00845F40">
              <w:rPr>
                <w:rFonts w:ascii="Calibri" w:eastAsia="Times New Roman" w:hAnsi="Calibri" w:cs="Calibri"/>
                <w:color w:val="000000"/>
                <w:sz w:val="16"/>
                <w:szCs w:val="16"/>
              </w:rPr>
              <w:t>Alaska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AB6198" w14:textId="77777777" w:rsidR="001B2369" w:rsidRPr="00845F40" w:rsidRDefault="001B2369">
            <w:pPr>
              <w:spacing w:after="0" w:line="276" w:lineRule="auto"/>
              <w:jc w:val="center"/>
              <w:rPr>
                <w:rFonts w:ascii="Calibri" w:eastAsia="Times New Roman" w:hAnsi="Calibri" w:cs="Calibri"/>
                <w:color w:val="000000"/>
                <w:sz w:val="16"/>
                <w:szCs w:val="16"/>
              </w:rPr>
              <w:pPrChange w:id="182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CBEA6B" w14:textId="77777777" w:rsidR="001B2369" w:rsidRPr="00845F40" w:rsidRDefault="001B2369">
            <w:pPr>
              <w:spacing w:after="0" w:line="276" w:lineRule="auto"/>
              <w:jc w:val="center"/>
              <w:rPr>
                <w:rFonts w:ascii="Calibri" w:eastAsia="Times New Roman" w:hAnsi="Calibri" w:cs="Calibri"/>
                <w:color w:val="000000"/>
                <w:sz w:val="16"/>
                <w:szCs w:val="16"/>
              </w:rPr>
              <w:pPrChange w:id="182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ED01C7" w14:textId="77777777" w:rsidR="001B2369" w:rsidRPr="00845F40" w:rsidRDefault="001B2369">
            <w:pPr>
              <w:spacing w:after="0" w:line="276" w:lineRule="auto"/>
              <w:jc w:val="center"/>
              <w:rPr>
                <w:rFonts w:ascii="Calibri" w:eastAsia="Times New Roman" w:hAnsi="Calibri" w:cs="Calibri"/>
                <w:color w:val="000000"/>
                <w:sz w:val="16"/>
                <w:szCs w:val="16"/>
              </w:rPr>
              <w:pPrChange w:id="182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6A399D" w14:textId="77777777" w:rsidR="001B2369" w:rsidRPr="00845F40" w:rsidRDefault="001B2369">
            <w:pPr>
              <w:spacing w:after="0" w:line="276" w:lineRule="auto"/>
              <w:jc w:val="center"/>
              <w:rPr>
                <w:rFonts w:ascii="Calibri" w:eastAsia="Times New Roman" w:hAnsi="Calibri" w:cs="Calibri"/>
                <w:color w:val="000000"/>
                <w:sz w:val="16"/>
                <w:szCs w:val="16"/>
              </w:rPr>
              <w:pPrChange w:id="182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30FB7F" w14:textId="77777777" w:rsidR="001B2369" w:rsidRPr="00845F40" w:rsidRDefault="001B2369">
            <w:pPr>
              <w:spacing w:after="0" w:line="276" w:lineRule="auto"/>
              <w:jc w:val="center"/>
              <w:rPr>
                <w:rFonts w:ascii="Calibri" w:eastAsia="Times New Roman" w:hAnsi="Calibri" w:cs="Calibri"/>
                <w:color w:val="000000"/>
                <w:sz w:val="16"/>
                <w:szCs w:val="16"/>
              </w:rPr>
              <w:pPrChange w:id="182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D3191" w14:textId="77777777" w:rsidR="001B2369" w:rsidRPr="00845F40" w:rsidRDefault="001B2369">
            <w:pPr>
              <w:spacing w:after="0" w:line="276" w:lineRule="auto"/>
              <w:jc w:val="center"/>
              <w:rPr>
                <w:rFonts w:ascii="Calibri" w:eastAsia="Times New Roman" w:hAnsi="Calibri" w:cs="Calibri"/>
                <w:color w:val="000000"/>
                <w:sz w:val="16"/>
                <w:szCs w:val="16"/>
              </w:rPr>
              <w:pPrChange w:id="182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A3520ED"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845F40" w:rsidRDefault="001B2369">
            <w:pPr>
              <w:spacing w:after="0" w:line="276" w:lineRule="auto"/>
              <w:rPr>
                <w:rFonts w:ascii="Calibri" w:eastAsia="Times New Roman" w:hAnsi="Calibri" w:cs="Calibri"/>
                <w:color w:val="000000"/>
                <w:sz w:val="16"/>
                <w:szCs w:val="16"/>
              </w:rPr>
              <w:pPrChange w:id="1826" w:author="Alotaibi, Raed" w:date="2019-07-15T13:58:00Z">
                <w:pPr>
                  <w:spacing w:after="0" w:line="240" w:lineRule="auto"/>
                </w:pPr>
              </w:pPrChange>
            </w:pPr>
            <w:r w:rsidRPr="00845F40">
              <w:rPr>
                <w:rFonts w:ascii="Calibri" w:eastAsia="Times New Roman" w:hAnsi="Calibri" w:cs="Calibri"/>
                <w:color w:val="000000"/>
                <w:sz w:val="16"/>
                <w:szCs w:val="16"/>
              </w:rPr>
              <w:t>Arizona</w:t>
            </w:r>
          </w:p>
        </w:tc>
        <w:tc>
          <w:tcPr>
            <w:tcW w:w="606"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845F40" w:rsidRDefault="001B2369">
            <w:pPr>
              <w:spacing w:after="0" w:line="276" w:lineRule="auto"/>
              <w:jc w:val="center"/>
              <w:rPr>
                <w:rFonts w:ascii="Calibri" w:eastAsia="Times New Roman" w:hAnsi="Calibri" w:cs="Calibri"/>
                <w:color w:val="000000"/>
                <w:sz w:val="16"/>
                <w:szCs w:val="16"/>
              </w:rPr>
              <w:pPrChange w:id="1827" w:author="Alotaibi, Raed" w:date="2019-07-15T13:58:00Z">
                <w:pPr>
                  <w:spacing w:after="0" w:line="240" w:lineRule="auto"/>
                  <w:jc w:val="center"/>
                </w:pPr>
              </w:pPrChange>
            </w:pPr>
            <w:r w:rsidRPr="00845F40">
              <w:rPr>
                <w:rFonts w:ascii="Calibri" w:eastAsia="Times New Roman" w:hAnsi="Calibri" w:cs="Calibri"/>
                <w:color w:val="000000"/>
                <w:sz w:val="16"/>
                <w:szCs w:val="16"/>
              </w:rPr>
              <w:t>23.7</w:t>
            </w:r>
          </w:p>
        </w:tc>
        <w:tc>
          <w:tcPr>
            <w:tcW w:w="606"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845F40" w:rsidRDefault="001B2369">
            <w:pPr>
              <w:spacing w:after="0" w:line="276" w:lineRule="auto"/>
              <w:jc w:val="center"/>
              <w:rPr>
                <w:rFonts w:ascii="Calibri" w:eastAsia="Times New Roman" w:hAnsi="Calibri" w:cs="Calibri"/>
                <w:color w:val="000000"/>
                <w:sz w:val="16"/>
                <w:szCs w:val="16"/>
              </w:rPr>
              <w:pPrChange w:id="1828" w:author="Alotaibi, Raed" w:date="2019-07-15T13:58:00Z">
                <w:pPr>
                  <w:spacing w:after="0" w:line="240" w:lineRule="auto"/>
                  <w:jc w:val="center"/>
                </w:pPr>
              </w:pPrChange>
            </w:pPr>
            <w:r w:rsidRPr="00845F40">
              <w:rPr>
                <w:rFonts w:ascii="Calibri" w:eastAsia="Times New Roman" w:hAnsi="Calibri" w:cs="Calibri"/>
                <w:color w:val="000000"/>
                <w:sz w:val="16"/>
                <w:szCs w:val="16"/>
              </w:rPr>
              <w:t>6.8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7DA37C" w14:textId="77777777" w:rsidR="001B2369" w:rsidRPr="00845F40" w:rsidRDefault="001B2369">
            <w:pPr>
              <w:spacing w:after="0" w:line="276" w:lineRule="auto"/>
              <w:jc w:val="center"/>
              <w:rPr>
                <w:rFonts w:ascii="Calibri" w:eastAsia="Times New Roman" w:hAnsi="Calibri" w:cs="Calibri"/>
                <w:color w:val="000000"/>
                <w:sz w:val="16"/>
                <w:szCs w:val="16"/>
              </w:rPr>
              <w:pPrChange w:id="182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F5D9AA" w14:textId="77777777" w:rsidR="001B2369" w:rsidRPr="00845F40" w:rsidRDefault="001B2369">
            <w:pPr>
              <w:spacing w:after="0" w:line="276" w:lineRule="auto"/>
              <w:jc w:val="center"/>
              <w:rPr>
                <w:rFonts w:ascii="Calibri" w:eastAsia="Times New Roman" w:hAnsi="Calibri" w:cs="Calibri"/>
                <w:color w:val="000000"/>
                <w:sz w:val="16"/>
                <w:szCs w:val="16"/>
              </w:rPr>
              <w:pPrChange w:id="183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AC0DEC" w14:textId="77777777" w:rsidR="001B2369" w:rsidRPr="00845F40" w:rsidRDefault="001B2369">
            <w:pPr>
              <w:spacing w:after="0" w:line="276" w:lineRule="auto"/>
              <w:jc w:val="center"/>
              <w:rPr>
                <w:rFonts w:ascii="Calibri" w:eastAsia="Times New Roman" w:hAnsi="Calibri" w:cs="Calibri"/>
                <w:color w:val="000000"/>
                <w:sz w:val="16"/>
                <w:szCs w:val="16"/>
              </w:rPr>
              <w:pPrChange w:id="183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845F40" w:rsidRDefault="001B2369">
            <w:pPr>
              <w:spacing w:after="0" w:line="276" w:lineRule="auto"/>
              <w:jc w:val="center"/>
              <w:rPr>
                <w:rFonts w:ascii="Calibri" w:eastAsia="Times New Roman" w:hAnsi="Calibri" w:cs="Calibri"/>
                <w:color w:val="000000"/>
                <w:sz w:val="16"/>
                <w:szCs w:val="16"/>
              </w:rPr>
              <w:pPrChange w:id="1832" w:author="Alotaibi, Raed" w:date="2019-07-15T13:58:00Z">
                <w:pPr>
                  <w:spacing w:after="0" w:line="240" w:lineRule="auto"/>
                  <w:jc w:val="center"/>
                </w:pPr>
              </w:pPrChange>
            </w:pPr>
            <w:r w:rsidRPr="00845F40">
              <w:rPr>
                <w:rFonts w:ascii="Calibri" w:eastAsia="Times New Roman" w:hAnsi="Calibri" w:cs="Calibri"/>
                <w:color w:val="000000"/>
                <w:sz w:val="16"/>
                <w:szCs w:val="16"/>
              </w:rPr>
              <w:t>15.2</w:t>
            </w:r>
          </w:p>
        </w:tc>
      </w:tr>
      <w:tr w:rsidR="00845F40" w:rsidRPr="00845F40" w14:paraId="4A397D7B"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845F40" w:rsidRDefault="001B2369">
            <w:pPr>
              <w:spacing w:after="0" w:line="276" w:lineRule="auto"/>
              <w:rPr>
                <w:rFonts w:ascii="Calibri" w:eastAsia="Times New Roman" w:hAnsi="Calibri" w:cs="Calibri"/>
                <w:color w:val="000000"/>
                <w:sz w:val="16"/>
                <w:szCs w:val="16"/>
              </w:rPr>
              <w:pPrChange w:id="1833" w:author="Alotaibi, Raed" w:date="2019-07-15T13:58:00Z">
                <w:pPr>
                  <w:spacing w:after="0" w:line="240" w:lineRule="auto"/>
                </w:pPr>
              </w:pPrChange>
            </w:pPr>
            <w:r w:rsidRPr="00845F40">
              <w:rPr>
                <w:rFonts w:ascii="Calibri" w:eastAsia="Times New Roman" w:hAnsi="Calibri" w:cs="Calibri"/>
                <w:color w:val="000000"/>
                <w:sz w:val="16"/>
                <w:szCs w:val="16"/>
              </w:rPr>
              <w:t>Arkansas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2B833F" w14:textId="77777777" w:rsidR="001B2369" w:rsidRPr="00845F40" w:rsidRDefault="001B2369">
            <w:pPr>
              <w:spacing w:after="0" w:line="276" w:lineRule="auto"/>
              <w:jc w:val="center"/>
              <w:rPr>
                <w:rFonts w:ascii="Calibri" w:eastAsia="Times New Roman" w:hAnsi="Calibri" w:cs="Calibri"/>
                <w:color w:val="000000"/>
                <w:sz w:val="16"/>
                <w:szCs w:val="16"/>
              </w:rPr>
              <w:pPrChange w:id="183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56DBF5" w14:textId="77777777" w:rsidR="001B2369" w:rsidRPr="00845F40" w:rsidRDefault="001B2369">
            <w:pPr>
              <w:spacing w:after="0" w:line="276" w:lineRule="auto"/>
              <w:jc w:val="center"/>
              <w:rPr>
                <w:rFonts w:ascii="Calibri" w:eastAsia="Times New Roman" w:hAnsi="Calibri" w:cs="Calibri"/>
                <w:color w:val="000000"/>
                <w:sz w:val="16"/>
                <w:szCs w:val="16"/>
              </w:rPr>
              <w:pPrChange w:id="183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411833" w14:textId="77777777" w:rsidR="001B2369" w:rsidRPr="00845F40" w:rsidRDefault="001B2369">
            <w:pPr>
              <w:spacing w:after="0" w:line="276" w:lineRule="auto"/>
              <w:jc w:val="center"/>
              <w:rPr>
                <w:rFonts w:ascii="Calibri" w:eastAsia="Times New Roman" w:hAnsi="Calibri" w:cs="Calibri"/>
                <w:color w:val="000000"/>
                <w:sz w:val="16"/>
                <w:szCs w:val="16"/>
              </w:rPr>
              <w:pPrChange w:id="18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24A4056" w14:textId="77777777" w:rsidR="001B2369" w:rsidRPr="00845F40" w:rsidRDefault="001B2369">
            <w:pPr>
              <w:spacing w:after="0" w:line="276" w:lineRule="auto"/>
              <w:jc w:val="center"/>
              <w:rPr>
                <w:rFonts w:ascii="Calibri" w:eastAsia="Times New Roman" w:hAnsi="Calibri" w:cs="Calibri"/>
                <w:color w:val="000000"/>
                <w:sz w:val="16"/>
                <w:szCs w:val="16"/>
              </w:rPr>
              <w:pPrChange w:id="183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92D49E" w14:textId="77777777" w:rsidR="001B2369" w:rsidRPr="00845F40" w:rsidRDefault="001B2369">
            <w:pPr>
              <w:spacing w:after="0" w:line="276" w:lineRule="auto"/>
              <w:jc w:val="center"/>
              <w:rPr>
                <w:rFonts w:ascii="Calibri" w:eastAsia="Times New Roman" w:hAnsi="Calibri" w:cs="Calibri"/>
                <w:color w:val="000000"/>
                <w:sz w:val="16"/>
                <w:szCs w:val="16"/>
              </w:rPr>
              <w:pPrChange w:id="183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CF3A624" w14:textId="77777777" w:rsidR="001B2369" w:rsidRPr="00845F40" w:rsidRDefault="001B2369">
            <w:pPr>
              <w:spacing w:after="0" w:line="276" w:lineRule="auto"/>
              <w:jc w:val="center"/>
              <w:rPr>
                <w:rFonts w:ascii="Calibri" w:eastAsia="Times New Roman" w:hAnsi="Calibri" w:cs="Calibri"/>
                <w:color w:val="000000"/>
                <w:sz w:val="16"/>
                <w:szCs w:val="16"/>
              </w:rPr>
              <w:pPrChange w:id="18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314C1D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845F40" w:rsidRDefault="001B2369">
            <w:pPr>
              <w:spacing w:after="0" w:line="276" w:lineRule="auto"/>
              <w:rPr>
                <w:rFonts w:ascii="Calibri" w:eastAsia="Times New Roman" w:hAnsi="Calibri" w:cs="Calibri"/>
                <w:color w:val="000000"/>
                <w:sz w:val="16"/>
                <w:szCs w:val="16"/>
              </w:rPr>
              <w:pPrChange w:id="1840" w:author="Alotaibi, Raed" w:date="2019-07-15T13:58:00Z">
                <w:pPr>
                  <w:spacing w:after="0" w:line="240" w:lineRule="auto"/>
                </w:pPr>
              </w:pPrChange>
            </w:pPr>
            <w:r w:rsidRPr="00845F40">
              <w:rPr>
                <w:rFonts w:ascii="Calibri" w:eastAsia="Times New Roman" w:hAnsi="Calibri" w:cs="Calibri"/>
                <w:color w:val="000000"/>
                <w:sz w:val="16"/>
                <w:szCs w:val="16"/>
              </w:rPr>
              <w:t>California</w:t>
            </w:r>
          </w:p>
        </w:tc>
        <w:tc>
          <w:tcPr>
            <w:tcW w:w="606"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845F40" w:rsidRDefault="001B2369">
            <w:pPr>
              <w:spacing w:after="0" w:line="276" w:lineRule="auto"/>
              <w:jc w:val="center"/>
              <w:rPr>
                <w:rFonts w:ascii="Calibri" w:eastAsia="Times New Roman" w:hAnsi="Calibri" w:cs="Calibri"/>
                <w:color w:val="000000"/>
                <w:sz w:val="16"/>
                <w:szCs w:val="16"/>
              </w:rPr>
              <w:pPrChange w:id="1841" w:author="Alotaibi, Raed" w:date="2019-07-15T13:58:00Z">
                <w:pPr>
                  <w:spacing w:after="0" w:line="240" w:lineRule="auto"/>
                  <w:jc w:val="center"/>
                </w:pPr>
              </w:pPrChange>
            </w:pPr>
            <w:r w:rsidRPr="00845F40">
              <w:rPr>
                <w:rFonts w:ascii="Calibri" w:eastAsia="Times New Roman" w:hAnsi="Calibri" w:cs="Calibri"/>
                <w:color w:val="000000"/>
                <w:sz w:val="16"/>
                <w:szCs w:val="16"/>
              </w:rPr>
              <w:t>12.1</w:t>
            </w:r>
          </w:p>
        </w:tc>
        <w:tc>
          <w:tcPr>
            <w:tcW w:w="606"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845F40" w:rsidRDefault="001B2369">
            <w:pPr>
              <w:spacing w:after="0" w:line="276" w:lineRule="auto"/>
              <w:jc w:val="center"/>
              <w:rPr>
                <w:rFonts w:ascii="Calibri" w:eastAsia="Times New Roman" w:hAnsi="Calibri" w:cs="Calibri"/>
                <w:color w:val="000000"/>
                <w:sz w:val="16"/>
                <w:szCs w:val="16"/>
              </w:rPr>
              <w:pPrChange w:id="1842" w:author="Alotaibi, Raed" w:date="2019-07-15T13:58:00Z">
                <w:pPr>
                  <w:spacing w:after="0" w:line="240" w:lineRule="auto"/>
                  <w:jc w:val="center"/>
                </w:pPr>
              </w:pPrChange>
            </w:pPr>
            <w:r w:rsidRPr="00845F40">
              <w:rPr>
                <w:rFonts w:ascii="Calibri" w:eastAsia="Times New Roman" w:hAnsi="Calibri" w:cs="Calibri"/>
                <w:color w:val="000000"/>
                <w:sz w:val="16"/>
                <w:szCs w:val="16"/>
              </w:rPr>
              <w:t>6.5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675998B" w14:textId="77777777" w:rsidR="001B2369" w:rsidRPr="00845F40" w:rsidRDefault="001B2369">
            <w:pPr>
              <w:spacing w:after="0" w:line="276" w:lineRule="auto"/>
              <w:jc w:val="center"/>
              <w:rPr>
                <w:rFonts w:ascii="Calibri" w:eastAsia="Times New Roman" w:hAnsi="Calibri" w:cs="Calibri"/>
                <w:color w:val="000000"/>
                <w:sz w:val="16"/>
                <w:szCs w:val="16"/>
              </w:rPr>
              <w:pPrChange w:id="18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9027D7" w14:textId="77777777" w:rsidR="001B2369" w:rsidRPr="00845F40" w:rsidRDefault="001B2369">
            <w:pPr>
              <w:spacing w:after="0" w:line="276" w:lineRule="auto"/>
              <w:jc w:val="center"/>
              <w:rPr>
                <w:rFonts w:ascii="Calibri" w:eastAsia="Times New Roman" w:hAnsi="Calibri" w:cs="Calibri"/>
                <w:color w:val="000000"/>
                <w:sz w:val="16"/>
                <w:szCs w:val="16"/>
              </w:rPr>
              <w:pPrChange w:id="184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551B61" w14:textId="77777777" w:rsidR="001B2369" w:rsidRPr="00845F40" w:rsidRDefault="001B2369">
            <w:pPr>
              <w:spacing w:after="0" w:line="276" w:lineRule="auto"/>
              <w:jc w:val="center"/>
              <w:rPr>
                <w:rFonts w:ascii="Calibri" w:eastAsia="Times New Roman" w:hAnsi="Calibri" w:cs="Calibri"/>
                <w:color w:val="000000"/>
                <w:sz w:val="16"/>
                <w:szCs w:val="16"/>
              </w:rPr>
              <w:pPrChange w:id="184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845F40" w:rsidRDefault="001B2369">
            <w:pPr>
              <w:spacing w:after="0" w:line="276" w:lineRule="auto"/>
              <w:jc w:val="center"/>
              <w:rPr>
                <w:rFonts w:ascii="Calibri" w:eastAsia="Times New Roman" w:hAnsi="Calibri" w:cs="Calibri"/>
                <w:color w:val="000000"/>
                <w:sz w:val="16"/>
                <w:szCs w:val="16"/>
              </w:rPr>
              <w:pPrChange w:id="1846"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r>
      <w:tr w:rsidR="00845F40" w:rsidRPr="00845F40" w14:paraId="222FE38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845F40" w:rsidRDefault="001B2369">
            <w:pPr>
              <w:spacing w:after="0" w:line="276" w:lineRule="auto"/>
              <w:rPr>
                <w:rFonts w:ascii="Calibri" w:eastAsia="Times New Roman" w:hAnsi="Calibri" w:cs="Calibri"/>
                <w:color w:val="000000"/>
                <w:sz w:val="16"/>
                <w:szCs w:val="16"/>
              </w:rPr>
              <w:pPrChange w:id="1847" w:author="Alotaibi, Raed" w:date="2019-07-15T13:58:00Z">
                <w:pPr>
                  <w:spacing w:after="0" w:line="240" w:lineRule="auto"/>
                </w:pPr>
              </w:pPrChange>
            </w:pPr>
            <w:r w:rsidRPr="00845F40">
              <w:rPr>
                <w:rFonts w:ascii="Calibri" w:eastAsia="Times New Roman" w:hAnsi="Calibri" w:cs="Calibri"/>
                <w:color w:val="000000"/>
                <w:sz w:val="16"/>
                <w:szCs w:val="16"/>
              </w:rPr>
              <w:t>Colorado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C3788F7" w14:textId="77777777" w:rsidR="001B2369" w:rsidRPr="00845F40" w:rsidRDefault="001B2369">
            <w:pPr>
              <w:spacing w:after="0" w:line="276" w:lineRule="auto"/>
              <w:jc w:val="center"/>
              <w:rPr>
                <w:rFonts w:ascii="Calibri" w:eastAsia="Times New Roman" w:hAnsi="Calibri" w:cs="Calibri"/>
                <w:color w:val="000000"/>
                <w:sz w:val="16"/>
                <w:szCs w:val="16"/>
              </w:rPr>
              <w:pPrChange w:id="184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98E19F6" w14:textId="77777777" w:rsidR="001B2369" w:rsidRPr="00845F40" w:rsidRDefault="001B2369">
            <w:pPr>
              <w:spacing w:after="0" w:line="276" w:lineRule="auto"/>
              <w:jc w:val="center"/>
              <w:rPr>
                <w:rFonts w:ascii="Calibri" w:eastAsia="Times New Roman" w:hAnsi="Calibri" w:cs="Calibri"/>
                <w:color w:val="000000"/>
                <w:sz w:val="16"/>
                <w:szCs w:val="16"/>
              </w:rPr>
              <w:pPrChange w:id="18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86CEFA" w14:textId="77777777" w:rsidR="001B2369" w:rsidRPr="00845F40" w:rsidRDefault="001B2369">
            <w:pPr>
              <w:spacing w:after="0" w:line="276" w:lineRule="auto"/>
              <w:jc w:val="center"/>
              <w:rPr>
                <w:rFonts w:ascii="Calibri" w:eastAsia="Times New Roman" w:hAnsi="Calibri" w:cs="Calibri"/>
                <w:color w:val="000000"/>
                <w:sz w:val="16"/>
                <w:szCs w:val="16"/>
              </w:rPr>
              <w:pPrChange w:id="185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BF3A24" w14:textId="77777777" w:rsidR="001B2369" w:rsidRPr="00845F40" w:rsidRDefault="001B2369">
            <w:pPr>
              <w:spacing w:after="0" w:line="276" w:lineRule="auto"/>
              <w:jc w:val="center"/>
              <w:rPr>
                <w:rFonts w:ascii="Calibri" w:eastAsia="Times New Roman" w:hAnsi="Calibri" w:cs="Calibri"/>
                <w:color w:val="000000"/>
                <w:sz w:val="16"/>
                <w:szCs w:val="16"/>
              </w:rPr>
              <w:pPrChange w:id="185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265185" w14:textId="77777777" w:rsidR="001B2369" w:rsidRPr="00845F40" w:rsidRDefault="001B2369">
            <w:pPr>
              <w:spacing w:after="0" w:line="276" w:lineRule="auto"/>
              <w:jc w:val="center"/>
              <w:rPr>
                <w:rFonts w:ascii="Calibri" w:eastAsia="Times New Roman" w:hAnsi="Calibri" w:cs="Calibri"/>
                <w:color w:val="000000"/>
                <w:sz w:val="16"/>
                <w:szCs w:val="16"/>
              </w:rPr>
              <w:pPrChange w:id="185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5121803" w14:textId="77777777" w:rsidR="001B2369" w:rsidRPr="00845F40" w:rsidRDefault="001B2369">
            <w:pPr>
              <w:spacing w:after="0" w:line="276" w:lineRule="auto"/>
              <w:jc w:val="center"/>
              <w:rPr>
                <w:rFonts w:ascii="Calibri" w:eastAsia="Times New Roman" w:hAnsi="Calibri" w:cs="Calibri"/>
                <w:color w:val="000000"/>
                <w:sz w:val="16"/>
                <w:szCs w:val="16"/>
              </w:rPr>
              <w:pPrChange w:id="185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C98A47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845F40" w:rsidRDefault="001B2369">
            <w:pPr>
              <w:spacing w:after="0" w:line="276" w:lineRule="auto"/>
              <w:rPr>
                <w:rFonts w:ascii="Calibri" w:eastAsia="Times New Roman" w:hAnsi="Calibri" w:cs="Calibri"/>
                <w:color w:val="000000"/>
                <w:sz w:val="16"/>
                <w:szCs w:val="16"/>
              </w:rPr>
              <w:pPrChange w:id="1854" w:author="Alotaibi, Raed" w:date="2019-07-15T13:58:00Z">
                <w:pPr>
                  <w:spacing w:after="0" w:line="240" w:lineRule="auto"/>
                </w:pPr>
              </w:pPrChange>
            </w:pPr>
            <w:r w:rsidRPr="00845F40">
              <w:rPr>
                <w:rFonts w:ascii="Calibri" w:eastAsia="Times New Roman" w:hAnsi="Calibri" w:cs="Calibri"/>
                <w:color w:val="000000"/>
                <w:sz w:val="16"/>
                <w:szCs w:val="16"/>
              </w:rPr>
              <w:t>Connecticut</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11A681" w14:textId="77777777" w:rsidR="001B2369" w:rsidRPr="00845F40" w:rsidRDefault="001B2369">
            <w:pPr>
              <w:spacing w:after="0" w:line="276" w:lineRule="auto"/>
              <w:jc w:val="center"/>
              <w:rPr>
                <w:rFonts w:ascii="Calibri" w:eastAsia="Times New Roman" w:hAnsi="Calibri" w:cs="Calibri"/>
                <w:color w:val="000000"/>
                <w:sz w:val="16"/>
                <w:szCs w:val="16"/>
              </w:rPr>
              <w:pPrChange w:id="18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845F40" w:rsidRDefault="001B2369">
            <w:pPr>
              <w:spacing w:after="0" w:line="276" w:lineRule="auto"/>
              <w:jc w:val="center"/>
              <w:rPr>
                <w:rFonts w:ascii="Calibri" w:eastAsia="Times New Roman" w:hAnsi="Calibri" w:cs="Calibri"/>
                <w:color w:val="000000"/>
                <w:sz w:val="16"/>
                <w:szCs w:val="16"/>
              </w:rPr>
              <w:pPrChange w:id="1856"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845F40" w:rsidRDefault="001B2369">
            <w:pPr>
              <w:spacing w:after="0" w:line="276" w:lineRule="auto"/>
              <w:jc w:val="center"/>
              <w:rPr>
                <w:rFonts w:ascii="Calibri" w:eastAsia="Times New Roman" w:hAnsi="Calibri" w:cs="Calibri"/>
                <w:color w:val="000000"/>
                <w:sz w:val="16"/>
                <w:szCs w:val="16"/>
              </w:rPr>
              <w:pPrChange w:id="1857" w:author="Alotaibi, Raed" w:date="2019-07-15T13:58:00Z">
                <w:pPr>
                  <w:spacing w:after="0" w:line="240" w:lineRule="auto"/>
                  <w:jc w:val="center"/>
                </w:pPr>
              </w:pPrChange>
            </w:pPr>
            <w:r w:rsidRPr="00845F40">
              <w:rPr>
                <w:rFonts w:ascii="Calibri" w:eastAsia="Times New Roman" w:hAnsi="Calibri" w:cs="Calibri"/>
                <w:color w:val="000000"/>
                <w:sz w:val="16"/>
                <w:szCs w:val="16"/>
              </w:rPr>
              <w:t>14.1</w:t>
            </w:r>
          </w:p>
        </w:tc>
        <w:tc>
          <w:tcPr>
            <w:tcW w:w="606"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845F40" w:rsidRDefault="001B2369">
            <w:pPr>
              <w:spacing w:after="0" w:line="276" w:lineRule="auto"/>
              <w:jc w:val="center"/>
              <w:rPr>
                <w:rFonts w:ascii="Calibri" w:eastAsia="Times New Roman" w:hAnsi="Calibri" w:cs="Calibri"/>
                <w:color w:val="000000"/>
                <w:sz w:val="16"/>
                <w:szCs w:val="16"/>
              </w:rPr>
              <w:pPrChange w:id="1858"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845F40" w:rsidRDefault="001B2369">
            <w:pPr>
              <w:spacing w:after="0" w:line="276" w:lineRule="auto"/>
              <w:jc w:val="center"/>
              <w:rPr>
                <w:rFonts w:ascii="Calibri" w:eastAsia="Times New Roman" w:hAnsi="Calibri" w:cs="Calibri"/>
                <w:color w:val="000000"/>
                <w:sz w:val="16"/>
                <w:szCs w:val="16"/>
              </w:rPr>
              <w:pPrChange w:id="1859" w:author="Alotaibi, Raed" w:date="2019-07-15T13:58:00Z">
                <w:pPr>
                  <w:spacing w:after="0" w:line="240" w:lineRule="auto"/>
                  <w:jc w:val="center"/>
                </w:pPr>
              </w:pPrChange>
            </w:pPr>
            <w:r w:rsidRPr="00845F40">
              <w:rPr>
                <w:rFonts w:ascii="Calibri" w:eastAsia="Times New Roman" w:hAnsi="Calibri" w:cs="Calibri"/>
                <w:color w:val="000000"/>
                <w:sz w:val="16"/>
                <w:szCs w:val="16"/>
              </w:rPr>
              <w:t>13.5</w:t>
            </w:r>
          </w:p>
        </w:tc>
        <w:tc>
          <w:tcPr>
            <w:tcW w:w="825"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845F40" w:rsidRDefault="001B2369">
            <w:pPr>
              <w:spacing w:after="0" w:line="276" w:lineRule="auto"/>
              <w:jc w:val="center"/>
              <w:rPr>
                <w:rFonts w:ascii="Calibri" w:eastAsia="Times New Roman" w:hAnsi="Calibri" w:cs="Calibri"/>
                <w:color w:val="000000"/>
                <w:sz w:val="16"/>
                <w:szCs w:val="16"/>
              </w:rPr>
              <w:pPrChange w:id="1860"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7D54A085"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845F40" w:rsidRDefault="001B2369">
            <w:pPr>
              <w:spacing w:after="0" w:line="276" w:lineRule="auto"/>
              <w:rPr>
                <w:rFonts w:ascii="Calibri" w:eastAsia="Times New Roman" w:hAnsi="Calibri" w:cs="Calibri"/>
                <w:color w:val="000000"/>
                <w:sz w:val="16"/>
                <w:szCs w:val="16"/>
              </w:rPr>
              <w:pPrChange w:id="1861" w:author="Alotaibi, Raed" w:date="2019-07-15T13:58:00Z">
                <w:pPr>
                  <w:spacing w:after="0" w:line="240" w:lineRule="auto"/>
                </w:pPr>
              </w:pPrChange>
            </w:pPr>
            <w:r w:rsidRPr="00845F40">
              <w:rPr>
                <w:rFonts w:ascii="Calibri" w:eastAsia="Times New Roman" w:hAnsi="Calibri" w:cs="Calibri"/>
                <w:color w:val="000000"/>
                <w:sz w:val="16"/>
                <w:szCs w:val="16"/>
              </w:rPr>
              <w:t>Delaware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446CA0" w14:textId="77777777" w:rsidR="001B2369" w:rsidRPr="00845F40" w:rsidRDefault="001B2369">
            <w:pPr>
              <w:spacing w:after="0" w:line="276" w:lineRule="auto"/>
              <w:jc w:val="center"/>
              <w:rPr>
                <w:rFonts w:ascii="Calibri" w:eastAsia="Times New Roman" w:hAnsi="Calibri" w:cs="Calibri"/>
                <w:color w:val="000000"/>
                <w:sz w:val="16"/>
                <w:szCs w:val="16"/>
              </w:rPr>
              <w:pPrChange w:id="186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07E866" w14:textId="77777777" w:rsidR="001B2369" w:rsidRPr="00845F40" w:rsidRDefault="001B2369">
            <w:pPr>
              <w:spacing w:after="0" w:line="276" w:lineRule="auto"/>
              <w:jc w:val="center"/>
              <w:rPr>
                <w:rFonts w:ascii="Calibri" w:eastAsia="Times New Roman" w:hAnsi="Calibri" w:cs="Calibri"/>
                <w:color w:val="000000"/>
                <w:sz w:val="16"/>
                <w:szCs w:val="16"/>
              </w:rPr>
              <w:pPrChange w:id="186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6B8CB1" w14:textId="77777777" w:rsidR="001B2369" w:rsidRPr="00845F40" w:rsidRDefault="001B2369">
            <w:pPr>
              <w:spacing w:after="0" w:line="276" w:lineRule="auto"/>
              <w:jc w:val="center"/>
              <w:rPr>
                <w:rFonts w:ascii="Calibri" w:eastAsia="Times New Roman" w:hAnsi="Calibri" w:cs="Calibri"/>
                <w:color w:val="000000"/>
                <w:sz w:val="16"/>
                <w:szCs w:val="16"/>
              </w:rPr>
              <w:pPrChange w:id="186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601219D" w14:textId="77777777" w:rsidR="001B2369" w:rsidRPr="00845F40" w:rsidRDefault="001B2369">
            <w:pPr>
              <w:spacing w:after="0" w:line="276" w:lineRule="auto"/>
              <w:jc w:val="center"/>
              <w:rPr>
                <w:rFonts w:ascii="Calibri" w:eastAsia="Times New Roman" w:hAnsi="Calibri" w:cs="Calibri"/>
                <w:color w:val="000000"/>
                <w:sz w:val="16"/>
                <w:szCs w:val="16"/>
              </w:rPr>
              <w:pPrChange w:id="186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37088" w14:textId="77777777" w:rsidR="001B2369" w:rsidRPr="00845F40" w:rsidRDefault="001B2369">
            <w:pPr>
              <w:spacing w:after="0" w:line="276" w:lineRule="auto"/>
              <w:jc w:val="center"/>
              <w:rPr>
                <w:rFonts w:ascii="Calibri" w:eastAsia="Times New Roman" w:hAnsi="Calibri" w:cs="Calibri"/>
                <w:color w:val="000000"/>
                <w:sz w:val="16"/>
                <w:szCs w:val="16"/>
              </w:rPr>
              <w:pPrChange w:id="186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EBD8" w14:textId="77777777" w:rsidR="001B2369" w:rsidRPr="00845F40" w:rsidRDefault="001B2369">
            <w:pPr>
              <w:spacing w:after="0" w:line="276" w:lineRule="auto"/>
              <w:jc w:val="center"/>
              <w:rPr>
                <w:rFonts w:ascii="Calibri" w:eastAsia="Times New Roman" w:hAnsi="Calibri" w:cs="Calibri"/>
                <w:color w:val="000000"/>
                <w:sz w:val="16"/>
                <w:szCs w:val="16"/>
              </w:rPr>
              <w:pPrChange w:id="186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113618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5A318A5B" w:rsidR="001B2369" w:rsidRPr="00845F40" w:rsidRDefault="000A6843">
            <w:pPr>
              <w:spacing w:after="0" w:line="276" w:lineRule="auto"/>
              <w:rPr>
                <w:rFonts w:ascii="Calibri" w:eastAsia="Times New Roman" w:hAnsi="Calibri" w:cs="Calibri"/>
                <w:color w:val="000000"/>
                <w:sz w:val="16"/>
                <w:szCs w:val="16"/>
              </w:rPr>
              <w:pPrChange w:id="1868" w:author="Alotaibi, Raed" w:date="2019-07-15T13:58:00Z">
                <w:pPr>
                  <w:spacing w:after="0" w:line="240" w:lineRule="auto"/>
                </w:pPr>
              </w:pPrChange>
            </w:pPr>
            <w:r w:rsidRPr="000A6843">
              <w:rPr>
                <w:rFonts w:ascii="Calibri" w:eastAsia="Times New Roman" w:hAnsi="Calibri" w:cs="Calibri"/>
                <w:color w:val="000000"/>
                <w:sz w:val="16"/>
                <w:szCs w:val="16"/>
              </w:rPr>
              <w:t>D.C.</w:t>
            </w:r>
          </w:p>
        </w:tc>
        <w:tc>
          <w:tcPr>
            <w:tcW w:w="606"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845F40" w:rsidRDefault="001B2369">
            <w:pPr>
              <w:spacing w:after="0" w:line="276" w:lineRule="auto"/>
              <w:jc w:val="center"/>
              <w:rPr>
                <w:rFonts w:ascii="Calibri" w:eastAsia="Times New Roman" w:hAnsi="Calibri" w:cs="Calibri"/>
                <w:color w:val="000000"/>
                <w:sz w:val="16"/>
                <w:szCs w:val="16"/>
              </w:rPr>
              <w:pPrChange w:id="1869" w:author="Alotaibi, Raed" w:date="2019-07-15T13:58:00Z">
                <w:pPr>
                  <w:spacing w:after="0" w:line="240" w:lineRule="auto"/>
                  <w:jc w:val="center"/>
                </w:pPr>
              </w:pPrChange>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845F40" w:rsidRDefault="001B2369">
            <w:pPr>
              <w:spacing w:after="0" w:line="276" w:lineRule="auto"/>
              <w:jc w:val="center"/>
              <w:rPr>
                <w:rFonts w:ascii="Calibri" w:eastAsia="Times New Roman" w:hAnsi="Calibri" w:cs="Calibri"/>
                <w:color w:val="000000"/>
                <w:sz w:val="16"/>
                <w:szCs w:val="16"/>
              </w:rPr>
              <w:pPrChange w:id="1870" w:author="Alotaibi, Raed" w:date="2019-07-15T13:58:00Z">
                <w:pPr>
                  <w:spacing w:after="0" w:line="240" w:lineRule="auto"/>
                  <w:jc w:val="center"/>
                </w:pPr>
              </w:pPrChange>
            </w:pPr>
            <w:r w:rsidRPr="00845F40">
              <w:rPr>
                <w:rFonts w:ascii="Calibri" w:eastAsia="Times New Roman" w:hAnsi="Calibri" w:cs="Calibri"/>
                <w:color w:val="000000"/>
                <w:sz w:val="16"/>
                <w:szCs w:val="16"/>
              </w:rPr>
              <w:t>28.8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8CB23E1" w14:textId="77777777" w:rsidR="001B2369" w:rsidRPr="00845F40" w:rsidRDefault="001B2369">
            <w:pPr>
              <w:spacing w:after="0" w:line="276" w:lineRule="auto"/>
              <w:jc w:val="center"/>
              <w:rPr>
                <w:rFonts w:ascii="Calibri" w:eastAsia="Times New Roman" w:hAnsi="Calibri" w:cs="Calibri"/>
                <w:color w:val="000000"/>
                <w:sz w:val="16"/>
                <w:szCs w:val="16"/>
              </w:rPr>
              <w:pPrChange w:id="187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2C3193" w14:textId="77777777" w:rsidR="001B2369" w:rsidRPr="00845F40" w:rsidRDefault="001B2369">
            <w:pPr>
              <w:spacing w:after="0" w:line="276" w:lineRule="auto"/>
              <w:jc w:val="center"/>
              <w:rPr>
                <w:rFonts w:ascii="Calibri" w:eastAsia="Times New Roman" w:hAnsi="Calibri" w:cs="Calibri"/>
                <w:color w:val="000000"/>
                <w:sz w:val="16"/>
                <w:szCs w:val="16"/>
              </w:rPr>
              <w:pPrChange w:id="187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76AF23" w14:textId="77777777" w:rsidR="001B2369" w:rsidRPr="00845F40" w:rsidRDefault="001B2369">
            <w:pPr>
              <w:spacing w:after="0" w:line="276" w:lineRule="auto"/>
              <w:jc w:val="center"/>
              <w:rPr>
                <w:rFonts w:ascii="Calibri" w:eastAsia="Times New Roman" w:hAnsi="Calibri" w:cs="Calibri"/>
                <w:color w:val="000000"/>
                <w:sz w:val="16"/>
                <w:szCs w:val="16"/>
              </w:rPr>
              <w:pPrChange w:id="187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845F40" w:rsidRDefault="001B2369">
            <w:pPr>
              <w:spacing w:after="0" w:line="276" w:lineRule="auto"/>
              <w:jc w:val="center"/>
              <w:rPr>
                <w:rFonts w:ascii="Calibri" w:eastAsia="Times New Roman" w:hAnsi="Calibri" w:cs="Calibri"/>
                <w:color w:val="000000"/>
                <w:sz w:val="16"/>
                <w:szCs w:val="16"/>
              </w:rPr>
              <w:pPrChange w:id="1874" w:author="Alotaibi, Raed" w:date="2019-07-15T13:58:00Z">
                <w:pPr>
                  <w:spacing w:after="0" w:line="240" w:lineRule="auto"/>
                  <w:jc w:val="center"/>
                </w:pPr>
              </w:pPrChange>
            </w:pPr>
            <w:r w:rsidRPr="00845F40">
              <w:rPr>
                <w:rFonts w:ascii="Calibri" w:eastAsia="Times New Roman" w:hAnsi="Calibri" w:cs="Calibri"/>
                <w:color w:val="000000"/>
                <w:sz w:val="16"/>
                <w:szCs w:val="16"/>
              </w:rPr>
              <w:t>17.7</w:t>
            </w:r>
          </w:p>
        </w:tc>
      </w:tr>
      <w:tr w:rsidR="00845F40" w:rsidRPr="00845F40" w14:paraId="20A793F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845F40" w:rsidRDefault="001B2369">
            <w:pPr>
              <w:spacing w:after="0" w:line="276" w:lineRule="auto"/>
              <w:rPr>
                <w:rFonts w:ascii="Calibri" w:eastAsia="Times New Roman" w:hAnsi="Calibri" w:cs="Calibri"/>
                <w:color w:val="000000"/>
                <w:sz w:val="16"/>
                <w:szCs w:val="16"/>
              </w:rPr>
              <w:pPrChange w:id="1875" w:author="Alotaibi, Raed" w:date="2019-07-15T13:58:00Z">
                <w:pPr>
                  <w:spacing w:after="0" w:line="240" w:lineRule="auto"/>
                </w:pPr>
              </w:pPrChange>
            </w:pPr>
            <w:r w:rsidRPr="00845F40">
              <w:rPr>
                <w:rFonts w:ascii="Calibri" w:eastAsia="Times New Roman" w:hAnsi="Calibri" w:cs="Calibri"/>
                <w:color w:val="000000"/>
                <w:sz w:val="16"/>
                <w:szCs w:val="16"/>
              </w:rPr>
              <w:t>Florida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2A6D86" w14:textId="77777777" w:rsidR="001B2369" w:rsidRPr="00845F40" w:rsidRDefault="001B2369">
            <w:pPr>
              <w:spacing w:after="0" w:line="276" w:lineRule="auto"/>
              <w:jc w:val="center"/>
              <w:rPr>
                <w:rFonts w:ascii="Calibri" w:eastAsia="Times New Roman" w:hAnsi="Calibri" w:cs="Calibri"/>
                <w:color w:val="000000"/>
                <w:sz w:val="16"/>
                <w:szCs w:val="16"/>
              </w:rPr>
              <w:pPrChange w:id="187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88FAF" w14:textId="77777777" w:rsidR="001B2369" w:rsidRPr="00845F40" w:rsidRDefault="001B2369">
            <w:pPr>
              <w:spacing w:after="0" w:line="276" w:lineRule="auto"/>
              <w:jc w:val="center"/>
              <w:rPr>
                <w:rFonts w:ascii="Calibri" w:eastAsia="Times New Roman" w:hAnsi="Calibri" w:cs="Calibri"/>
                <w:color w:val="000000"/>
                <w:sz w:val="16"/>
                <w:szCs w:val="16"/>
              </w:rPr>
              <w:pPrChange w:id="187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36D1CE5" w14:textId="77777777" w:rsidR="001B2369" w:rsidRPr="00845F40" w:rsidRDefault="001B2369">
            <w:pPr>
              <w:spacing w:after="0" w:line="276" w:lineRule="auto"/>
              <w:jc w:val="center"/>
              <w:rPr>
                <w:rFonts w:ascii="Calibri" w:eastAsia="Times New Roman" w:hAnsi="Calibri" w:cs="Calibri"/>
                <w:color w:val="000000"/>
                <w:sz w:val="16"/>
                <w:szCs w:val="16"/>
              </w:rPr>
              <w:pPrChange w:id="187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A3B62" w14:textId="77777777" w:rsidR="001B2369" w:rsidRPr="00845F40" w:rsidRDefault="001B2369">
            <w:pPr>
              <w:spacing w:after="0" w:line="276" w:lineRule="auto"/>
              <w:jc w:val="center"/>
              <w:rPr>
                <w:rFonts w:ascii="Calibri" w:eastAsia="Times New Roman" w:hAnsi="Calibri" w:cs="Calibri"/>
                <w:color w:val="000000"/>
                <w:sz w:val="16"/>
                <w:szCs w:val="16"/>
              </w:rPr>
              <w:pPrChange w:id="187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C4EF4D" w14:textId="77777777" w:rsidR="001B2369" w:rsidRPr="00845F40" w:rsidRDefault="001B2369">
            <w:pPr>
              <w:spacing w:after="0" w:line="276" w:lineRule="auto"/>
              <w:jc w:val="center"/>
              <w:rPr>
                <w:rFonts w:ascii="Calibri" w:eastAsia="Times New Roman" w:hAnsi="Calibri" w:cs="Calibri"/>
                <w:color w:val="000000"/>
                <w:sz w:val="16"/>
                <w:szCs w:val="16"/>
              </w:rPr>
              <w:pPrChange w:id="188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31D2880" w14:textId="77777777" w:rsidR="001B2369" w:rsidRPr="00845F40" w:rsidRDefault="001B2369">
            <w:pPr>
              <w:spacing w:after="0" w:line="276" w:lineRule="auto"/>
              <w:jc w:val="center"/>
              <w:rPr>
                <w:rFonts w:ascii="Calibri" w:eastAsia="Times New Roman" w:hAnsi="Calibri" w:cs="Calibri"/>
                <w:color w:val="000000"/>
                <w:sz w:val="16"/>
                <w:szCs w:val="16"/>
              </w:rPr>
              <w:pPrChange w:id="188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1E2E94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845F40" w:rsidRDefault="00091719">
            <w:pPr>
              <w:spacing w:after="0" w:line="276" w:lineRule="auto"/>
              <w:rPr>
                <w:rFonts w:ascii="Calibri" w:eastAsia="Times New Roman" w:hAnsi="Calibri" w:cs="Calibri"/>
                <w:color w:val="000000"/>
                <w:sz w:val="16"/>
                <w:szCs w:val="16"/>
              </w:rPr>
              <w:pPrChange w:id="1882" w:author="Alotaibi, Raed" w:date="2019-07-15T13:58:00Z">
                <w:pPr>
                  <w:spacing w:after="0" w:line="240" w:lineRule="auto"/>
                </w:pPr>
              </w:pPrChange>
            </w:pPr>
            <w:r w:rsidRPr="00845F40">
              <w:rPr>
                <w:rFonts w:ascii="Calibri" w:eastAsia="Times New Roman" w:hAnsi="Calibri" w:cs="Calibri"/>
                <w:color w:val="000000"/>
                <w:sz w:val="16"/>
                <w:szCs w:val="16"/>
              </w:rPr>
              <w:t>Georgia</w:t>
            </w:r>
          </w:p>
        </w:tc>
        <w:tc>
          <w:tcPr>
            <w:tcW w:w="606"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845F40" w:rsidRDefault="001B2369">
            <w:pPr>
              <w:spacing w:after="0" w:line="276" w:lineRule="auto"/>
              <w:jc w:val="center"/>
              <w:rPr>
                <w:rFonts w:ascii="Calibri" w:eastAsia="Times New Roman" w:hAnsi="Calibri" w:cs="Calibri"/>
                <w:color w:val="000000"/>
                <w:sz w:val="16"/>
                <w:szCs w:val="16"/>
              </w:rPr>
              <w:pPrChange w:id="1883" w:author="Alotaibi, Raed" w:date="2019-07-15T13:58:00Z">
                <w:pPr>
                  <w:spacing w:after="0" w:line="240" w:lineRule="auto"/>
                  <w:jc w:val="center"/>
                </w:pPr>
              </w:pPrChange>
            </w:pPr>
            <w:r w:rsidRPr="00845F40">
              <w:rPr>
                <w:rFonts w:ascii="Calibri" w:eastAsia="Times New Roman" w:hAnsi="Calibri" w:cs="Calibri"/>
                <w:color w:val="000000"/>
                <w:sz w:val="16"/>
                <w:szCs w:val="16"/>
              </w:rPr>
              <w:t>6.4</w:t>
            </w:r>
          </w:p>
        </w:tc>
        <w:tc>
          <w:tcPr>
            <w:tcW w:w="606"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845F40" w:rsidRDefault="001B2369">
            <w:pPr>
              <w:spacing w:after="0" w:line="276" w:lineRule="auto"/>
              <w:jc w:val="center"/>
              <w:rPr>
                <w:rFonts w:ascii="Calibri" w:eastAsia="Times New Roman" w:hAnsi="Calibri" w:cs="Calibri"/>
                <w:color w:val="000000"/>
                <w:sz w:val="16"/>
                <w:szCs w:val="16"/>
              </w:rPr>
              <w:pPrChange w:id="1884"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845F40" w:rsidRDefault="001B2369">
            <w:pPr>
              <w:spacing w:after="0" w:line="276" w:lineRule="auto"/>
              <w:jc w:val="center"/>
              <w:rPr>
                <w:rFonts w:ascii="Calibri" w:eastAsia="Times New Roman" w:hAnsi="Calibri" w:cs="Calibri"/>
                <w:color w:val="000000"/>
                <w:sz w:val="16"/>
                <w:szCs w:val="16"/>
              </w:rPr>
              <w:pPrChange w:id="1885"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c>
          <w:tcPr>
            <w:tcW w:w="606"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845F40" w:rsidRDefault="001B2369">
            <w:pPr>
              <w:spacing w:after="0" w:line="276" w:lineRule="auto"/>
              <w:jc w:val="center"/>
              <w:rPr>
                <w:rFonts w:ascii="Calibri" w:eastAsia="Times New Roman" w:hAnsi="Calibri" w:cs="Calibri"/>
                <w:color w:val="000000"/>
                <w:sz w:val="16"/>
                <w:szCs w:val="16"/>
              </w:rPr>
              <w:pPrChange w:id="1886" w:author="Alotaibi, Raed" w:date="2019-07-15T13:58:00Z">
                <w:pPr>
                  <w:spacing w:after="0" w:line="240" w:lineRule="auto"/>
                  <w:jc w:val="center"/>
                </w:pPr>
              </w:pPrChange>
            </w:pPr>
            <w:r w:rsidRPr="00845F40">
              <w:rPr>
                <w:rFonts w:ascii="Calibri" w:eastAsia="Times New Roman" w:hAnsi="Calibri" w:cs="Calibri"/>
                <w:color w:val="000000"/>
                <w:sz w:val="16"/>
                <w:szCs w:val="16"/>
              </w:rPr>
              <w:t>16.6</w:t>
            </w:r>
          </w:p>
        </w:tc>
        <w:tc>
          <w:tcPr>
            <w:tcW w:w="606"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845F40" w:rsidRDefault="001B2369">
            <w:pPr>
              <w:spacing w:after="0" w:line="276" w:lineRule="auto"/>
              <w:jc w:val="center"/>
              <w:rPr>
                <w:rFonts w:ascii="Calibri" w:eastAsia="Times New Roman" w:hAnsi="Calibri" w:cs="Calibri"/>
                <w:color w:val="000000"/>
                <w:sz w:val="16"/>
                <w:szCs w:val="16"/>
              </w:rPr>
              <w:pPrChange w:id="1887" w:author="Alotaibi, Raed" w:date="2019-07-15T13:58:00Z">
                <w:pPr>
                  <w:spacing w:after="0" w:line="240" w:lineRule="auto"/>
                  <w:jc w:val="center"/>
                </w:pPr>
              </w:pPrChange>
            </w:pPr>
            <w:r w:rsidRPr="00845F40">
              <w:rPr>
                <w:rFonts w:ascii="Calibri" w:eastAsia="Times New Roman" w:hAnsi="Calibri" w:cs="Calibri"/>
                <w:color w:val="000000"/>
                <w:sz w:val="16"/>
                <w:szCs w:val="16"/>
              </w:rPr>
              <w:t>6.9</w:t>
            </w:r>
          </w:p>
        </w:tc>
        <w:tc>
          <w:tcPr>
            <w:tcW w:w="825"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845F40" w:rsidRDefault="001B2369">
            <w:pPr>
              <w:spacing w:after="0" w:line="276" w:lineRule="auto"/>
              <w:jc w:val="center"/>
              <w:rPr>
                <w:rFonts w:ascii="Calibri" w:eastAsia="Times New Roman" w:hAnsi="Calibri" w:cs="Calibri"/>
                <w:color w:val="000000"/>
                <w:sz w:val="16"/>
                <w:szCs w:val="16"/>
              </w:rPr>
              <w:pPrChange w:id="1888"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r>
      <w:tr w:rsidR="00845F40" w:rsidRPr="00845F40" w14:paraId="397E4A2E"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845F40" w:rsidRDefault="001B2369">
            <w:pPr>
              <w:spacing w:after="0" w:line="276" w:lineRule="auto"/>
              <w:rPr>
                <w:rFonts w:ascii="Calibri" w:eastAsia="Times New Roman" w:hAnsi="Calibri" w:cs="Calibri"/>
                <w:color w:val="000000"/>
                <w:sz w:val="16"/>
                <w:szCs w:val="16"/>
              </w:rPr>
              <w:pPrChange w:id="1889" w:author="Alotaibi, Raed" w:date="2019-07-15T13:58:00Z">
                <w:pPr>
                  <w:spacing w:after="0" w:line="240" w:lineRule="auto"/>
                </w:pPr>
              </w:pPrChange>
            </w:pPr>
            <w:r w:rsidRPr="00845F40">
              <w:rPr>
                <w:rFonts w:ascii="Calibri" w:eastAsia="Times New Roman" w:hAnsi="Calibri" w:cs="Calibri"/>
                <w:color w:val="000000"/>
                <w:sz w:val="16"/>
                <w:szCs w:val="16"/>
              </w:rPr>
              <w:t>Hawaii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0F51405" w14:textId="77777777" w:rsidR="001B2369" w:rsidRPr="00845F40" w:rsidRDefault="001B2369">
            <w:pPr>
              <w:spacing w:after="0" w:line="276" w:lineRule="auto"/>
              <w:jc w:val="center"/>
              <w:rPr>
                <w:rFonts w:ascii="Calibri" w:eastAsia="Times New Roman" w:hAnsi="Calibri" w:cs="Calibri"/>
                <w:color w:val="000000"/>
                <w:sz w:val="16"/>
                <w:szCs w:val="16"/>
              </w:rPr>
              <w:pPrChange w:id="189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50DCB86" w14:textId="77777777" w:rsidR="001B2369" w:rsidRPr="00845F40" w:rsidRDefault="001B2369">
            <w:pPr>
              <w:spacing w:after="0" w:line="276" w:lineRule="auto"/>
              <w:jc w:val="center"/>
              <w:rPr>
                <w:rFonts w:ascii="Calibri" w:eastAsia="Times New Roman" w:hAnsi="Calibri" w:cs="Calibri"/>
                <w:color w:val="000000"/>
                <w:sz w:val="16"/>
                <w:szCs w:val="16"/>
              </w:rPr>
              <w:pPrChange w:id="189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45A701" w14:textId="77777777" w:rsidR="001B2369" w:rsidRPr="00845F40" w:rsidRDefault="001B2369">
            <w:pPr>
              <w:spacing w:after="0" w:line="276" w:lineRule="auto"/>
              <w:jc w:val="center"/>
              <w:rPr>
                <w:rFonts w:ascii="Calibri" w:eastAsia="Times New Roman" w:hAnsi="Calibri" w:cs="Calibri"/>
                <w:color w:val="000000"/>
                <w:sz w:val="16"/>
                <w:szCs w:val="16"/>
              </w:rPr>
              <w:pPrChange w:id="189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24843E" w14:textId="77777777" w:rsidR="001B2369" w:rsidRPr="00845F40" w:rsidRDefault="001B2369">
            <w:pPr>
              <w:spacing w:after="0" w:line="276" w:lineRule="auto"/>
              <w:jc w:val="center"/>
              <w:rPr>
                <w:rFonts w:ascii="Calibri" w:eastAsia="Times New Roman" w:hAnsi="Calibri" w:cs="Calibri"/>
                <w:color w:val="000000"/>
                <w:sz w:val="16"/>
                <w:szCs w:val="16"/>
              </w:rPr>
              <w:pPrChange w:id="189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F1FED0" w14:textId="77777777" w:rsidR="001B2369" w:rsidRPr="00845F40" w:rsidRDefault="001B2369">
            <w:pPr>
              <w:spacing w:after="0" w:line="276" w:lineRule="auto"/>
              <w:jc w:val="center"/>
              <w:rPr>
                <w:rFonts w:ascii="Calibri" w:eastAsia="Times New Roman" w:hAnsi="Calibri" w:cs="Calibri"/>
                <w:color w:val="000000"/>
                <w:sz w:val="16"/>
                <w:szCs w:val="16"/>
              </w:rPr>
              <w:pPrChange w:id="189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9C9458E" w14:textId="77777777" w:rsidR="001B2369" w:rsidRPr="00845F40" w:rsidRDefault="001B2369">
            <w:pPr>
              <w:spacing w:after="0" w:line="276" w:lineRule="auto"/>
              <w:jc w:val="center"/>
              <w:rPr>
                <w:rFonts w:ascii="Calibri" w:eastAsia="Times New Roman" w:hAnsi="Calibri" w:cs="Calibri"/>
                <w:color w:val="000000"/>
                <w:sz w:val="16"/>
                <w:szCs w:val="16"/>
              </w:rPr>
              <w:pPrChange w:id="189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D82D8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845F40" w:rsidRDefault="001B2369">
            <w:pPr>
              <w:spacing w:after="0" w:line="276" w:lineRule="auto"/>
              <w:rPr>
                <w:rFonts w:ascii="Calibri" w:eastAsia="Times New Roman" w:hAnsi="Calibri" w:cs="Calibri"/>
                <w:color w:val="000000"/>
                <w:sz w:val="16"/>
                <w:szCs w:val="16"/>
              </w:rPr>
              <w:pPrChange w:id="1896" w:author="Alotaibi, Raed" w:date="2019-07-15T13:58:00Z">
                <w:pPr>
                  <w:spacing w:after="0" w:line="240" w:lineRule="auto"/>
                </w:pPr>
              </w:pPrChange>
            </w:pPr>
            <w:r w:rsidRPr="00845F40">
              <w:rPr>
                <w:rFonts w:ascii="Calibri" w:eastAsia="Times New Roman" w:hAnsi="Calibri" w:cs="Calibri"/>
                <w:color w:val="000000"/>
                <w:sz w:val="16"/>
                <w:szCs w:val="16"/>
              </w:rPr>
              <w:t>Idaho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A8BCCB" w14:textId="77777777" w:rsidR="001B2369" w:rsidRPr="00845F40" w:rsidRDefault="001B2369">
            <w:pPr>
              <w:spacing w:after="0" w:line="276" w:lineRule="auto"/>
              <w:jc w:val="center"/>
              <w:rPr>
                <w:rFonts w:ascii="Calibri" w:eastAsia="Times New Roman" w:hAnsi="Calibri" w:cs="Calibri"/>
                <w:color w:val="000000"/>
                <w:sz w:val="16"/>
                <w:szCs w:val="16"/>
              </w:rPr>
              <w:pPrChange w:id="18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E5FB001" w14:textId="77777777" w:rsidR="001B2369" w:rsidRPr="00845F40" w:rsidRDefault="001B2369">
            <w:pPr>
              <w:spacing w:after="0" w:line="276" w:lineRule="auto"/>
              <w:jc w:val="center"/>
              <w:rPr>
                <w:rFonts w:ascii="Calibri" w:eastAsia="Times New Roman" w:hAnsi="Calibri" w:cs="Calibri"/>
                <w:color w:val="000000"/>
                <w:sz w:val="16"/>
                <w:szCs w:val="16"/>
              </w:rPr>
              <w:pPrChange w:id="18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7F004BC" w14:textId="77777777" w:rsidR="001B2369" w:rsidRPr="00845F40" w:rsidRDefault="001B2369">
            <w:pPr>
              <w:spacing w:after="0" w:line="276" w:lineRule="auto"/>
              <w:jc w:val="center"/>
              <w:rPr>
                <w:rFonts w:ascii="Calibri" w:eastAsia="Times New Roman" w:hAnsi="Calibri" w:cs="Calibri"/>
                <w:color w:val="000000"/>
                <w:sz w:val="16"/>
                <w:szCs w:val="16"/>
              </w:rPr>
              <w:pPrChange w:id="189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DF26920" w14:textId="77777777" w:rsidR="001B2369" w:rsidRPr="00845F40" w:rsidRDefault="001B2369">
            <w:pPr>
              <w:spacing w:after="0" w:line="276" w:lineRule="auto"/>
              <w:jc w:val="center"/>
              <w:rPr>
                <w:rFonts w:ascii="Calibri" w:eastAsia="Times New Roman" w:hAnsi="Calibri" w:cs="Calibri"/>
                <w:color w:val="000000"/>
                <w:sz w:val="16"/>
                <w:szCs w:val="16"/>
              </w:rPr>
              <w:pPrChange w:id="190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B7DFBF" w14:textId="77777777" w:rsidR="001B2369" w:rsidRPr="00845F40" w:rsidRDefault="001B2369">
            <w:pPr>
              <w:spacing w:after="0" w:line="276" w:lineRule="auto"/>
              <w:jc w:val="center"/>
              <w:rPr>
                <w:rFonts w:ascii="Calibri" w:eastAsia="Times New Roman" w:hAnsi="Calibri" w:cs="Calibri"/>
                <w:color w:val="000000"/>
                <w:sz w:val="16"/>
                <w:szCs w:val="16"/>
              </w:rPr>
              <w:pPrChange w:id="19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0F642D" w14:textId="77777777" w:rsidR="001B2369" w:rsidRPr="00845F40" w:rsidRDefault="001B2369">
            <w:pPr>
              <w:spacing w:after="0" w:line="276" w:lineRule="auto"/>
              <w:jc w:val="center"/>
              <w:rPr>
                <w:rFonts w:ascii="Calibri" w:eastAsia="Times New Roman" w:hAnsi="Calibri" w:cs="Calibri"/>
                <w:color w:val="000000"/>
                <w:sz w:val="16"/>
                <w:szCs w:val="16"/>
              </w:rPr>
              <w:pPrChange w:id="190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2FAEF8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845F40" w:rsidRDefault="001B2369">
            <w:pPr>
              <w:spacing w:after="0" w:line="276" w:lineRule="auto"/>
              <w:rPr>
                <w:rFonts w:ascii="Calibri" w:eastAsia="Times New Roman" w:hAnsi="Calibri" w:cs="Calibri"/>
                <w:color w:val="000000"/>
                <w:sz w:val="16"/>
                <w:szCs w:val="16"/>
              </w:rPr>
              <w:pPrChange w:id="1903" w:author="Alotaibi, Raed" w:date="2019-07-15T13:58:00Z">
                <w:pPr>
                  <w:spacing w:after="0" w:line="240" w:lineRule="auto"/>
                </w:pPr>
              </w:pPrChange>
            </w:pPr>
            <w:r w:rsidRPr="00845F40">
              <w:rPr>
                <w:rFonts w:ascii="Calibri" w:eastAsia="Times New Roman" w:hAnsi="Calibri" w:cs="Calibri"/>
                <w:color w:val="000000"/>
                <w:sz w:val="16"/>
                <w:szCs w:val="16"/>
              </w:rPr>
              <w:t>Illinois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A567A6" w14:textId="77777777" w:rsidR="001B2369" w:rsidRPr="00845F40" w:rsidRDefault="001B2369">
            <w:pPr>
              <w:spacing w:after="0" w:line="276" w:lineRule="auto"/>
              <w:jc w:val="center"/>
              <w:rPr>
                <w:rFonts w:ascii="Calibri" w:eastAsia="Times New Roman" w:hAnsi="Calibri" w:cs="Calibri"/>
                <w:color w:val="000000"/>
                <w:sz w:val="16"/>
                <w:szCs w:val="16"/>
              </w:rPr>
              <w:pPrChange w:id="190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845F40" w:rsidRDefault="001B2369">
            <w:pPr>
              <w:spacing w:after="0" w:line="276" w:lineRule="auto"/>
              <w:jc w:val="center"/>
              <w:rPr>
                <w:rFonts w:ascii="Calibri" w:eastAsia="Times New Roman" w:hAnsi="Calibri" w:cs="Calibri"/>
                <w:color w:val="000000"/>
                <w:sz w:val="16"/>
                <w:szCs w:val="16"/>
              </w:rPr>
              <w:pPrChange w:id="1905" w:author="Alotaibi, Raed" w:date="2019-07-15T13:58:00Z">
                <w:pPr>
                  <w:spacing w:after="0" w:line="240" w:lineRule="auto"/>
                  <w:jc w:val="center"/>
                </w:pPr>
              </w:pPrChange>
            </w:pPr>
            <w:r w:rsidRPr="00845F40">
              <w:rPr>
                <w:rFonts w:ascii="Calibri" w:eastAsia="Times New Roman" w:hAnsi="Calibri" w:cs="Calibri"/>
                <w:color w:val="000000"/>
                <w:sz w:val="16"/>
                <w:szCs w:val="16"/>
              </w:rPr>
              <w:t>4.2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01EA9BD" w14:textId="77777777" w:rsidR="001B2369" w:rsidRPr="00845F40" w:rsidRDefault="001B2369">
            <w:pPr>
              <w:spacing w:after="0" w:line="276" w:lineRule="auto"/>
              <w:jc w:val="center"/>
              <w:rPr>
                <w:rFonts w:ascii="Calibri" w:eastAsia="Times New Roman" w:hAnsi="Calibri" w:cs="Calibri"/>
                <w:color w:val="000000"/>
                <w:sz w:val="16"/>
                <w:szCs w:val="16"/>
              </w:rPr>
              <w:pPrChange w:id="190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845F40" w:rsidRDefault="001B2369">
            <w:pPr>
              <w:spacing w:after="0" w:line="276" w:lineRule="auto"/>
              <w:jc w:val="center"/>
              <w:rPr>
                <w:rFonts w:ascii="Calibri" w:eastAsia="Times New Roman" w:hAnsi="Calibri" w:cs="Calibri"/>
                <w:color w:val="000000"/>
                <w:sz w:val="16"/>
                <w:szCs w:val="16"/>
              </w:rPr>
              <w:pPrChange w:id="1907"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E36FD9" w14:textId="77777777" w:rsidR="001B2369" w:rsidRPr="00845F40" w:rsidRDefault="001B2369">
            <w:pPr>
              <w:spacing w:after="0" w:line="276" w:lineRule="auto"/>
              <w:jc w:val="center"/>
              <w:rPr>
                <w:rFonts w:ascii="Calibri" w:eastAsia="Times New Roman" w:hAnsi="Calibri" w:cs="Calibri"/>
                <w:color w:val="000000"/>
                <w:sz w:val="16"/>
                <w:szCs w:val="16"/>
              </w:rPr>
              <w:pPrChange w:id="190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845F40" w:rsidRDefault="001B2369">
            <w:pPr>
              <w:spacing w:after="0" w:line="276" w:lineRule="auto"/>
              <w:jc w:val="center"/>
              <w:rPr>
                <w:rFonts w:ascii="Calibri" w:eastAsia="Times New Roman" w:hAnsi="Calibri" w:cs="Calibri"/>
                <w:color w:val="000000"/>
                <w:sz w:val="16"/>
                <w:szCs w:val="16"/>
              </w:rPr>
              <w:pPrChange w:id="1909" w:author="Alotaibi, Raed" w:date="2019-07-15T13:58:00Z">
                <w:pPr>
                  <w:spacing w:after="0" w:line="240" w:lineRule="auto"/>
                  <w:jc w:val="center"/>
                </w:pPr>
              </w:pPrChange>
            </w:pPr>
            <w:r w:rsidRPr="00845F40">
              <w:rPr>
                <w:rFonts w:ascii="Calibri" w:eastAsia="Times New Roman" w:hAnsi="Calibri" w:cs="Calibri"/>
                <w:color w:val="000000"/>
                <w:sz w:val="16"/>
                <w:szCs w:val="16"/>
              </w:rPr>
              <w:t>6.7</w:t>
            </w:r>
          </w:p>
        </w:tc>
      </w:tr>
      <w:tr w:rsidR="00845F40" w:rsidRPr="00845F40" w14:paraId="5F33E9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845F40" w:rsidRDefault="001B2369">
            <w:pPr>
              <w:spacing w:after="0" w:line="276" w:lineRule="auto"/>
              <w:rPr>
                <w:rFonts w:ascii="Calibri" w:eastAsia="Times New Roman" w:hAnsi="Calibri" w:cs="Calibri"/>
                <w:color w:val="000000"/>
                <w:sz w:val="16"/>
                <w:szCs w:val="16"/>
              </w:rPr>
              <w:pPrChange w:id="1910" w:author="Alotaibi, Raed" w:date="2019-07-15T13:58:00Z">
                <w:pPr>
                  <w:spacing w:after="0" w:line="240" w:lineRule="auto"/>
                </w:pPr>
              </w:pPrChange>
            </w:pPr>
            <w:r w:rsidRPr="00845F40">
              <w:rPr>
                <w:rFonts w:ascii="Calibri" w:eastAsia="Times New Roman" w:hAnsi="Calibri" w:cs="Calibri"/>
                <w:color w:val="000000"/>
                <w:sz w:val="16"/>
                <w:szCs w:val="16"/>
              </w:rPr>
              <w:t>Indiana</w:t>
            </w:r>
          </w:p>
        </w:tc>
        <w:tc>
          <w:tcPr>
            <w:tcW w:w="606"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845F40" w:rsidRDefault="001B2369">
            <w:pPr>
              <w:spacing w:after="0" w:line="276" w:lineRule="auto"/>
              <w:jc w:val="center"/>
              <w:rPr>
                <w:rFonts w:ascii="Calibri" w:eastAsia="Times New Roman" w:hAnsi="Calibri" w:cs="Calibri"/>
                <w:color w:val="000000"/>
                <w:sz w:val="16"/>
                <w:szCs w:val="16"/>
              </w:rPr>
              <w:pPrChange w:id="1911" w:author="Alotaibi, Raed" w:date="2019-07-15T13:58:00Z">
                <w:pPr>
                  <w:spacing w:after="0" w:line="240" w:lineRule="auto"/>
                  <w:jc w:val="center"/>
                </w:pPr>
              </w:pPrChange>
            </w:pPr>
            <w:r w:rsidRPr="00845F40">
              <w:rPr>
                <w:rFonts w:ascii="Calibri" w:eastAsia="Times New Roman" w:hAnsi="Calibri" w:cs="Calibri"/>
                <w:color w:val="000000"/>
                <w:sz w:val="16"/>
                <w:szCs w:val="16"/>
              </w:rPr>
              <w:t>25.4</w:t>
            </w:r>
          </w:p>
        </w:tc>
        <w:tc>
          <w:tcPr>
            <w:tcW w:w="606"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845F40" w:rsidRDefault="001B2369">
            <w:pPr>
              <w:spacing w:after="0" w:line="276" w:lineRule="auto"/>
              <w:jc w:val="center"/>
              <w:rPr>
                <w:rFonts w:ascii="Calibri" w:eastAsia="Times New Roman" w:hAnsi="Calibri" w:cs="Calibri"/>
                <w:color w:val="000000"/>
                <w:sz w:val="16"/>
                <w:szCs w:val="16"/>
              </w:rPr>
              <w:pPrChange w:id="1912"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c>
          <w:tcPr>
            <w:tcW w:w="606"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845F40" w:rsidRDefault="001B2369">
            <w:pPr>
              <w:spacing w:after="0" w:line="276" w:lineRule="auto"/>
              <w:jc w:val="center"/>
              <w:rPr>
                <w:rFonts w:ascii="Calibri" w:eastAsia="Times New Roman" w:hAnsi="Calibri" w:cs="Calibri"/>
                <w:color w:val="000000"/>
                <w:sz w:val="16"/>
                <w:szCs w:val="16"/>
              </w:rPr>
              <w:pPrChange w:id="1913" w:author="Alotaibi, Raed" w:date="2019-07-15T13:58:00Z">
                <w:pPr>
                  <w:spacing w:after="0" w:line="240" w:lineRule="auto"/>
                  <w:jc w:val="center"/>
                </w:pPr>
              </w:pPrChange>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845F40" w:rsidRDefault="001B2369">
            <w:pPr>
              <w:spacing w:after="0" w:line="276" w:lineRule="auto"/>
              <w:jc w:val="center"/>
              <w:rPr>
                <w:rFonts w:ascii="Calibri" w:eastAsia="Times New Roman" w:hAnsi="Calibri" w:cs="Calibri"/>
                <w:color w:val="000000"/>
                <w:sz w:val="16"/>
                <w:szCs w:val="16"/>
              </w:rPr>
              <w:pPrChange w:id="1914"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845F40" w:rsidRDefault="001B2369">
            <w:pPr>
              <w:spacing w:after="0" w:line="276" w:lineRule="auto"/>
              <w:jc w:val="center"/>
              <w:rPr>
                <w:rFonts w:ascii="Calibri" w:eastAsia="Times New Roman" w:hAnsi="Calibri" w:cs="Calibri"/>
                <w:color w:val="000000"/>
                <w:sz w:val="16"/>
                <w:szCs w:val="16"/>
              </w:rPr>
              <w:pPrChange w:id="1915" w:author="Alotaibi, Raed" w:date="2019-07-15T13:58:00Z">
                <w:pPr>
                  <w:spacing w:after="0" w:line="240" w:lineRule="auto"/>
                  <w:jc w:val="center"/>
                </w:pPr>
              </w:pPrChange>
            </w:pPr>
            <w:r w:rsidRPr="00845F40">
              <w:rPr>
                <w:rFonts w:ascii="Calibri" w:eastAsia="Times New Roman" w:hAnsi="Calibri" w:cs="Calibri"/>
                <w:color w:val="000000"/>
                <w:sz w:val="16"/>
                <w:szCs w:val="16"/>
              </w:rPr>
              <w:t>17.6</w:t>
            </w:r>
          </w:p>
        </w:tc>
        <w:tc>
          <w:tcPr>
            <w:tcW w:w="825"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845F40" w:rsidRDefault="001B2369">
            <w:pPr>
              <w:spacing w:after="0" w:line="276" w:lineRule="auto"/>
              <w:jc w:val="center"/>
              <w:rPr>
                <w:rFonts w:ascii="Calibri" w:eastAsia="Times New Roman" w:hAnsi="Calibri" w:cs="Calibri"/>
                <w:color w:val="000000"/>
                <w:sz w:val="16"/>
                <w:szCs w:val="16"/>
              </w:rPr>
              <w:pPrChange w:id="1916" w:author="Alotaibi, Raed" w:date="2019-07-15T13:58:00Z">
                <w:pPr>
                  <w:spacing w:after="0" w:line="240" w:lineRule="auto"/>
                  <w:jc w:val="center"/>
                </w:pPr>
              </w:pPrChange>
            </w:pPr>
            <w:r w:rsidRPr="00845F40">
              <w:rPr>
                <w:rFonts w:ascii="Calibri" w:eastAsia="Times New Roman" w:hAnsi="Calibri" w:cs="Calibri"/>
                <w:color w:val="000000"/>
                <w:sz w:val="16"/>
                <w:szCs w:val="16"/>
              </w:rPr>
              <w:t>15.2</w:t>
            </w:r>
          </w:p>
        </w:tc>
      </w:tr>
      <w:tr w:rsidR="00845F40" w:rsidRPr="00845F40" w14:paraId="21773EE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845F40" w:rsidRDefault="001B2369">
            <w:pPr>
              <w:spacing w:after="0" w:line="276" w:lineRule="auto"/>
              <w:rPr>
                <w:rFonts w:ascii="Calibri" w:eastAsia="Times New Roman" w:hAnsi="Calibri" w:cs="Calibri"/>
                <w:color w:val="000000"/>
                <w:sz w:val="16"/>
                <w:szCs w:val="16"/>
              </w:rPr>
              <w:pPrChange w:id="1917" w:author="Alotaibi, Raed" w:date="2019-07-15T13:58:00Z">
                <w:pPr>
                  <w:spacing w:after="0" w:line="240" w:lineRule="auto"/>
                </w:pPr>
              </w:pPrChange>
            </w:pPr>
            <w:r w:rsidRPr="00845F40">
              <w:rPr>
                <w:rFonts w:ascii="Calibri" w:eastAsia="Times New Roman" w:hAnsi="Calibri" w:cs="Calibri"/>
                <w:color w:val="000000"/>
                <w:sz w:val="16"/>
                <w:szCs w:val="16"/>
              </w:rPr>
              <w:t>Iowa</w:t>
            </w:r>
          </w:p>
        </w:tc>
        <w:tc>
          <w:tcPr>
            <w:tcW w:w="606"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845F40" w:rsidRDefault="001B2369">
            <w:pPr>
              <w:spacing w:after="0" w:line="276" w:lineRule="auto"/>
              <w:jc w:val="center"/>
              <w:rPr>
                <w:rFonts w:ascii="Calibri" w:eastAsia="Times New Roman" w:hAnsi="Calibri" w:cs="Calibri"/>
                <w:color w:val="000000"/>
                <w:sz w:val="16"/>
                <w:szCs w:val="16"/>
              </w:rPr>
              <w:pPrChange w:id="1918" w:author="Alotaibi, Raed" w:date="2019-07-15T13:58:00Z">
                <w:pPr>
                  <w:spacing w:after="0" w:line="240" w:lineRule="auto"/>
                  <w:jc w:val="center"/>
                </w:pPr>
              </w:pPrChange>
            </w:pPr>
            <w:r w:rsidRPr="00845F40">
              <w:rPr>
                <w:rFonts w:ascii="Calibri" w:eastAsia="Times New Roman" w:hAnsi="Calibri" w:cs="Calibri"/>
                <w:color w:val="000000"/>
                <w:sz w:val="16"/>
                <w:szCs w:val="16"/>
              </w:rPr>
              <w:t>5.0</w:t>
            </w:r>
          </w:p>
        </w:tc>
        <w:tc>
          <w:tcPr>
            <w:tcW w:w="606"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845F40" w:rsidRDefault="001B2369">
            <w:pPr>
              <w:spacing w:after="0" w:line="276" w:lineRule="auto"/>
              <w:jc w:val="center"/>
              <w:rPr>
                <w:rFonts w:ascii="Calibri" w:eastAsia="Times New Roman" w:hAnsi="Calibri" w:cs="Calibri"/>
                <w:color w:val="000000"/>
                <w:sz w:val="16"/>
                <w:szCs w:val="16"/>
              </w:rPr>
              <w:pPrChange w:id="1919" w:author="Alotaibi, Raed" w:date="2019-07-15T13:58:00Z">
                <w:pPr>
                  <w:spacing w:after="0" w:line="240" w:lineRule="auto"/>
                  <w:jc w:val="center"/>
                </w:pPr>
              </w:pPrChange>
            </w:pPr>
            <w:r w:rsidRPr="00845F40">
              <w:rPr>
                <w:rFonts w:ascii="Calibri" w:eastAsia="Times New Roman" w:hAnsi="Calibri" w:cs="Calibri"/>
                <w:color w:val="000000"/>
                <w:sz w:val="16"/>
                <w:szCs w:val="16"/>
              </w:rPr>
              <w:t>4.0</w:t>
            </w:r>
          </w:p>
        </w:tc>
        <w:tc>
          <w:tcPr>
            <w:tcW w:w="606"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845F40" w:rsidRDefault="001B2369">
            <w:pPr>
              <w:spacing w:after="0" w:line="276" w:lineRule="auto"/>
              <w:jc w:val="center"/>
              <w:rPr>
                <w:rFonts w:ascii="Calibri" w:eastAsia="Times New Roman" w:hAnsi="Calibri" w:cs="Calibri"/>
                <w:color w:val="000000"/>
                <w:sz w:val="16"/>
                <w:szCs w:val="16"/>
              </w:rPr>
              <w:pPrChange w:id="1920"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BCB01F" w14:textId="77777777" w:rsidR="001B2369" w:rsidRPr="00845F40" w:rsidRDefault="001B2369">
            <w:pPr>
              <w:spacing w:after="0" w:line="276" w:lineRule="auto"/>
              <w:jc w:val="center"/>
              <w:rPr>
                <w:rFonts w:ascii="Calibri" w:eastAsia="Times New Roman" w:hAnsi="Calibri" w:cs="Calibri"/>
                <w:color w:val="000000"/>
                <w:sz w:val="16"/>
                <w:szCs w:val="16"/>
              </w:rPr>
              <w:pPrChange w:id="192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ABD72C7" w14:textId="77777777" w:rsidR="001B2369" w:rsidRPr="00845F40" w:rsidRDefault="001B2369">
            <w:pPr>
              <w:spacing w:after="0" w:line="276" w:lineRule="auto"/>
              <w:jc w:val="center"/>
              <w:rPr>
                <w:rFonts w:ascii="Calibri" w:eastAsia="Times New Roman" w:hAnsi="Calibri" w:cs="Calibri"/>
                <w:color w:val="000000"/>
                <w:sz w:val="16"/>
                <w:szCs w:val="16"/>
              </w:rPr>
              <w:pPrChange w:id="192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845F40" w:rsidRDefault="001B2369">
            <w:pPr>
              <w:spacing w:after="0" w:line="276" w:lineRule="auto"/>
              <w:jc w:val="center"/>
              <w:rPr>
                <w:rFonts w:ascii="Calibri" w:eastAsia="Times New Roman" w:hAnsi="Calibri" w:cs="Calibri"/>
                <w:color w:val="000000"/>
                <w:sz w:val="16"/>
                <w:szCs w:val="16"/>
              </w:rPr>
              <w:pPrChange w:id="1923" w:author="Alotaibi, Raed" w:date="2019-07-15T13:58:00Z">
                <w:pPr>
                  <w:spacing w:after="0" w:line="240" w:lineRule="auto"/>
                  <w:jc w:val="center"/>
                </w:pPr>
              </w:pPrChange>
            </w:pPr>
            <w:r w:rsidRPr="00845F40">
              <w:rPr>
                <w:rFonts w:ascii="Calibri" w:eastAsia="Times New Roman" w:hAnsi="Calibri" w:cs="Calibri"/>
                <w:color w:val="000000"/>
                <w:sz w:val="16"/>
                <w:szCs w:val="16"/>
              </w:rPr>
              <w:t>6.3</w:t>
            </w:r>
          </w:p>
        </w:tc>
      </w:tr>
      <w:tr w:rsidR="00845F40" w:rsidRPr="00845F40" w14:paraId="230F93E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845F40" w:rsidRDefault="001B2369">
            <w:pPr>
              <w:spacing w:after="0" w:line="276" w:lineRule="auto"/>
              <w:rPr>
                <w:rFonts w:ascii="Calibri" w:eastAsia="Times New Roman" w:hAnsi="Calibri" w:cs="Calibri"/>
                <w:color w:val="000000"/>
                <w:sz w:val="16"/>
                <w:szCs w:val="16"/>
              </w:rPr>
              <w:pPrChange w:id="1924" w:author="Alotaibi, Raed" w:date="2019-07-15T13:58:00Z">
                <w:pPr>
                  <w:spacing w:after="0" w:line="240" w:lineRule="auto"/>
                </w:pPr>
              </w:pPrChange>
            </w:pPr>
            <w:r w:rsidRPr="00845F40">
              <w:rPr>
                <w:rFonts w:ascii="Calibri" w:eastAsia="Times New Roman" w:hAnsi="Calibri" w:cs="Calibri"/>
                <w:color w:val="000000"/>
                <w:sz w:val="16"/>
                <w:szCs w:val="16"/>
              </w:rPr>
              <w:t>Kansas</w:t>
            </w:r>
          </w:p>
        </w:tc>
        <w:tc>
          <w:tcPr>
            <w:tcW w:w="606"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845F40" w:rsidRDefault="001B2369">
            <w:pPr>
              <w:spacing w:after="0" w:line="276" w:lineRule="auto"/>
              <w:jc w:val="center"/>
              <w:rPr>
                <w:rFonts w:ascii="Calibri" w:eastAsia="Times New Roman" w:hAnsi="Calibri" w:cs="Calibri"/>
                <w:color w:val="000000"/>
                <w:sz w:val="16"/>
                <w:szCs w:val="16"/>
              </w:rPr>
              <w:pPrChange w:id="1925" w:author="Alotaibi, Raed" w:date="2019-07-15T13:58:00Z">
                <w:pPr>
                  <w:spacing w:after="0" w:line="240" w:lineRule="auto"/>
                  <w:jc w:val="center"/>
                </w:pPr>
              </w:pPrChange>
            </w:pPr>
            <w:r w:rsidRPr="00845F40">
              <w:rPr>
                <w:rFonts w:ascii="Calibri" w:eastAsia="Times New Roman" w:hAnsi="Calibri" w:cs="Calibri"/>
                <w:color w:val="000000"/>
                <w:sz w:val="16"/>
                <w:szCs w:val="16"/>
              </w:rPr>
              <w:t>7.8</w:t>
            </w:r>
          </w:p>
        </w:tc>
        <w:tc>
          <w:tcPr>
            <w:tcW w:w="606"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845F40" w:rsidRDefault="001B2369">
            <w:pPr>
              <w:spacing w:after="0" w:line="276" w:lineRule="auto"/>
              <w:jc w:val="center"/>
              <w:rPr>
                <w:rFonts w:ascii="Calibri" w:eastAsia="Times New Roman" w:hAnsi="Calibri" w:cs="Calibri"/>
                <w:color w:val="000000"/>
                <w:sz w:val="16"/>
                <w:szCs w:val="16"/>
              </w:rPr>
              <w:pPrChange w:id="1926"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845F40" w:rsidRDefault="001B2369">
            <w:pPr>
              <w:spacing w:after="0" w:line="276" w:lineRule="auto"/>
              <w:jc w:val="center"/>
              <w:rPr>
                <w:rFonts w:ascii="Calibri" w:eastAsia="Times New Roman" w:hAnsi="Calibri" w:cs="Calibri"/>
                <w:color w:val="000000"/>
                <w:sz w:val="16"/>
                <w:szCs w:val="16"/>
              </w:rPr>
              <w:pPrChange w:id="1927"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845F40" w:rsidRDefault="001B2369">
            <w:pPr>
              <w:spacing w:after="0" w:line="276" w:lineRule="auto"/>
              <w:jc w:val="center"/>
              <w:rPr>
                <w:rFonts w:ascii="Calibri" w:eastAsia="Times New Roman" w:hAnsi="Calibri" w:cs="Calibri"/>
                <w:color w:val="000000"/>
                <w:sz w:val="16"/>
                <w:szCs w:val="16"/>
              </w:rPr>
              <w:pPrChange w:id="1928" w:author="Alotaibi, Raed" w:date="2019-07-15T13:58:00Z">
                <w:pPr>
                  <w:spacing w:after="0" w:line="240" w:lineRule="auto"/>
                  <w:jc w:val="center"/>
                </w:pPr>
              </w:pPrChange>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845F40" w:rsidRDefault="001B2369">
            <w:pPr>
              <w:spacing w:after="0" w:line="276" w:lineRule="auto"/>
              <w:jc w:val="center"/>
              <w:rPr>
                <w:rFonts w:ascii="Calibri" w:eastAsia="Times New Roman" w:hAnsi="Calibri" w:cs="Calibri"/>
                <w:color w:val="000000"/>
                <w:sz w:val="16"/>
                <w:szCs w:val="16"/>
              </w:rPr>
              <w:pPrChange w:id="1929" w:author="Alotaibi, Raed" w:date="2019-07-15T13:58:00Z">
                <w:pPr>
                  <w:spacing w:after="0" w:line="240" w:lineRule="auto"/>
                  <w:jc w:val="center"/>
                </w:pPr>
              </w:pPrChange>
            </w:pPr>
            <w:r w:rsidRPr="00845F40">
              <w:rPr>
                <w:rFonts w:ascii="Calibri" w:eastAsia="Times New Roman" w:hAnsi="Calibri" w:cs="Calibri"/>
                <w:color w:val="000000"/>
                <w:sz w:val="16"/>
                <w:szCs w:val="16"/>
              </w:rPr>
              <w:t>9.0</w:t>
            </w:r>
          </w:p>
        </w:tc>
        <w:tc>
          <w:tcPr>
            <w:tcW w:w="825"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845F40" w:rsidRDefault="001B2369">
            <w:pPr>
              <w:spacing w:after="0" w:line="276" w:lineRule="auto"/>
              <w:jc w:val="center"/>
              <w:rPr>
                <w:rFonts w:ascii="Calibri" w:eastAsia="Times New Roman" w:hAnsi="Calibri" w:cs="Calibri"/>
                <w:color w:val="000000"/>
                <w:sz w:val="16"/>
                <w:szCs w:val="16"/>
              </w:rPr>
              <w:pPrChange w:id="1930" w:author="Alotaibi, Raed" w:date="2019-07-15T13:58:00Z">
                <w:pPr>
                  <w:spacing w:after="0" w:line="240" w:lineRule="auto"/>
                  <w:jc w:val="center"/>
                </w:pPr>
              </w:pPrChange>
            </w:pPr>
            <w:r w:rsidRPr="00845F40">
              <w:rPr>
                <w:rFonts w:ascii="Calibri" w:eastAsia="Times New Roman" w:hAnsi="Calibri" w:cs="Calibri"/>
                <w:color w:val="000000"/>
                <w:sz w:val="16"/>
                <w:szCs w:val="16"/>
              </w:rPr>
              <w:t>9.0</w:t>
            </w:r>
          </w:p>
        </w:tc>
      </w:tr>
      <w:tr w:rsidR="00845F40" w:rsidRPr="00845F40" w14:paraId="1EDA693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845F40" w:rsidRDefault="001B2369">
            <w:pPr>
              <w:spacing w:after="0" w:line="276" w:lineRule="auto"/>
              <w:rPr>
                <w:rFonts w:ascii="Calibri" w:eastAsia="Times New Roman" w:hAnsi="Calibri" w:cs="Calibri"/>
                <w:color w:val="000000"/>
                <w:sz w:val="16"/>
                <w:szCs w:val="16"/>
              </w:rPr>
              <w:pPrChange w:id="1931" w:author="Alotaibi, Raed" w:date="2019-07-15T13:58:00Z">
                <w:pPr>
                  <w:spacing w:after="0" w:line="240" w:lineRule="auto"/>
                </w:pPr>
              </w:pPrChange>
            </w:pPr>
            <w:r w:rsidRPr="00845F40">
              <w:rPr>
                <w:rFonts w:ascii="Calibri" w:eastAsia="Times New Roman" w:hAnsi="Calibri" w:cs="Calibri"/>
                <w:color w:val="000000"/>
                <w:sz w:val="16"/>
                <w:szCs w:val="16"/>
              </w:rPr>
              <w:t>Kentucky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BA60F4" w14:textId="77777777" w:rsidR="001B2369" w:rsidRPr="00845F40" w:rsidRDefault="001B2369">
            <w:pPr>
              <w:spacing w:after="0" w:line="276" w:lineRule="auto"/>
              <w:jc w:val="center"/>
              <w:rPr>
                <w:rFonts w:ascii="Calibri" w:eastAsia="Times New Roman" w:hAnsi="Calibri" w:cs="Calibri"/>
                <w:color w:val="000000"/>
                <w:sz w:val="16"/>
                <w:szCs w:val="16"/>
              </w:rPr>
              <w:pPrChange w:id="193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26362C" w14:textId="77777777" w:rsidR="001B2369" w:rsidRPr="00845F40" w:rsidRDefault="001B2369">
            <w:pPr>
              <w:spacing w:after="0" w:line="276" w:lineRule="auto"/>
              <w:jc w:val="center"/>
              <w:rPr>
                <w:rFonts w:ascii="Calibri" w:eastAsia="Times New Roman" w:hAnsi="Calibri" w:cs="Calibri"/>
                <w:color w:val="000000"/>
                <w:sz w:val="16"/>
                <w:szCs w:val="16"/>
              </w:rPr>
              <w:pPrChange w:id="193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F92567" w14:textId="77777777" w:rsidR="001B2369" w:rsidRPr="00845F40" w:rsidRDefault="001B2369">
            <w:pPr>
              <w:spacing w:after="0" w:line="276" w:lineRule="auto"/>
              <w:jc w:val="center"/>
              <w:rPr>
                <w:rFonts w:ascii="Calibri" w:eastAsia="Times New Roman" w:hAnsi="Calibri" w:cs="Calibri"/>
                <w:color w:val="000000"/>
                <w:sz w:val="16"/>
                <w:szCs w:val="16"/>
              </w:rPr>
              <w:pPrChange w:id="193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1CBE13" w14:textId="77777777" w:rsidR="001B2369" w:rsidRPr="00845F40" w:rsidRDefault="001B2369">
            <w:pPr>
              <w:spacing w:after="0" w:line="276" w:lineRule="auto"/>
              <w:jc w:val="center"/>
              <w:rPr>
                <w:rFonts w:ascii="Calibri" w:eastAsia="Times New Roman" w:hAnsi="Calibri" w:cs="Calibri"/>
                <w:color w:val="000000"/>
                <w:sz w:val="16"/>
                <w:szCs w:val="16"/>
              </w:rPr>
              <w:pPrChange w:id="193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4E10D" w14:textId="77777777" w:rsidR="001B2369" w:rsidRPr="00845F40" w:rsidRDefault="001B2369">
            <w:pPr>
              <w:spacing w:after="0" w:line="276" w:lineRule="auto"/>
              <w:jc w:val="center"/>
              <w:rPr>
                <w:rFonts w:ascii="Calibri" w:eastAsia="Times New Roman" w:hAnsi="Calibri" w:cs="Calibri"/>
                <w:color w:val="000000"/>
                <w:sz w:val="16"/>
                <w:szCs w:val="16"/>
              </w:rPr>
              <w:pPrChange w:id="19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A9D1F" w14:textId="77777777" w:rsidR="001B2369" w:rsidRPr="00845F40" w:rsidRDefault="001B2369">
            <w:pPr>
              <w:spacing w:after="0" w:line="276" w:lineRule="auto"/>
              <w:jc w:val="center"/>
              <w:rPr>
                <w:rFonts w:ascii="Calibri" w:eastAsia="Times New Roman" w:hAnsi="Calibri" w:cs="Calibri"/>
                <w:color w:val="000000"/>
                <w:sz w:val="16"/>
                <w:szCs w:val="16"/>
              </w:rPr>
              <w:pPrChange w:id="193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9D88392"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845F40" w:rsidRDefault="001B2369">
            <w:pPr>
              <w:spacing w:after="0" w:line="276" w:lineRule="auto"/>
              <w:rPr>
                <w:rFonts w:ascii="Calibri" w:eastAsia="Times New Roman" w:hAnsi="Calibri" w:cs="Calibri"/>
                <w:color w:val="000000"/>
                <w:sz w:val="16"/>
                <w:szCs w:val="16"/>
              </w:rPr>
              <w:pPrChange w:id="1938" w:author="Alotaibi, Raed" w:date="2019-07-15T13:58:00Z">
                <w:pPr>
                  <w:spacing w:after="0" w:line="240" w:lineRule="auto"/>
                </w:pPr>
              </w:pPrChange>
            </w:pPr>
            <w:r w:rsidRPr="00845F40">
              <w:rPr>
                <w:rFonts w:ascii="Calibri" w:eastAsia="Times New Roman" w:hAnsi="Calibri" w:cs="Calibri"/>
                <w:color w:val="000000"/>
                <w:sz w:val="16"/>
                <w:szCs w:val="16"/>
              </w:rPr>
              <w:t>Louisiana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9F83055" w14:textId="77777777" w:rsidR="001B2369" w:rsidRPr="00845F40" w:rsidRDefault="001B2369">
            <w:pPr>
              <w:spacing w:after="0" w:line="276" w:lineRule="auto"/>
              <w:jc w:val="center"/>
              <w:rPr>
                <w:rFonts w:ascii="Calibri" w:eastAsia="Times New Roman" w:hAnsi="Calibri" w:cs="Calibri"/>
                <w:color w:val="000000"/>
                <w:sz w:val="16"/>
                <w:szCs w:val="16"/>
              </w:rPr>
              <w:pPrChange w:id="19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1632092" w14:textId="77777777" w:rsidR="001B2369" w:rsidRPr="00845F40" w:rsidRDefault="001B2369">
            <w:pPr>
              <w:spacing w:after="0" w:line="276" w:lineRule="auto"/>
              <w:jc w:val="center"/>
              <w:rPr>
                <w:rFonts w:ascii="Calibri" w:eastAsia="Times New Roman" w:hAnsi="Calibri" w:cs="Calibri"/>
                <w:color w:val="000000"/>
                <w:sz w:val="16"/>
                <w:szCs w:val="16"/>
              </w:rPr>
              <w:pPrChange w:id="194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2E545E7" w14:textId="77777777" w:rsidR="001B2369" w:rsidRPr="00845F40" w:rsidRDefault="001B2369">
            <w:pPr>
              <w:spacing w:after="0" w:line="276" w:lineRule="auto"/>
              <w:jc w:val="center"/>
              <w:rPr>
                <w:rFonts w:ascii="Calibri" w:eastAsia="Times New Roman" w:hAnsi="Calibri" w:cs="Calibri"/>
                <w:color w:val="000000"/>
                <w:sz w:val="16"/>
                <w:szCs w:val="16"/>
              </w:rPr>
              <w:pPrChange w:id="19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845F40" w:rsidRDefault="001B2369">
            <w:pPr>
              <w:spacing w:after="0" w:line="276" w:lineRule="auto"/>
              <w:jc w:val="center"/>
              <w:rPr>
                <w:rFonts w:ascii="Calibri" w:eastAsia="Times New Roman" w:hAnsi="Calibri" w:cs="Calibri"/>
                <w:color w:val="000000"/>
                <w:sz w:val="16"/>
                <w:szCs w:val="16"/>
              </w:rPr>
              <w:pPrChange w:id="1942"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DC3327" w14:textId="77777777" w:rsidR="001B2369" w:rsidRPr="00845F40" w:rsidRDefault="001B2369">
            <w:pPr>
              <w:spacing w:after="0" w:line="276" w:lineRule="auto"/>
              <w:jc w:val="center"/>
              <w:rPr>
                <w:rFonts w:ascii="Calibri" w:eastAsia="Times New Roman" w:hAnsi="Calibri" w:cs="Calibri"/>
                <w:color w:val="000000"/>
                <w:sz w:val="16"/>
                <w:szCs w:val="16"/>
              </w:rPr>
              <w:pPrChange w:id="19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845F40" w:rsidRDefault="001B2369">
            <w:pPr>
              <w:spacing w:after="0" w:line="276" w:lineRule="auto"/>
              <w:jc w:val="center"/>
              <w:rPr>
                <w:rFonts w:ascii="Calibri" w:eastAsia="Times New Roman" w:hAnsi="Calibri" w:cs="Calibri"/>
                <w:color w:val="000000"/>
                <w:sz w:val="16"/>
                <w:szCs w:val="16"/>
              </w:rPr>
              <w:pPrChange w:id="1944"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r>
      <w:tr w:rsidR="00845F40" w:rsidRPr="00845F40" w14:paraId="66A4610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845F40" w:rsidRDefault="001B2369">
            <w:pPr>
              <w:spacing w:after="0" w:line="276" w:lineRule="auto"/>
              <w:rPr>
                <w:rFonts w:ascii="Calibri" w:eastAsia="Times New Roman" w:hAnsi="Calibri" w:cs="Calibri"/>
                <w:color w:val="000000"/>
                <w:sz w:val="16"/>
                <w:szCs w:val="16"/>
              </w:rPr>
              <w:pPrChange w:id="1945" w:author="Alotaibi, Raed" w:date="2019-07-15T13:58:00Z">
                <w:pPr>
                  <w:spacing w:after="0" w:line="240" w:lineRule="auto"/>
                </w:pPr>
              </w:pPrChange>
            </w:pPr>
            <w:r w:rsidRPr="00845F40">
              <w:rPr>
                <w:rFonts w:ascii="Calibri" w:eastAsia="Times New Roman" w:hAnsi="Calibri" w:cs="Calibri"/>
                <w:color w:val="000000"/>
                <w:sz w:val="16"/>
                <w:szCs w:val="16"/>
              </w:rPr>
              <w:t>Maine</w:t>
            </w:r>
          </w:p>
        </w:tc>
        <w:tc>
          <w:tcPr>
            <w:tcW w:w="606"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845F40" w:rsidRDefault="001B2369">
            <w:pPr>
              <w:spacing w:after="0" w:line="276" w:lineRule="auto"/>
              <w:jc w:val="center"/>
              <w:rPr>
                <w:rFonts w:ascii="Calibri" w:eastAsia="Times New Roman" w:hAnsi="Calibri" w:cs="Calibri"/>
                <w:color w:val="000000"/>
                <w:sz w:val="16"/>
                <w:szCs w:val="16"/>
              </w:rPr>
              <w:pPrChange w:id="1946" w:author="Alotaibi, Raed" w:date="2019-07-15T13:58:00Z">
                <w:pPr>
                  <w:spacing w:after="0" w:line="240" w:lineRule="auto"/>
                  <w:jc w:val="center"/>
                </w:pPr>
              </w:pPrChange>
            </w:pPr>
            <w:r w:rsidRPr="00845F40">
              <w:rPr>
                <w:rFonts w:ascii="Calibri" w:eastAsia="Times New Roman" w:hAnsi="Calibri" w:cs="Calibri"/>
                <w:color w:val="000000"/>
                <w:sz w:val="16"/>
                <w:szCs w:val="16"/>
              </w:rPr>
              <w:t>13.0</w:t>
            </w:r>
          </w:p>
        </w:tc>
        <w:tc>
          <w:tcPr>
            <w:tcW w:w="606"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845F40" w:rsidRDefault="001B2369">
            <w:pPr>
              <w:spacing w:after="0" w:line="276" w:lineRule="auto"/>
              <w:jc w:val="center"/>
              <w:rPr>
                <w:rFonts w:ascii="Calibri" w:eastAsia="Times New Roman" w:hAnsi="Calibri" w:cs="Calibri"/>
                <w:color w:val="000000"/>
                <w:sz w:val="16"/>
                <w:szCs w:val="16"/>
              </w:rPr>
              <w:pPrChange w:id="1947" w:author="Alotaibi, Raed" w:date="2019-07-15T13:58:00Z">
                <w:pPr>
                  <w:spacing w:after="0" w:line="240" w:lineRule="auto"/>
                  <w:jc w:val="center"/>
                </w:pPr>
              </w:pPrChange>
            </w:pPr>
            <w:r w:rsidRPr="00845F40">
              <w:rPr>
                <w:rFonts w:ascii="Calibri" w:eastAsia="Times New Roman" w:hAnsi="Calibri" w:cs="Calibri"/>
                <w:color w:val="000000"/>
                <w:sz w:val="16"/>
                <w:szCs w:val="16"/>
              </w:rPr>
              <w:t>8.7</w:t>
            </w:r>
          </w:p>
        </w:tc>
        <w:tc>
          <w:tcPr>
            <w:tcW w:w="606"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845F40" w:rsidRDefault="001B2369">
            <w:pPr>
              <w:spacing w:after="0" w:line="276" w:lineRule="auto"/>
              <w:jc w:val="center"/>
              <w:rPr>
                <w:rFonts w:ascii="Calibri" w:eastAsia="Times New Roman" w:hAnsi="Calibri" w:cs="Calibri"/>
                <w:color w:val="000000"/>
                <w:sz w:val="16"/>
                <w:szCs w:val="16"/>
              </w:rPr>
              <w:pPrChange w:id="1948"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C149F2" w14:textId="77777777" w:rsidR="001B2369" w:rsidRPr="00845F40" w:rsidRDefault="001B2369">
            <w:pPr>
              <w:spacing w:after="0" w:line="276" w:lineRule="auto"/>
              <w:jc w:val="center"/>
              <w:rPr>
                <w:rFonts w:ascii="Calibri" w:eastAsia="Times New Roman" w:hAnsi="Calibri" w:cs="Calibri"/>
                <w:color w:val="000000"/>
                <w:sz w:val="16"/>
                <w:szCs w:val="16"/>
              </w:rPr>
              <w:pPrChange w:id="19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B3ECEBC" w14:textId="77777777" w:rsidR="001B2369" w:rsidRPr="00845F40" w:rsidRDefault="001B2369">
            <w:pPr>
              <w:spacing w:after="0" w:line="276" w:lineRule="auto"/>
              <w:jc w:val="center"/>
              <w:rPr>
                <w:rFonts w:ascii="Calibri" w:eastAsia="Times New Roman" w:hAnsi="Calibri" w:cs="Calibri"/>
                <w:color w:val="000000"/>
                <w:sz w:val="16"/>
                <w:szCs w:val="16"/>
              </w:rPr>
              <w:pPrChange w:id="195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845F40" w:rsidRDefault="001B2369">
            <w:pPr>
              <w:spacing w:after="0" w:line="276" w:lineRule="auto"/>
              <w:jc w:val="center"/>
              <w:rPr>
                <w:rFonts w:ascii="Calibri" w:eastAsia="Times New Roman" w:hAnsi="Calibri" w:cs="Calibri"/>
                <w:color w:val="000000"/>
                <w:sz w:val="16"/>
                <w:szCs w:val="16"/>
              </w:rPr>
              <w:pPrChange w:id="1951"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r>
      <w:tr w:rsidR="00845F40" w:rsidRPr="00845F40" w14:paraId="3A3DB43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845F40" w:rsidRDefault="001B2369">
            <w:pPr>
              <w:spacing w:after="0" w:line="276" w:lineRule="auto"/>
              <w:rPr>
                <w:rFonts w:ascii="Calibri" w:eastAsia="Times New Roman" w:hAnsi="Calibri" w:cs="Calibri"/>
                <w:color w:val="000000"/>
                <w:sz w:val="16"/>
                <w:szCs w:val="16"/>
              </w:rPr>
              <w:pPrChange w:id="1952" w:author="Alotaibi, Raed" w:date="2019-07-15T13:58:00Z">
                <w:pPr>
                  <w:spacing w:after="0" w:line="240" w:lineRule="auto"/>
                </w:pPr>
              </w:pPrChange>
            </w:pPr>
            <w:r w:rsidRPr="00845F40">
              <w:rPr>
                <w:rFonts w:ascii="Calibri" w:eastAsia="Times New Roman" w:hAnsi="Calibri" w:cs="Calibri"/>
                <w:color w:val="000000"/>
                <w:sz w:val="16"/>
                <w:szCs w:val="16"/>
              </w:rPr>
              <w:t>Maryland</w:t>
            </w:r>
          </w:p>
        </w:tc>
        <w:tc>
          <w:tcPr>
            <w:tcW w:w="606"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845F40" w:rsidRDefault="001B2369">
            <w:pPr>
              <w:spacing w:after="0" w:line="276" w:lineRule="auto"/>
              <w:jc w:val="center"/>
              <w:rPr>
                <w:rFonts w:ascii="Calibri" w:eastAsia="Times New Roman" w:hAnsi="Calibri" w:cs="Calibri"/>
                <w:color w:val="000000"/>
                <w:sz w:val="16"/>
                <w:szCs w:val="16"/>
              </w:rPr>
              <w:pPrChange w:id="1953" w:author="Alotaibi, Raed" w:date="2019-07-15T13:58:00Z">
                <w:pPr>
                  <w:spacing w:after="0" w:line="240" w:lineRule="auto"/>
                  <w:jc w:val="center"/>
                </w:pPr>
              </w:pPrChange>
            </w:pPr>
            <w:r w:rsidRPr="00845F40">
              <w:rPr>
                <w:rFonts w:ascii="Calibri" w:eastAsia="Times New Roman" w:hAnsi="Calibri" w:cs="Calibri"/>
                <w:color w:val="000000"/>
                <w:sz w:val="16"/>
                <w:szCs w:val="16"/>
              </w:rPr>
              <w:t>16.2</w:t>
            </w:r>
          </w:p>
        </w:tc>
        <w:tc>
          <w:tcPr>
            <w:tcW w:w="606"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845F40" w:rsidRDefault="001B2369">
            <w:pPr>
              <w:spacing w:after="0" w:line="276" w:lineRule="auto"/>
              <w:jc w:val="center"/>
              <w:rPr>
                <w:rFonts w:ascii="Calibri" w:eastAsia="Times New Roman" w:hAnsi="Calibri" w:cs="Calibri"/>
                <w:color w:val="000000"/>
                <w:sz w:val="16"/>
                <w:szCs w:val="16"/>
              </w:rPr>
              <w:pPrChange w:id="1954" w:author="Alotaibi, Raed" w:date="2019-07-15T13:58:00Z">
                <w:pPr>
                  <w:spacing w:after="0" w:line="240" w:lineRule="auto"/>
                  <w:jc w:val="center"/>
                </w:pPr>
              </w:pPrChange>
            </w:pPr>
            <w:r w:rsidRPr="00845F40">
              <w:rPr>
                <w:rFonts w:ascii="Calibri" w:eastAsia="Times New Roman" w:hAnsi="Calibri" w:cs="Calibri"/>
                <w:color w:val="000000"/>
                <w:sz w:val="16"/>
                <w:szCs w:val="16"/>
              </w:rPr>
              <w:t>8.6</w:t>
            </w:r>
          </w:p>
        </w:tc>
        <w:tc>
          <w:tcPr>
            <w:tcW w:w="606"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845F40" w:rsidRDefault="001B2369">
            <w:pPr>
              <w:spacing w:after="0" w:line="276" w:lineRule="auto"/>
              <w:jc w:val="center"/>
              <w:rPr>
                <w:rFonts w:ascii="Calibri" w:eastAsia="Times New Roman" w:hAnsi="Calibri" w:cs="Calibri"/>
                <w:color w:val="000000"/>
                <w:sz w:val="16"/>
                <w:szCs w:val="16"/>
              </w:rPr>
              <w:pPrChange w:id="1955" w:author="Alotaibi, Raed" w:date="2019-07-15T13:58:00Z">
                <w:pPr>
                  <w:spacing w:after="0" w:line="240" w:lineRule="auto"/>
                  <w:jc w:val="center"/>
                </w:pPr>
              </w:pPrChange>
            </w:pPr>
            <w:r w:rsidRPr="00845F40">
              <w:rPr>
                <w:rFonts w:ascii="Calibri" w:eastAsia="Times New Roman" w:hAnsi="Calibri" w:cs="Calibri"/>
                <w:color w:val="000000"/>
                <w:sz w:val="16"/>
                <w:szCs w:val="16"/>
              </w:rPr>
              <w:t>11.0</w:t>
            </w:r>
          </w:p>
        </w:tc>
        <w:tc>
          <w:tcPr>
            <w:tcW w:w="606"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845F40" w:rsidRDefault="001B2369">
            <w:pPr>
              <w:spacing w:after="0" w:line="276" w:lineRule="auto"/>
              <w:jc w:val="center"/>
              <w:rPr>
                <w:rFonts w:ascii="Calibri" w:eastAsia="Times New Roman" w:hAnsi="Calibri" w:cs="Calibri"/>
                <w:color w:val="000000"/>
                <w:sz w:val="16"/>
                <w:szCs w:val="16"/>
              </w:rPr>
              <w:pPrChange w:id="1956" w:author="Alotaibi, Raed" w:date="2019-07-15T13:58:00Z">
                <w:pPr>
                  <w:spacing w:after="0" w:line="240" w:lineRule="auto"/>
                  <w:jc w:val="center"/>
                </w:pPr>
              </w:pPrChange>
            </w:pPr>
            <w:r w:rsidRPr="00845F40">
              <w:rPr>
                <w:rFonts w:ascii="Calibri" w:eastAsia="Times New Roman" w:hAnsi="Calibri" w:cs="Calibri"/>
                <w:color w:val="000000"/>
                <w:sz w:val="16"/>
                <w:szCs w:val="16"/>
              </w:rPr>
              <w:t>17.3</w:t>
            </w:r>
          </w:p>
        </w:tc>
        <w:tc>
          <w:tcPr>
            <w:tcW w:w="606"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845F40" w:rsidRDefault="001B2369">
            <w:pPr>
              <w:spacing w:after="0" w:line="276" w:lineRule="auto"/>
              <w:jc w:val="center"/>
              <w:rPr>
                <w:rFonts w:ascii="Calibri" w:eastAsia="Times New Roman" w:hAnsi="Calibri" w:cs="Calibri"/>
                <w:color w:val="000000"/>
                <w:sz w:val="16"/>
                <w:szCs w:val="16"/>
              </w:rPr>
              <w:pPrChange w:id="1957" w:author="Alotaibi, Raed" w:date="2019-07-15T13:58:00Z">
                <w:pPr>
                  <w:spacing w:after="0" w:line="240" w:lineRule="auto"/>
                  <w:jc w:val="center"/>
                </w:pPr>
              </w:pPrChange>
            </w:pPr>
            <w:r w:rsidRPr="00845F40">
              <w:rPr>
                <w:rFonts w:ascii="Calibri" w:eastAsia="Times New Roman" w:hAnsi="Calibri" w:cs="Calibri"/>
                <w:color w:val="000000"/>
                <w:sz w:val="16"/>
                <w:szCs w:val="16"/>
              </w:rPr>
              <w:t>2.3</w:t>
            </w:r>
          </w:p>
        </w:tc>
        <w:tc>
          <w:tcPr>
            <w:tcW w:w="825"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845F40" w:rsidRDefault="001B2369">
            <w:pPr>
              <w:spacing w:after="0" w:line="276" w:lineRule="auto"/>
              <w:jc w:val="center"/>
              <w:rPr>
                <w:rFonts w:ascii="Calibri" w:eastAsia="Times New Roman" w:hAnsi="Calibri" w:cs="Calibri"/>
                <w:color w:val="000000"/>
                <w:sz w:val="16"/>
                <w:szCs w:val="16"/>
              </w:rPr>
              <w:pPrChange w:id="1958" w:author="Alotaibi, Raed" w:date="2019-07-15T13:58:00Z">
                <w:pPr>
                  <w:spacing w:after="0" w:line="240" w:lineRule="auto"/>
                  <w:jc w:val="center"/>
                </w:pPr>
              </w:pPrChange>
            </w:pPr>
            <w:r w:rsidRPr="00845F40">
              <w:rPr>
                <w:rFonts w:ascii="Calibri" w:eastAsia="Times New Roman" w:hAnsi="Calibri" w:cs="Calibri"/>
                <w:color w:val="000000"/>
                <w:sz w:val="16"/>
                <w:szCs w:val="16"/>
              </w:rPr>
              <w:t>11.2</w:t>
            </w:r>
          </w:p>
        </w:tc>
      </w:tr>
      <w:tr w:rsidR="00845F40" w:rsidRPr="00845F40" w14:paraId="42CB96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845F40" w:rsidRDefault="001B2369">
            <w:pPr>
              <w:spacing w:after="0" w:line="276" w:lineRule="auto"/>
              <w:rPr>
                <w:rFonts w:ascii="Calibri" w:eastAsia="Times New Roman" w:hAnsi="Calibri" w:cs="Calibri"/>
                <w:color w:val="000000"/>
                <w:sz w:val="16"/>
                <w:szCs w:val="16"/>
              </w:rPr>
              <w:pPrChange w:id="1959" w:author="Alotaibi, Raed" w:date="2019-07-15T13:58:00Z">
                <w:pPr>
                  <w:spacing w:after="0" w:line="240" w:lineRule="auto"/>
                </w:pPr>
              </w:pPrChange>
            </w:pPr>
            <w:r w:rsidRPr="00845F40">
              <w:rPr>
                <w:rFonts w:ascii="Calibri" w:eastAsia="Times New Roman" w:hAnsi="Calibri" w:cs="Calibri"/>
                <w:color w:val="000000"/>
                <w:sz w:val="16"/>
                <w:szCs w:val="16"/>
              </w:rPr>
              <w:t>Massachusetts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E20DE1" w14:textId="77777777" w:rsidR="001B2369" w:rsidRPr="00845F40" w:rsidRDefault="001B2369">
            <w:pPr>
              <w:spacing w:after="0" w:line="276" w:lineRule="auto"/>
              <w:jc w:val="center"/>
              <w:rPr>
                <w:rFonts w:ascii="Calibri" w:eastAsia="Times New Roman" w:hAnsi="Calibri" w:cs="Calibri"/>
                <w:color w:val="000000"/>
                <w:sz w:val="16"/>
                <w:szCs w:val="16"/>
              </w:rPr>
              <w:pPrChange w:id="196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3B4C60" w14:textId="77777777" w:rsidR="001B2369" w:rsidRPr="00845F40" w:rsidRDefault="001B2369">
            <w:pPr>
              <w:spacing w:after="0" w:line="276" w:lineRule="auto"/>
              <w:jc w:val="center"/>
              <w:rPr>
                <w:rFonts w:ascii="Calibri" w:eastAsia="Times New Roman" w:hAnsi="Calibri" w:cs="Calibri"/>
                <w:color w:val="000000"/>
                <w:sz w:val="16"/>
                <w:szCs w:val="16"/>
              </w:rPr>
              <w:pPrChange w:id="196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CEDDE55" w14:textId="77777777" w:rsidR="001B2369" w:rsidRPr="00845F40" w:rsidRDefault="001B2369">
            <w:pPr>
              <w:spacing w:after="0" w:line="276" w:lineRule="auto"/>
              <w:jc w:val="center"/>
              <w:rPr>
                <w:rFonts w:ascii="Calibri" w:eastAsia="Times New Roman" w:hAnsi="Calibri" w:cs="Calibri"/>
                <w:color w:val="000000"/>
                <w:sz w:val="16"/>
                <w:szCs w:val="16"/>
              </w:rPr>
              <w:pPrChange w:id="196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774C9B" w14:textId="77777777" w:rsidR="001B2369" w:rsidRPr="00845F40" w:rsidRDefault="001B2369">
            <w:pPr>
              <w:spacing w:after="0" w:line="276" w:lineRule="auto"/>
              <w:jc w:val="center"/>
              <w:rPr>
                <w:rFonts w:ascii="Calibri" w:eastAsia="Times New Roman" w:hAnsi="Calibri" w:cs="Calibri"/>
                <w:color w:val="000000"/>
                <w:sz w:val="16"/>
                <w:szCs w:val="16"/>
              </w:rPr>
              <w:pPrChange w:id="196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7C29518" w14:textId="77777777" w:rsidR="001B2369" w:rsidRPr="00845F40" w:rsidRDefault="001B2369">
            <w:pPr>
              <w:spacing w:after="0" w:line="276" w:lineRule="auto"/>
              <w:jc w:val="center"/>
              <w:rPr>
                <w:rFonts w:ascii="Calibri" w:eastAsia="Times New Roman" w:hAnsi="Calibri" w:cs="Calibri"/>
                <w:color w:val="000000"/>
                <w:sz w:val="16"/>
                <w:szCs w:val="16"/>
              </w:rPr>
              <w:pPrChange w:id="196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EDEC229" w14:textId="77777777" w:rsidR="001B2369" w:rsidRPr="00845F40" w:rsidRDefault="001B2369">
            <w:pPr>
              <w:spacing w:after="0" w:line="276" w:lineRule="auto"/>
              <w:jc w:val="center"/>
              <w:rPr>
                <w:rFonts w:ascii="Calibri" w:eastAsia="Times New Roman" w:hAnsi="Calibri" w:cs="Calibri"/>
                <w:color w:val="000000"/>
                <w:sz w:val="16"/>
                <w:szCs w:val="16"/>
              </w:rPr>
              <w:pPrChange w:id="196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F32D3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845F40" w:rsidRDefault="001B2369">
            <w:pPr>
              <w:spacing w:after="0" w:line="276" w:lineRule="auto"/>
              <w:rPr>
                <w:rFonts w:ascii="Calibri" w:eastAsia="Times New Roman" w:hAnsi="Calibri" w:cs="Calibri"/>
                <w:color w:val="000000"/>
                <w:sz w:val="16"/>
                <w:szCs w:val="16"/>
              </w:rPr>
              <w:pPrChange w:id="1966" w:author="Alotaibi, Raed" w:date="2019-07-15T13:58:00Z">
                <w:pPr>
                  <w:spacing w:after="0" w:line="240" w:lineRule="auto"/>
                </w:pPr>
              </w:pPrChange>
            </w:pPr>
            <w:r w:rsidRPr="00845F40">
              <w:rPr>
                <w:rFonts w:ascii="Calibri" w:eastAsia="Times New Roman" w:hAnsi="Calibri" w:cs="Calibri"/>
                <w:color w:val="000000"/>
                <w:sz w:val="16"/>
                <w:szCs w:val="16"/>
              </w:rPr>
              <w:t>Michigan</w:t>
            </w:r>
          </w:p>
        </w:tc>
        <w:tc>
          <w:tcPr>
            <w:tcW w:w="606"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845F40" w:rsidRDefault="001B2369">
            <w:pPr>
              <w:spacing w:after="0" w:line="276" w:lineRule="auto"/>
              <w:jc w:val="center"/>
              <w:rPr>
                <w:rFonts w:ascii="Calibri" w:eastAsia="Times New Roman" w:hAnsi="Calibri" w:cs="Calibri"/>
                <w:color w:val="000000"/>
                <w:sz w:val="16"/>
                <w:szCs w:val="16"/>
              </w:rPr>
              <w:pPrChange w:id="1967" w:author="Alotaibi, Raed" w:date="2019-07-15T13:58:00Z">
                <w:pPr>
                  <w:spacing w:after="0" w:line="240" w:lineRule="auto"/>
                  <w:jc w:val="center"/>
                </w:pPr>
              </w:pPrChange>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845F40" w:rsidRDefault="001B2369">
            <w:pPr>
              <w:spacing w:after="0" w:line="276" w:lineRule="auto"/>
              <w:jc w:val="center"/>
              <w:rPr>
                <w:rFonts w:ascii="Calibri" w:eastAsia="Times New Roman" w:hAnsi="Calibri" w:cs="Calibri"/>
                <w:color w:val="000000"/>
                <w:sz w:val="16"/>
                <w:szCs w:val="16"/>
              </w:rPr>
              <w:pPrChange w:id="1968" w:author="Alotaibi, Raed" w:date="2019-07-15T13:58:00Z">
                <w:pPr>
                  <w:spacing w:after="0" w:line="240" w:lineRule="auto"/>
                  <w:jc w:val="center"/>
                </w:pPr>
              </w:pPrChange>
            </w:pPr>
            <w:r w:rsidRPr="00845F40">
              <w:rPr>
                <w:rFonts w:ascii="Calibri" w:eastAsia="Times New Roman" w:hAnsi="Calibri" w:cs="Calibri"/>
                <w:color w:val="000000"/>
                <w:sz w:val="16"/>
                <w:szCs w:val="16"/>
              </w:rPr>
              <w:t>7.7</w:t>
            </w:r>
          </w:p>
        </w:tc>
        <w:tc>
          <w:tcPr>
            <w:tcW w:w="606"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845F40" w:rsidRDefault="001B2369">
            <w:pPr>
              <w:spacing w:after="0" w:line="276" w:lineRule="auto"/>
              <w:jc w:val="center"/>
              <w:rPr>
                <w:rFonts w:ascii="Calibri" w:eastAsia="Times New Roman" w:hAnsi="Calibri" w:cs="Calibri"/>
                <w:color w:val="000000"/>
                <w:sz w:val="16"/>
                <w:szCs w:val="16"/>
              </w:rPr>
              <w:pPrChange w:id="1969" w:author="Alotaibi, Raed" w:date="2019-07-15T13:58:00Z">
                <w:pPr>
                  <w:spacing w:after="0" w:line="240" w:lineRule="auto"/>
                  <w:jc w:val="center"/>
                </w:pPr>
              </w:pPrChange>
            </w:pPr>
            <w:r w:rsidRPr="00845F40">
              <w:rPr>
                <w:rFonts w:ascii="Calibri" w:eastAsia="Times New Roman" w:hAnsi="Calibri" w:cs="Calibri"/>
                <w:color w:val="000000"/>
                <w:sz w:val="16"/>
                <w:szCs w:val="16"/>
              </w:rPr>
              <w:t>5.2</w:t>
            </w:r>
          </w:p>
        </w:tc>
        <w:tc>
          <w:tcPr>
            <w:tcW w:w="606"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845F40" w:rsidRDefault="001B2369">
            <w:pPr>
              <w:spacing w:after="0" w:line="276" w:lineRule="auto"/>
              <w:jc w:val="center"/>
              <w:rPr>
                <w:rFonts w:ascii="Calibri" w:eastAsia="Times New Roman" w:hAnsi="Calibri" w:cs="Calibri"/>
                <w:color w:val="000000"/>
                <w:sz w:val="16"/>
                <w:szCs w:val="16"/>
              </w:rPr>
              <w:pPrChange w:id="1970" w:author="Alotaibi, Raed" w:date="2019-07-15T13:58:00Z">
                <w:pPr>
                  <w:spacing w:after="0" w:line="240" w:lineRule="auto"/>
                  <w:jc w:val="center"/>
                </w:pPr>
              </w:pPrChange>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845F40" w:rsidRDefault="001B2369">
            <w:pPr>
              <w:spacing w:after="0" w:line="276" w:lineRule="auto"/>
              <w:jc w:val="center"/>
              <w:rPr>
                <w:rFonts w:ascii="Calibri" w:eastAsia="Times New Roman" w:hAnsi="Calibri" w:cs="Calibri"/>
                <w:color w:val="000000"/>
                <w:sz w:val="16"/>
                <w:szCs w:val="16"/>
              </w:rPr>
              <w:pPrChange w:id="1971" w:author="Alotaibi, Raed" w:date="2019-07-15T13:58:00Z">
                <w:pPr>
                  <w:spacing w:after="0" w:line="240" w:lineRule="auto"/>
                  <w:jc w:val="center"/>
                </w:pPr>
              </w:pPrChange>
            </w:pPr>
            <w:r w:rsidRPr="00845F40">
              <w:rPr>
                <w:rFonts w:ascii="Calibri" w:eastAsia="Times New Roman" w:hAnsi="Calibri" w:cs="Calibri"/>
                <w:color w:val="000000"/>
                <w:sz w:val="16"/>
                <w:szCs w:val="16"/>
              </w:rPr>
              <w:t>29.3</w:t>
            </w:r>
          </w:p>
        </w:tc>
        <w:tc>
          <w:tcPr>
            <w:tcW w:w="825"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845F40" w:rsidRDefault="001B2369">
            <w:pPr>
              <w:spacing w:after="0" w:line="276" w:lineRule="auto"/>
              <w:jc w:val="center"/>
              <w:rPr>
                <w:rFonts w:ascii="Calibri" w:eastAsia="Times New Roman" w:hAnsi="Calibri" w:cs="Calibri"/>
                <w:color w:val="000000"/>
                <w:sz w:val="16"/>
                <w:szCs w:val="16"/>
              </w:rPr>
              <w:pPrChange w:id="1972"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40B6C88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845F40" w:rsidRDefault="001B2369">
            <w:pPr>
              <w:spacing w:after="0" w:line="276" w:lineRule="auto"/>
              <w:rPr>
                <w:rFonts w:ascii="Calibri" w:eastAsia="Times New Roman" w:hAnsi="Calibri" w:cs="Calibri"/>
                <w:color w:val="000000"/>
                <w:sz w:val="16"/>
                <w:szCs w:val="16"/>
              </w:rPr>
              <w:pPrChange w:id="1973" w:author="Alotaibi, Raed" w:date="2019-07-15T13:58:00Z">
                <w:pPr>
                  <w:spacing w:after="0" w:line="240" w:lineRule="auto"/>
                </w:pPr>
              </w:pPrChange>
            </w:pPr>
            <w:r w:rsidRPr="00845F40">
              <w:rPr>
                <w:rFonts w:ascii="Calibri" w:eastAsia="Times New Roman" w:hAnsi="Calibri" w:cs="Calibri"/>
                <w:color w:val="000000"/>
                <w:sz w:val="16"/>
                <w:szCs w:val="16"/>
              </w:rPr>
              <w:t>Minnesota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B00FE7" w14:textId="77777777" w:rsidR="001B2369" w:rsidRPr="00845F40" w:rsidRDefault="001B2369">
            <w:pPr>
              <w:spacing w:after="0" w:line="276" w:lineRule="auto"/>
              <w:jc w:val="center"/>
              <w:rPr>
                <w:rFonts w:ascii="Calibri" w:eastAsia="Times New Roman" w:hAnsi="Calibri" w:cs="Calibri"/>
                <w:color w:val="000000"/>
                <w:sz w:val="16"/>
                <w:szCs w:val="16"/>
              </w:rPr>
              <w:pPrChange w:id="197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E5EE79C" w14:textId="77777777" w:rsidR="001B2369" w:rsidRPr="00845F40" w:rsidRDefault="001B2369">
            <w:pPr>
              <w:spacing w:after="0" w:line="276" w:lineRule="auto"/>
              <w:jc w:val="center"/>
              <w:rPr>
                <w:rFonts w:ascii="Calibri" w:eastAsia="Times New Roman" w:hAnsi="Calibri" w:cs="Calibri"/>
                <w:color w:val="000000"/>
                <w:sz w:val="16"/>
                <w:szCs w:val="16"/>
              </w:rPr>
              <w:pPrChange w:id="197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82B94" w14:textId="77777777" w:rsidR="001B2369" w:rsidRPr="00845F40" w:rsidRDefault="001B2369">
            <w:pPr>
              <w:spacing w:after="0" w:line="276" w:lineRule="auto"/>
              <w:jc w:val="center"/>
              <w:rPr>
                <w:rFonts w:ascii="Calibri" w:eastAsia="Times New Roman" w:hAnsi="Calibri" w:cs="Calibri"/>
                <w:color w:val="000000"/>
                <w:sz w:val="16"/>
                <w:szCs w:val="16"/>
              </w:rPr>
              <w:pPrChange w:id="197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DCB9C9" w14:textId="77777777" w:rsidR="001B2369" w:rsidRPr="00845F40" w:rsidRDefault="001B2369">
            <w:pPr>
              <w:spacing w:after="0" w:line="276" w:lineRule="auto"/>
              <w:jc w:val="center"/>
              <w:rPr>
                <w:rFonts w:ascii="Calibri" w:eastAsia="Times New Roman" w:hAnsi="Calibri" w:cs="Calibri"/>
                <w:color w:val="000000"/>
                <w:sz w:val="16"/>
                <w:szCs w:val="16"/>
              </w:rPr>
              <w:pPrChange w:id="197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0D038E0" w14:textId="77777777" w:rsidR="001B2369" w:rsidRPr="00845F40" w:rsidRDefault="001B2369">
            <w:pPr>
              <w:spacing w:after="0" w:line="276" w:lineRule="auto"/>
              <w:jc w:val="center"/>
              <w:rPr>
                <w:rFonts w:ascii="Calibri" w:eastAsia="Times New Roman" w:hAnsi="Calibri" w:cs="Calibri"/>
                <w:color w:val="000000"/>
                <w:sz w:val="16"/>
                <w:szCs w:val="16"/>
              </w:rPr>
              <w:pPrChange w:id="197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F22AF96" w14:textId="77777777" w:rsidR="001B2369" w:rsidRPr="00845F40" w:rsidRDefault="001B2369">
            <w:pPr>
              <w:spacing w:after="0" w:line="276" w:lineRule="auto"/>
              <w:jc w:val="center"/>
              <w:rPr>
                <w:rFonts w:ascii="Calibri" w:eastAsia="Times New Roman" w:hAnsi="Calibri" w:cs="Calibri"/>
                <w:color w:val="000000"/>
                <w:sz w:val="16"/>
                <w:szCs w:val="16"/>
              </w:rPr>
              <w:pPrChange w:id="197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CF073DC"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845F40" w:rsidRDefault="001B2369">
            <w:pPr>
              <w:spacing w:after="0" w:line="276" w:lineRule="auto"/>
              <w:rPr>
                <w:rFonts w:ascii="Calibri" w:eastAsia="Times New Roman" w:hAnsi="Calibri" w:cs="Calibri"/>
                <w:color w:val="000000"/>
                <w:sz w:val="16"/>
                <w:szCs w:val="16"/>
              </w:rPr>
              <w:pPrChange w:id="1980" w:author="Alotaibi, Raed" w:date="2019-07-15T13:58:00Z">
                <w:pPr>
                  <w:spacing w:after="0" w:line="240" w:lineRule="auto"/>
                </w:pPr>
              </w:pPrChange>
            </w:pPr>
            <w:r w:rsidRPr="00845F40">
              <w:rPr>
                <w:rFonts w:ascii="Calibri" w:eastAsia="Times New Roman" w:hAnsi="Calibri" w:cs="Calibri"/>
                <w:color w:val="000000"/>
                <w:sz w:val="16"/>
                <w:szCs w:val="16"/>
              </w:rPr>
              <w:t>Mississippi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98EE8C" w14:textId="77777777" w:rsidR="001B2369" w:rsidRPr="00845F40" w:rsidRDefault="001B2369">
            <w:pPr>
              <w:spacing w:after="0" w:line="276" w:lineRule="auto"/>
              <w:jc w:val="center"/>
              <w:rPr>
                <w:rFonts w:ascii="Calibri" w:eastAsia="Times New Roman" w:hAnsi="Calibri" w:cs="Calibri"/>
                <w:color w:val="000000"/>
                <w:sz w:val="16"/>
                <w:szCs w:val="16"/>
              </w:rPr>
              <w:pPrChange w:id="198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845F40" w:rsidRDefault="001B2369">
            <w:pPr>
              <w:spacing w:after="0" w:line="276" w:lineRule="auto"/>
              <w:jc w:val="center"/>
              <w:rPr>
                <w:rFonts w:ascii="Calibri" w:eastAsia="Times New Roman" w:hAnsi="Calibri" w:cs="Calibri"/>
                <w:color w:val="000000"/>
                <w:sz w:val="16"/>
                <w:szCs w:val="16"/>
              </w:rPr>
              <w:pPrChange w:id="1982"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A0996F" w14:textId="77777777" w:rsidR="001B2369" w:rsidRPr="00845F40" w:rsidRDefault="001B2369">
            <w:pPr>
              <w:spacing w:after="0" w:line="276" w:lineRule="auto"/>
              <w:jc w:val="center"/>
              <w:rPr>
                <w:rFonts w:ascii="Calibri" w:eastAsia="Times New Roman" w:hAnsi="Calibri" w:cs="Calibri"/>
                <w:color w:val="000000"/>
                <w:sz w:val="16"/>
                <w:szCs w:val="16"/>
              </w:rPr>
              <w:pPrChange w:id="198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B2026" w14:textId="77777777" w:rsidR="001B2369" w:rsidRPr="00845F40" w:rsidRDefault="001B2369">
            <w:pPr>
              <w:spacing w:after="0" w:line="276" w:lineRule="auto"/>
              <w:jc w:val="center"/>
              <w:rPr>
                <w:rFonts w:ascii="Calibri" w:eastAsia="Times New Roman" w:hAnsi="Calibri" w:cs="Calibri"/>
                <w:color w:val="000000"/>
                <w:sz w:val="16"/>
                <w:szCs w:val="16"/>
              </w:rPr>
              <w:pPrChange w:id="198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845F40" w:rsidRDefault="001B2369">
            <w:pPr>
              <w:spacing w:after="0" w:line="276" w:lineRule="auto"/>
              <w:jc w:val="center"/>
              <w:rPr>
                <w:rFonts w:ascii="Calibri" w:eastAsia="Times New Roman" w:hAnsi="Calibri" w:cs="Calibri"/>
                <w:color w:val="000000"/>
                <w:sz w:val="16"/>
                <w:szCs w:val="16"/>
              </w:rPr>
              <w:pPrChange w:id="1985" w:author="Alotaibi, Raed" w:date="2019-07-15T13:58:00Z">
                <w:pPr>
                  <w:spacing w:after="0" w:line="240" w:lineRule="auto"/>
                  <w:jc w:val="center"/>
                </w:pPr>
              </w:pPrChange>
            </w:pPr>
            <w:r w:rsidRPr="00845F40">
              <w:rPr>
                <w:rFonts w:ascii="Calibri" w:eastAsia="Times New Roman" w:hAnsi="Calibri" w:cs="Calibri"/>
                <w:color w:val="000000"/>
                <w:sz w:val="16"/>
                <w:szCs w:val="16"/>
              </w:rPr>
              <w:t>17.2</w:t>
            </w:r>
          </w:p>
        </w:tc>
        <w:tc>
          <w:tcPr>
            <w:tcW w:w="825"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845F40" w:rsidRDefault="001B2369">
            <w:pPr>
              <w:spacing w:after="0" w:line="276" w:lineRule="auto"/>
              <w:jc w:val="center"/>
              <w:rPr>
                <w:rFonts w:ascii="Calibri" w:eastAsia="Times New Roman" w:hAnsi="Calibri" w:cs="Calibri"/>
                <w:color w:val="000000"/>
                <w:sz w:val="16"/>
                <w:szCs w:val="16"/>
              </w:rPr>
              <w:pPrChange w:id="1986" w:author="Alotaibi, Raed" w:date="2019-07-15T13:58:00Z">
                <w:pPr>
                  <w:spacing w:after="0" w:line="240" w:lineRule="auto"/>
                  <w:jc w:val="center"/>
                </w:pPr>
              </w:pPrChange>
            </w:pPr>
            <w:r w:rsidRPr="00845F40">
              <w:rPr>
                <w:rFonts w:ascii="Calibri" w:eastAsia="Times New Roman" w:hAnsi="Calibri" w:cs="Calibri"/>
                <w:color w:val="000000"/>
                <w:sz w:val="16"/>
                <w:szCs w:val="16"/>
              </w:rPr>
              <w:t>14.0</w:t>
            </w:r>
          </w:p>
        </w:tc>
      </w:tr>
      <w:tr w:rsidR="00845F40" w:rsidRPr="00845F40" w14:paraId="6768AC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845F40" w:rsidRDefault="001B2369">
            <w:pPr>
              <w:spacing w:after="0" w:line="276" w:lineRule="auto"/>
              <w:rPr>
                <w:rFonts w:ascii="Calibri" w:eastAsia="Times New Roman" w:hAnsi="Calibri" w:cs="Calibri"/>
                <w:color w:val="000000"/>
                <w:sz w:val="16"/>
                <w:szCs w:val="16"/>
              </w:rPr>
              <w:pPrChange w:id="1987" w:author="Alotaibi, Raed" w:date="2019-07-15T13:58:00Z">
                <w:pPr>
                  <w:spacing w:after="0" w:line="240" w:lineRule="auto"/>
                </w:pPr>
              </w:pPrChange>
            </w:pPr>
            <w:r w:rsidRPr="00845F40">
              <w:rPr>
                <w:rFonts w:ascii="Calibri" w:eastAsia="Times New Roman" w:hAnsi="Calibri" w:cs="Calibri"/>
                <w:color w:val="000000"/>
                <w:sz w:val="16"/>
                <w:szCs w:val="16"/>
              </w:rPr>
              <w:t>Missouri</w:t>
            </w:r>
          </w:p>
        </w:tc>
        <w:tc>
          <w:tcPr>
            <w:tcW w:w="606"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845F40" w:rsidRDefault="001B2369">
            <w:pPr>
              <w:spacing w:after="0" w:line="276" w:lineRule="auto"/>
              <w:jc w:val="center"/>
              <w:rPr>
                <w:rFonts w:ascii="Calibri" w:eastAsia="Times New Roman" w:hAnsi="Calibri" w:cs="Calibri"/>
                <w:color w:val="000000"/>
                <w:sz w:val="16"/>
                <w:szCs w:val="16"/>
              </w:rPr>
              <w:pPrChange w:id="1988" w:author="Alotaibi, Raed" w:date="2019-07-15T13:58:00Z">
                <w:pPr>
                  <w:spacing w:after="0" w:line="240" w:lineRule="auto"/>
                  <w:jc w:val="center"/>
                </w:pPr>
              </w:pPrChange>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845F40" w:rsidRDefault="001B2369">
            <w:pPr>
              <w:spacing w:after="0" w:line="276" w:lineRule="auto"/>
              <w:jc w:val="center"/>
              <w:rPr>
                <w:rFonts w:ascii="Calibri" w:eastAsia="Times New Roman" w:hAnsi="Calibri" w:cs="Calibri"/>
                <w:color w:val="000000"/>
                <w:sz w:val="16"/>
                <w:szCs w:val="16"/>
              </w:rPr>
              <w:pPrChange w:id="1989" w:author="Alotaibi, Raed" w:date="2019-07-15T13:58:00Z">
                <w:pPr>
                  <w:spacing w:after="0" w:line="240" w:lineRule="auto"/>
                  <w:jc w:val="center"/>
                </w:pPr>
              </w:pPrChange>
            </w:pPr>
            <w:r w:rsidRPr="00845F40">
              <w:rPr>
                <w:rFonts w:ascii="Calibri" w:eastAsia="Times New Roman" w:hAnsi="Calibri" w:cs="Calibri"/>
                <w:color w:val="000000"/>
                <w:sz w:val="16"/>
                <w:szCs w:val="16"/>
              </w:rPr>
              <w:t>10.3</w:t>
            </w:r>
          </w:p>
        </w:tc>
        <w:tc>
          <w:tcPr>
            <w:tcW w:w="606"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845F40" w:rsidRDefault="001B2369">
            <w:pPr>
              <w:spacing w:after="0" w:line="276" w:lineRule="auto"/>
              <w:jc w:val="center"/>
              <w:rPr>
                <w:rFonts w:ascii="Calibri" w:eastAsia="Times New Roman" w:hAnsi="Calibri" w:cs="Calibri"/>
                <w:color w:val="000000"/>
                <w:sz w:val="16"/>
                <w:szCs w:val="16"/>
              </w:rPr>
              <w:pPrChange w:id="1990" w:author="Alotaibi, Raed" w:date="2019-07-15T13:58:00Z">
                <w:pPr>
                  <w:spacing w:after="0" w:line="240" w:lineRule="auto"/>
                  <w:jc w:val="center"/>
                </w:pPr>
              </w:pPrChange>
            </w:pPr>
            <w:r w:rsidRPr="00845F40">
              <w:rPr>
                <w:rFonts w:ascii="Calibri" w:eastAsia="Times New Roman" w:hAnsi="Calibri" w:cs="Calibri"/>
                <w:color w:val="000000"/>
                <w:sz w:val="16"/>
                <w:szCs w:val="16"/>
              </w:rPr>
              <w:t>7.2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DD93455" w14:textId="77777777" w:rsidR="001B2369" w:rsidRPr="00845F40" w:rsidRDefault="001B2369">
            <w:pPr>
              <w:spacing w:after="0" w:line="276" w:lineRule="auto"/>
              <w:jc w:val="center"/>
              <w:rPr>
                <w:rFonts w:ascii="Calibri" w:eastAsia="Times New Roman" w:hAnsi="Calibri" w:cs="Calibri"/>
                <w:color w:val="000000"/>
                <w:sz w:val="16"/>
                <w:szCs w:val="16"/>
              </w:rPr>
              <w:pPrChange w:id="199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94B10" w14:textId="77777777" w:rsidR="001B2369" w:rsidRPr="00845F40" w:rsidRDefault="001B2369">
            <w:pPr>
              <w:spacing w:after="0" w:line="276" w:lineRule="auto"/>
              <w:jc w:val="center"/>
              <w:rPr>
                <w:rFonts w:ascii="Calibri" w:eastAsia="Times New Roman" w:hAnsi="Calibri" w:cs="Calibri"/>
                <w:color w:val="000000"/>
                <w:sz w:val="16"/>
                <w:szCs w:val="16"/>
              </w:rPr>
              <w:pPrChange w:id="199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845F40" w:rsidRDefault="001B2369">
            <w:pPr>
              <w:spacing w:after="0" w:line="276" w:lineRule="auto"/>
              <w:jc w:val="center"/>
              <w:rPr>
                <w:rFonts w:ascii="Calibri" w:eastAsia="Times New Roman" w:hAnsi="Calibri" w:cs="Calibri"/>
                <w:color w:val="000000"/>
                <w:sz w:val="16"/>
                <w:szCs w:val="16"/>
              </w:rPr>
              <w:pPrChange w:id="1993"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r>
      <w:tr w:rsidR="00845F40" w:rsidRPr="00845F40" w14:paraId="19E2286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845F40" w:rsidRDefault="001B2369">
            <w:pPr>
              <w:spacing w:after="0" w:line="276" w:lineRule="auto"/>
              <w:rPr>
                <w:rFonts w:ascii="Calibri" w:eastAsia="Times New Roman" w:hAnsi="Calibri" w:cs="Calibri"/>
                <w:color w:val="000000"/>
                <w:sz w:val="16"/>
                <w:szCs w:val="16"/>
              </w:rPr>
              <w:pPrChange w:id="1994" w:author="Alotaibi, Raed" w:date="2019-07-15T13:58:00Z">
                <w:pPr>
                  <w:spacing w:after="0" w:line="240" w:lineRule="auto"/>
                </w:pPr>
              </w:pPrChange>
            </w:pPr>
            <w:r w:rsidRPr="00845F40">
              <w:rPr>
                <w:rFonts w:ascii="Calibri" w:eastAsia="Times New Roman" w:hAnsi="Calibri" w:cs="Calibri"/>
                <w:color w:val="000000"/>
                <w:sz w:val="16"/>
                <w:szCs w:val="16"/>
              </w:rPr>
              <w:t>Montana</w:t>
            </w:r>
          </w:p>
        </w:tc>
        <w:tc>
          <w:tcPr>
            <w:tcW w:w="606"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845F40" w:rsidRDefault="001B2369">
            <w:pPr>
              <w:spacing w:after="0" w:line="276" w:lineRule="auto"/>
              <w:jc w:val="center"/>
              <w:rPr>
                <w:rFonts w:ascii="Calibri" w:eastAsia="Times New Roman" w:hAnsi="Calibri" w:cs="Calibri"/>
                <w:color w:val="000000"/>
                <w:sz w:val="16"/>
                <w:szCs w:val="16"/>
              </w:rPr>
              <w:pPrChange w:id="1995" w:author="Alotaibi, Raed" w:date="2019-07-15T13:58:00Z">
                <w:pPr>
                  <w:spacing w:after="0" w:line="240" w:lineRule="auto"/>
                  <w:jc w:val="center"/>
                </w:pPr>
              </w:pPrChange>
            </w:pPr>
            <w:r w:rsidRPr="00845F40">
              <w:rPr>
                <w:rFonts w:ascii="Calibri" w:eastAsia="Times New Roman" w:hAnsi="Calibri" w:cs="Calibri"/>
                <w:color w:val="000000"/>
                <w:sz w:val="16"/>
                <w:szCs w:val="16"/>
              </w:rPr>
              <w:t>2.8</w:t>
            </w:r>
          </w:p>
        </w:tc>
        <w:tc>
          <w:tcPr>
            <w:tcW w:w="606"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845F40" w:rsidRDefault="001B2369">
            <w:pPr>
              <w:spacing w:after="0" w:line="276" w:lineRule="auto"/>
              <w:jc w:val="center"/>
              <w:rPr>
                <w:rFonts w:ascii="Calibri" w:eastAsia="Times New Roman" w:hAnsi="Calibri" w:cs="Calibri"/>
                <w:color w:val="000000"/>
                <w:sz w:val="16"/>
                <w:szCs w:val="16"/>
              </w:rPr>
              <w:pPrChange w:id="1996" w:author="Alotaibi, Raed" w:date="2019-07-15T13:58:00Z">
                <w:pPr>
                  <w:spacing w:after="0" w:line="240" w:lineRule="auto"/>
                  <w:jc w:val="center"/>
                </w:pPr>
              </w:pPrChange>
            </w:pPr>
            <w:r w:rsidRPr="00845F40">
              <w:rPr>
                <w:rFonts w:ascii="Calibri" w:eastAsia="Times New Roman" w:hAnsi="Calibri" w:cs="Calibri"/>
                <w:color w:val="000000"/>
                <w:sz w:val="16"/>
                <w:szCs w:val="16"/>
              </w:rPr>
              <w:t>2.0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21FA" w14:textId="77777777" w:rsidR="001B2369" w:rsidRPr="00845F40" w:rsidRDefault="001B2369">
            <w:pPr>
              <w:spacing w:after="0" w:line="276" w:lineRule="auto"/>
              <w:jc w:val="center"/>
              <w:rPr>
                <w:rFonts w:ascii="Calibri" w:eastAsia="Times New Roman" w:hAnsi="Calibri" w:cs="Calibri"/>
                <w:color w:val="000000"/>
                <w:sz w:val="16"/>
                <w:szCs w:val="16"/>
              </w:rPr>
              <w:pPrChange w:id="19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845F40" w:rsidRDefault="001B2369">
            <w:pPr>
              <w:spacing w:after="0" w:line="276" w:lineRule="auto"/>
              <w:jc w:val="center"/>
              <w:rPr>
                <w:rFonts w:ascii="Calibri" w:eastAsia="Times New Roman" w:hAnsi="Calibri" w:cs="Calibri"/>
                <w:color w:val="000000"/>
                <w:sz w:val="16"/>
                <w:szCs w:val="16"/>
              </w:rPr>
              <w:pPrChange w:id="1998" w:author="Alotaibi, Raed" w:date="2019-07-15T13:58:00Z">
                <w:pPr>
                  <w:spacing w:after="0" w:line="240" w:lineRule="auto"/>
                  <w:jc w:val="center"/>
                </w:pPr>
              </w:pPrChange>
            </w:pPr>
            <w:r w:rsidRPr="00845F40">
              <w:rPr>
                <w:rFonts w:ascii="Calibri" w:eastAsia="Times New Roman" w:hAnsi="Calibri" w:cs="Calibri"/>
                <w:color w:val="000000"/>
                <w:sz w:val="16"/>
                <w:szCs w:val="16"/>
              </w:rPr>
              <w:t>3.7</w:t>
            </w:r>
          </w:p>
        </w:tc>
        <w:tc>
          <w:tcPr>
            <w:tcW w:w="606"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845F40" w:rsidRDefault="001B2369">
            <w:pPr>
              <w:spacing w:after="0" w:line="276" w:lineRule="auto"/>
              <w:jc w:val="center"/>
              <w:rPr>
                <w:rFonts w:ascii="Calibri" w:eastAsia="Times New Roman" w:hAnsi="Calibri" w:cs="Calibri"/>
                <w:color w:val="000000"/>
                <w:sz w:val="16"/>
                <w:szCs w:val="16"/>
              </w:rPr>
              <w:pPrChange w:id="1999" w:author="Alotaibi, Raed" w:date="2019-07-15T13:58:00Z">
                <w:pPr>
                  <w:spacing w:after="0" w:line="240" w:lineRule="auto"/>
                  <w:jc w:val="center"/>
                </w:pPr>
              </w:pPrChange>
            </w:pPr>
            <w:r w:rsidRPr="00845F40">
              <w:rPr>
                <w:rFonts w:ascii="Calibri" w:eastAsia="Times New Roman" w:hAnsi="Calibri" w:cs="Calibri"/>
                <w:color w:val="000000"/>
                <w:sz w:val="16"/>
                <w:szCs w:val="16"/>
              </w:rPr>
              <w:t>8.5</w:t>
            </w:r>
          </w:p>
        </w:tc>
        <w:tc>
          <w:tcPr>
            <w:tcW w:w="825"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845F40" w:rsidRDefault="001B2369">
            <w:pPr>
              <w:spacing w:after="0" w:line="276" w:lineRule="auto"/>
              <w:jc w:val="center"/>
              <w:rPr>
                <w:rFonts w:ascii="Calibri" w:eastAsia="Times New Roman" w:hAnsi="Calibri" w:cs="Calibri"/>
                <w:color w:val="000000"/>
                <w:sz w:val="16"/>
                <w:szCs w:val="16"/>
              </w:rPr>
              <w:pPrChange w:id="2000" w:author="Alotaibi, Raed" w:date="2019-07-15T13:58:00Z">
                <w:pPr>
                  <w:spacing w:after="0" w:line="240" w:lineRule="auto"/>
                  <w:jc w:val="center"/>
                </w:pPr>
              </w:pPrChange>
            </w:pPr>
            <w:r w:rsidRPr="00845F40">
              <w:rPr>
                <w:rFonts w:ascii="Calibri" w:eastAsia="Times New Roman" w:hAnsi="Calibri" w:cs="Calibri"/>
                <w:color w:val="000000"/>
                <w:sz w:val="16"/>
                <w:szCs w:val="16"/>
              </w:rPr>
              <w:t>4.3</w:t>
            </w:r>
          </w:p>
        </w:tc>
      </w:tr>
      <w:tr w:rsidR="00845F40" w:rsidRPr="00845F40" w14:paraId="536F62E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845F40" w:rsidRDefault="001B2369">
            <w:pPr>
              <w:spacing w:after="0" w:line="276" w:lineRule="auto"/>
              <w:rPr>
                <w:rFonts w:ascii="Calibri" w:eastAsia="Times New Roman" w:hAnsi="Calibri" w:cs="Calibri"/>
                <w:color w:val="000000"/>
                <w:sz w:val="16"/>
                <w:szCs w:val="16"/>
              </w:rPr>
              <w:pPrChange w:id="2001" w:author="Alotaibi, Raed" w:date="2019-07-15T13:58:00Z">
                <w:pPr>
                  <w:spacing w:after="0" w:line="240" w:lineRule="auto"/>
                </w:pPr>
              </w:pPrChange>
            </w:pPr>
            <w:r w:rsidRPr="00845F40">
              <w:rPr>
                <w:rFonts w:ascii="Calibri" w:eastAsia="Times New Roman" w:hAnsi="Calibri" w:cs="Calibri"/>
                <w:color w:val="000000"/>
                <w:sz w:val="16"/>
                <w:szCs w:val="16"/>
              </w:rPr>
              <w:t>Nebraska</w:t>
            </w:r>
          </w:p>
        </w:tc>
        <w:tc>
          <w:tcPr>
            <w:tcW w:w="606"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845F40" w:rsidRDefault="001B2369">
            <w:pPr>
              <w:spacing w:after="0" w:line="276" w:lineRule="auto"/>
              <w:jc w:val="center"/>
              <w:rPr>
                <w:rFonts w:ascii="Calibri" w:eastAsia="Times New Roman" w:hAnsi="Calibri" w:cs="Calibri"/>
                <w:color w:val="000000"/>
                <w:sz w:val="16"/>
                <w:szCs w:val="16"/>
              </w:rPr>
              <w:pPrChange w:id="2002" w:author="Alotaibi, Raed" w:date="2019-07-15T13:58:00Z">
                <w:pPr>
                  <w:spacing w:after="0" w:line="240" w:lineRule="auto"/>
                  <w:jc w:val="center"/>
                </w:pPr>
              </w:pPrChange>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845F40" w:rsidRDefault="001B2369">
            <w:pPr>
              <w:spacing w:after="0" w:line="276" w:lineRule="auto"/>
              <w:jc w:val="center"/>
              <w:rPr>
                <w:rFonts w:ascii="Calibri" w:eastAsia="Times New Roman" w:hAnsi="Calibri" w:cs="Calibri"/>
                <w:color w:val="000000"/>
                <w:sz w:val="16"/>
                <w:szCs w:val="16"/>
              </w:rPr>
              <w:pPrChange w:id="2003" w:author="Alotaibi, Raed" w:date="2019-07-15T13:58:00Z">
                <w:pPr>
                  <w:spacing w:after="0" w:line="240" w:lineRule="auto"/>
                  <w:jc w:val="center"/>
                </w:pPr>
              </w:pPrChange>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845F40" w:rsidRDefault="001B2369">
            <w:pPr>
              <w:spacing w:after="0" w:line="276" w:lineRule="auto"/>
              <w:jc w:val="center"/>
              <w:rPr>
                <w:rFonts w:ascii="Calibri" w:eastAsia="Times New Roman" w:hAnsi="Calibri" w:cs="Calibri"/>
                <w:color w:val="000000"/>
                <w:sz w:val="16"/>
                <w:szCs w:val="16"/>
              </w:rPr>
              <w:pPrChange w:id="2004" w:author="Alotaibi, Raed" w:date="2019-07-15T13:58:00Z">
                <w:pPr>
                  <w:spacing w:after="0" w:line="240" w:lineRule="auto"/>
                  <w:jc w:val="center"/>
                </w:pPr>
              </w:pPrChange>
            </w:pPr>
            <w:r w:rsidRPr="00845F40">
              <w:rPr>
                <w:rFonts w:ascii="Calibri" w:eastAsia="Times New Roman" w:hAnsi="Calibri" w:cs="Calibri"/>
                <w:color w:val="000000"/>
                <w:sz w:val="16"/>
                <w:szCs w:val="16"/>
              </w:rPr>
              <w:t>8.9</w:t>
            </w:r>
          </w:p>
        </w:tc>
        <w:tc>
          <w:tcPr>
            <w:tcW w:w="606"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845F40" w:rsidRDefault="001B2369">
            <w:pPr>
              <w:spacing w:after="0" w:line="276" w:lineRule="auto"/>
              <w:jc w:val="center"/>
              <w:rPr>
                <w:rFonts w:ascii="Calibri" w:eastAsia="Times New Roman" w:hAnsi="Calibri" w:cs="Calibri"/>
                <w:color w:val="000000"/>
                <w:sz w:val="16"/>
                <w:szCs w:val="16"/>
              </w:rPr>
              <w:pPrChange w:id="2005" w:author="Alotaibi, Raed" w:date="2019-07-15T13:58:00Z">
                <w:pPr>
                  <w:spacing w:after="0" w:line="240" w:lineRule="auto"/>
                  <w:jc w:val="center"/>
                </w:pPr>
              </w:pPrChange>
            </w:pPr>
            <w:r w:rsidRPr="00845F40">
              <w:rPr>
                <w:rFonts w:ascii="Calibri" w:eastAsia="Times New Roman" w:hAnsi="Calibri" w:cs="Calibri"/>
                <w:color w:val="000000"/>
                <w:sz w:val="16"/>
                <w:szCs w:val="16"/>
              </w:rPr>
              <w:t>3.3</w:t>
            </w:r>
          </w:p>
        </w:tc>
        <w:tc>
          <w:tcPr>
            <w:tcW w:w="606"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845F40" w:rsidRDefault="001B2369">
            <w:pPr>
              <w:spacing w:after="0" w:line="276" w:lineRule="auto"/>
              <w:jc w:val="center"/>
              <w:rPr>
                <w:rFonts w:ascii="Calibri" w:eastAsia="Times New Roman" w:hAnsi="Calibri" w:cs="Calibri"/>
                <w:color w:val="000000"/>
                <w:sz w:val="16"/>
                <w:szCs w:val="16"/>
              </w:rPr>
              <w:pPrChange w:id="2006"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845F40" w:rsidRDefault="001B2369">
            <w:pPr>
              <w:spacing w:after="0" w:line="276" w:lineRule="auto"/>
              <w:jc w:val="center"/>
              <w:rPr>
                <w:rFonts w:ascii="Calibri" w:eastAsia="Times New Roman" w:hAnsi="Calibri" w:cs="Calibri"/>
                <w:color w:val="000000"/>
                <w:sz w:val="16"/>
                <w:szCs w:val="16"/>
              </w:rPr>
              <w:pPrChange w:id="2007"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r>
      <w:tr w:rsidR="00845F40" w:rsidRPr="00845F40" w14:paraId="388418B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845F40" w:rsidRDefault="001B2369">
            <w:pPr>
              <w:spacing w:after="0" w:line="276" w:lineRule="auto"/>
              <w:rPr>
                <w:rFonts w:ascii="Calibri" w:eastAsia="Times New Roman" w:hAnsi="Calibri" w:cs="Calibri"/>
                <w:color w:val="000000"/>
                <w:sz w:val="16"/>
                <w:szCs w:val="16"/>
              </w:rPr>
              <w:pPrChange w:id="2008" w:author="Alotaibi, Raed" w:date="2019-07-15T13:58:00Z">
                <w:pPr>
                  <w:spacing w:after="0" w:line="240" w:lineRule="auto"/>
                </w:pPr>
              </w:pPrChange>
            </w:pPr>
            <w:r w:rsidRPr="00845F40">
              <w:rPr>
                <w:rFonts w:ascii="Calibri" w:eastAsia="Times New Roman" w:hAnsi="Calibri" w:cs="Calibri"/>
                <w:color w:val="000000"/>
                <w:sz w:val="16"/>
                <w:szCs w:val="16"/>
              </w:rPr>
              <w:t>Nevada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BA0C63" w14:textId="77777777" w:rsidR="001B2369" w:rsidRPr="00845F40" w:rsidRDefault="001B2369">
            <w:pPr>
              <w:spacing w:after="0" w:line="276" w:lineRule="auto"/>
              <w:jc w:val="center"/>
              <w:rPr>
                <w:rFonts w:ascii="Calibri" w:eastAsia="Times New Roman" w:hAnsi="Calibri" w:cs="Calibri"/>
                <w:color w:val="000000"/>
                <w:sz w:val="16"/>
                <w:szCs w:val="16"/>
              </w:rPr>
              <w:pPrChange w:id="200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7A1BD7" w14:textId="77777777" w:rsidR="001B2369" w:rsidRPr="00845F40" w:rsidRDefault="001B2369">
            <w:pPr>
              <w:spacing w:after="0" w:line="276" w:lineRule="auto"/>
              <w:jc w:val="center"/>
              <w:rPr>
                <w:rFonts w:ascii="Calibri" w:eastAsia="Times New Roman" w:hAnsi="Calibri" w:cs="Calibri"/>
                <w:color w:val="000000"/>
                <w:sz w:val="16"/>
                <w:szCs w:val="16"/>
              </w:rPr>
              <w:pPrChange w:id="201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8AD3D5" w14:textId="77777777" w:rsidR="001B2369" w:rsidRPr="00845F40" w:rsidRDefault="001B2369">
            <w:pPr>
              <w:spacing w:after="0" w:line="276" w:lineRule="auto"/>
              <w:jc w:val="center"/>
              <w:rPr>
                <w:rFonts w:ascii="Calibri" w:eastAsia="Times New Roman" w:hAnsi="Calibri" w:cs="Calibri"/>
                <w:color w:val="000000"/>
                <w:sz w:val="16"/>
                <w:szCs w:val="16"/>
              </w:rPr>
              <w:pPrChange w:id="20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ED6C39" w14:textId="77777777" w:rsidR="001B2369" w:rsidRPr="00845F40" w:rsidRDefault="001B2369">
            <w:pPr>
              <w:spacing w:after="0" w:line="276" w:lineRule="auto"/>
              <w:jc w:val="center"/>
              <w:rPr>
                <w:rFonts w:ascii="Calibri" w:eastAsia="Times New Roman" w:hAnsi="Calibri" w:cs="Calibri"/>
                <w:color w:val="000000"/>
                <w:sz w:val="16"/>
                <w:szCs w:val="16"/>
              </w:rPr>
              <w:pPrChange w:id="201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5D7204" w14:textId="77777777" w:rsidR="001B2369" w:rsidRPr="00845F40" w:rsidRDefault="001B2369">
            <w:pPr>
              <w:spacing w:after="0" w:line="276" w:lineRule="auto"/>
              <w:jc w:val="center"/>
              <w:rPr>
                <w:rFonts w:ascii="Calibri" w:eastAsia="Times New Roman" w:hAnsi="Calibri" w:cs="Calibri"/>
                <w:color w:val="000000"/>
                <w:sz w:val="16"/>
                <w:szCs w:val="16"/>
              </w:rPr>
              <w:pPrChange w:id="201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9EBDCD9" w14:textId="77777777" w:rsidR="001B2369" w:rsidRPr="00845F40" w:rsidRDefault="001B2369">
            <w:pPr>
              <w:spacing w:after="0" w:line="276" w:lineRule="auto"/>
              <w:jc w:val="center"/>
              <w:rPr>
                <w:rFonts w:ascii="Calibri" w:eastAsia="Times New Roman" w:hAnsi="Calibri" w:cs="Calibri"/>
                <w:color w:val="000000"/>
                <w:sz w:val="16"/>
                <w:szCs w:val="16"/>
              </w:rPr>
              <w:pPrChange w:id="20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8001F7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845F40" w:rsidRDefault="001B2369">
            <w:pPr>
              <w:spacing w:after="0" w:line="276" w:lineRule="auto"/>
              <w:rPr>
                <w:rFonts w:ascii="Calibri" w:eastAsia="Times New Roman" w:hAnsi="Calibri" w:cs="Calibri"/>
                <w:color w:val="000000"/>
                <w:sz w:val="16"/>
                <w:szCs w:val="16"/>
              </w:rPr>
              <w:pPrChange w:id="2015" w:author="Alotaibi, Raed" w:date="2019-07-15T13:58:00Z">
                <w:pPr>
                  <w:spacing w:after="0" w:line="240" w:lineRule="auto"/>
                </w:pPr>
              </w:pPrChange>
            </w:pPr>
            <w:r w:rsidRPr="00845F40">
              <w:rPr>
                <w:rFonts w:ascii="Calibri" w:eastAsia="Times New Roman" w:hAnsi="Calibri" w:cs="Calibri"/>
                <w:color w:val="000000"/>
                <w:sz w:val="16"/>
                <w:szCs w:val="16"/>
              </w:rPr>
              <w:t>New Hampshire</w:t>
            </w:r>
          </w:p>
        </w:tc>
        <w:tc>
          <w:tcPr>
            <w:tcW w:w="606"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845F40" w:rsidRDefault="001B2369">
            <w:pPr>
              <w:spacing w:after="0" w:line="276" w:lineRule="auto"/>
              <w:jc w:val="center"/>
              <w:rPr>
                <w:rFonts w:ascii="Calibri" w:eastAsia="Times New Roman" w:hAnsi="Calibri" w:cs="Calibri"/>
                <w:color w:val="000000"/>
                <w:sz w:val="16"/>
                <w:szCs w:val="16"/>
              </w:rPr>
              <w:pPrChange w:id="2016" w:author="Alotaibi, Raed" w:date="2019-07-15T13:58:00Z">
                <w:pPr>
                  <w:spacing w:after="0" w:line="240" w:lineRule="auto"/>
                  <w:jc w:val="center"/>
                </w:pPr>
              </w:pPrChange>
            </w:pPr>
            <w:r w:rsidRPr="00845F40">
              <w:rPr>
                <w:rFonts w:ascii="Calibri" w:eastAsia="Times New Roman" w:hAnsi="Calibri" w:cs="Calibri"/>
                <w:color w:val="000000"/>
                <w:sz w:val="16"/>
                <w:szCs w:val="16"/>
              </w:rPr>
              <w:t>11.5</w:t>
            </w:r>
          </w:p>
        </w:tc>
        <w:tc>
          <w:tcPr>
            <w:tcW w:w="606"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845F40" w:rsidRDefault="001B2369">
            <w:pPr>
              <w:spacing w:after="0" w:line="276" w:lineRule="auto"/>
              <w:jc w:val="center"/>
              <w:rPr>
                <w:rFonts w:ascii="Calibri" w:eastAsia="Times New Roman" w:hAnsi="Calibri" w:cs="Calibri"/>
                <w:color w:val="000000"/>
                <w:sz w:val="16"/>
                <w:szCs w:val="16"/>
              </w:rPr>
              <w:pPrChange w:id="2017" w:author="Alotaibi, Raed" w:date="2019-07-15T13:58:00Z">
                <w:pPr>
                  <w:spacing w:after="0" w:line="240" w:lineRule="auto"/>
                  <w:jc w:val="center"/>
                </w:pPr>
              </w:pPrChange>
            </w:pPr>
            <w:r w:rsidRPr="00845F40">
              <w:rPr>
                <w:rFonts w:ascii="Calibri" w:eastAsia="Times New Roman" w:hAnsi="Calibri" w:cs="Calibri"/>
                <w:color w:val="000000"/>
                <w:sz w:val="16"/>
                <w:szCs w:val="16"/>
              </w:rPr>
              <w:t>13.8</w:t>
            </w:r>
          </w:p>
        </w:tc>
        <w:tc>
          <w:tcPr>
            <w:tcW w:w="606"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845F40" w:rsidRDefault="001B2369">
            <w:pPr>
              <w:spacing w:after="0" w:line="276" w:lineRule="auto"/>
              <w:jc w:val="center"/>
              <w:rPr>
                <w:rFonts w:ascii="Calibri" w:eastAsia="Times New Roman" w:hAnsi="Calibri" w:cs="Calibri"/>
                <w:color w:val="000000"/>
                <w:sz w:val="16"/>
                <w:szCs w:val="16"/>
              </w:rPr>
              <w:pPrChange w:id="2018"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2313A5" w14:textId="77777777" w:rsidR="001B2369" w:rsidRPr="00845F40" w:rsidRDefault="001B2369">
            <w:pPr>
              <w:spacing w:after="0" w:line="276" w:lineRule="auto"/>
              <w:jc w:val="center"/>
              <w:rPr>
                <w:rFonts w:ascii="Calibri" w:eastAsia="Times New Roman" w:hAnsi="Calibri" w:cs="Calibri"/>
                <w:color w:val="000000"/>
                <w:sz w:val="16"/>
                <w:szCs w:val="16"/>
              </w:rPr>
              <w:pPrChange w:id="201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B56C05" w14:textId="77777777" w:rsidR="001B2369" w:rsidRPr="00845F40" w:rsidRDefault="001B2369">
            <w:pPr>
              <w:spacing w:after="0" w:line="276" w:lineRule="auto"/>
              <w:jc w:val="center"/>
              <w:rPr>
                <w:rFonts w:ascii="Calibri" w:eastAsia="Times New Roman" w:hAnsi="Calibri" w:cs="Calibri"/>
                <w:color w:val="000000"/>
                <w:sz w:val="16"/>
                <w:szCs w:val="16"/>
              </w:rPr>
              <w:pPrChange w:id="202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845F40" w:rsidRDefault="001B2369">
            <w:pPr>
              <w:spacing w:after="0" w:line="276" w:lineRule="auto"/>
              <w:jc w:val="center"/>
              <w:rPr>
                <w:rFonts w:ascii="Calibri" w:eastAsia="Times New Roman" w:hAnsi="Calibri" w:cs="Calibri"/>
                <w:color w:val="000000"/>
                <w:sz w:val="16"/>
                <w:szCs w:val="16"/>
              </w:rPr>
              <w:pPrChange w:id="2021"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1FDB00A9"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845F40" w:rsidRDefault="001B2369">
            <w:pPr>
              <w:spacing w:after="0" w:line="276" w:lineRule="auto"/>
              <w:rPr>
                <w:rFonts w:ascii="Calibri" w:eastAsia="Times New Roman" w:hAnsi="Calibri" w:cs="Calibri"/>
                <w:color w:val="000000"/>
                <w:sz w:val="16"/>
                <w:szCs w:val="16"/>
              </w:rPr>
              <w:pPrChange w:id="2022" w:author="Alotaibi, Raed" w:date="2019-07-15T13:58:00Z">
                <w:pPr>
                  <w:spacing w:after="0" w:line="240" w:lineRule="auto"/>
                </w:pPr>
              </w:pPrChange>
            </w:pPr>
            <w:r w:rsidRPr="00845F40">
              <w:rPr>
                <w:rFonts w:ascii="Calibri" w:eastAsia="Times New Roman" w:hAnsi="Calibri" w:cs="Calibri"/>
                <w:color w:val="000000"/>
                <w:sz w:val="16"/>
                <w:szCs w:val="16"/>
              </w:rPr>
              <w:t>New Jersey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1E4849" w14:textId="77777777" w:rsidR="001B2369" w:rsidRPr="00845F40" w:rsidRDefault="001B2369">
            <w:pPr>
              <w:spacing w:after="0" w:line="276" w:lineRule="auto"/>
              <w:jc w:val="center"/>
              <w:rPr>
                <w:rFonts w:ascii="Calibri" w:eastAsia="Times New Roman" w:hAnsi="Calibri" w:cs="Calibri"/>
                <w:color w:val="000000"/>
                <w:sz w:val="16"/>
                <w:szCs w:val="16"/>
              </w:rPr>
              <w:pPrChange w:id="202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C80398" w14:textId="77777777" w:rsidR="001B2369" w:rsidRPr="00845F40" w:rsidRDefault="001B2369">
            <w:pPr>
              <w:spacing w:after="0" w:line="276" w:lineRule="auto"/>
              <w:jc w:val="center"/>
              <w:rPr>
                <w:rFonts w:ascii="Calibri" w:eastAsia="Times New Roman" w:hAnsi="Calibri" w:cs="Calibri"/>
                <w:color w:val="000000"/>
                <w:sz w:val="16"/>
                <w:szCs w:val="16"/>
              </w:rPr>
              <w:pPrChange w:id="202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845F40" w:rsidRDefault="001B2369">
            <w:pPr>
              <w:spacing w:after="0" w:line="276" w:lineRule="auto"/>
              <w:jc w:val="center"/>
              <w:rPr>
                <w:rFonts w:ascii="Calibri" w:eastAsia="Times New Roman" w:hAnsi="Calibri" w:cs="Calibri"/>
                <w:color w:val="000000"/>
                <w:sz w:val="16"/>
                <w:szCs w:val="16"/>
              </w:rPr>
              <w:pPrChange w:id="2025" w:author="Alotaibi, Raed" w:date="2019-07-15T13:58:00Z">
                <w:pPr>
                  <w:spacing w:after="0" w:line="240" w:lineRule="auto"/>
                  <w:jc w:val="center"/>
                </w:pPr>
              </w:pPrChange>
            </w:pPr>
            <w:r w:rsidRPr="00845F40">
              <w:rPr>
                <w:rFonts w:ascii="Calibri" w:eastAsia="Times New Roman" w:hAnsi="Calibri" w:cs="Calibri"/>
                <w:color w:val="000000"/>
                <w:sz w:val="16"/>
                <w:szCs w:val="16"/>
              </w:rPr>
              <w:t>6.3</w:t>
            </w:r>
          </w:p>
        </w:tc>
        <w:tc>
          <w:tcPr>
            <w:tcW w:w="606"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845F40" w:rsidRDefault="001B2369">
            <w:pPr>
              <w:spacing w:after="0" w:line="276" w:lineRule="auto"/>
              <w:jc w:val="center"/>
              <w:rPr>
                <w:rFonts w:ascii="Calibri" w:eastAsia="Times New Roman" w:hAnsi="Calibri" w:cs="Calibri"/>
                <w:color w:val="000000"/>
                <w:sz w:val="16"/>
                <w:szCs w:val="16"/>
              </w:rPr>
              <w:pPrChange w:id="2026" w:author="Alotaibi, Raed" w:date="2019-07-15T13:58:00Z">
                <w:pPr>
                  <w:spacing w:after="0" w:line="240" w:lineRule="auto"/>
                  <w:jc w:val="center"/>
                </w:pPr>
              </w:pPrChange>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845F40" w:rsidRDefault="001B2369">
            <w:pPr>
              <w:spacing w:after="0" w:line="276" w:lineRule="auto"/>
              <w:jc w:val="center"/>
              <w:rPr>
                <w:rFonts w:ascii="Calibri" w:eastAsia="Times New Roman" w:hAnsi="Calibri" w:cs="Calibri"/>
                <w:color w:val="000000"/>
                <w:sz w:val="16"/>
                <w:szCs w:val="16"/>
              </w:rPr>
              <w:pPrChange w:id="2027" w:author="Alotaibi, Raed" w:date="2019-07-15T13:58:00Z">
                <w:pPr>
                  <w:spacing w:after="0" w:line="240" w:lineRule="auto"/>
                  <w:jc w:val="center"/>
                </w:pPr>
              </w:pPrChange>
            </w:pPr>
            <w:r w:rsidRPr="00845F40">
              <w:rPr>
                <w:rFonts w:ascii="Calibri" w:eastAsia="Times New Roman" w:hAnsi="Calibri" w:cs="Calibri"/>
                <w:color w:val="000000"/>
                <w:sz w:val="16"/>
                <w:szCs w:val="16"/>
              </w:rPr>
              <w:t>10.5</w:t>
            </w:r>
          </w:p>
        </w:tc>
        <w:tc>
          <w:tcPr>
            <w:tcW w:w="825"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845F40" w:rsidRDefault="001B2369">
            <w:pPr>
              <w:spacing w:after="0" w:line="276" w:lineRule="auto"/>
              <w:jc w:val="center"/>
              <w:rPr>
                <w:rFonts w:ascii="Calibri" w:eastAsia="Times New Roman" w:hAnsi="Calibri" w:cs="Calibri"/>
                <w:color w:val="000000"/>
                <w:sz w:val="16"/>
                <w:szCs w:val="16"/>
              </w:rPr>
              <w:pPrChange w:id="2028" w:author="Alotaibi, Raed" w:date="2019-07-15T13:58:00Z">
                <w:pPr>
                  <w:spacing w:after="0" w:line="240" w:lineRule="auto"/>
                  <w:jc w:val="center"/>
                </w:pPr>
              </w:pPrChange>
            </w:pPr>
            <w:r w:rsidRPr="00845F40">
              <w:rPr>
                <w:rFonts w:ascii="Calibri" w:eastAsia="Times New Roman" w:hAnsi="Calibri" w:cs="Calibri"/>
                <w:color w:val="000000"/>
                <w:sz w:val="16"/>
                <w:szCs w:val="16"/>
              </w:rPr>
              <w:t>9.8</w:t>
            </w:r>
          </w:p>
        </w:tc>
      </w:tr>
      <w:tr w:rsidR="00845F40" w:rsidRPr="00845F40" w14:paraId="7063C2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845F40" w:rsidRDefault="001B2369">
            <w:pPr>
              <w:spacing w:after="0" w:line="276" w:lineRule="auto"/>
              <w:rPr>
                <w:rFonts w:ascii="Calibri" w:eastAsia="Times New Roman" w:hAnsi="Calibri" w:cs="Calibri"/>
                <w:color w:val="000000"/>
                <w:sz w:val="16"/>
                <w:szCs w:val="16"/>
              </w:rPr>
              <w:pPrChange w:id="2029" w:author="Alotaibi, Raed" w:date="2019-07-15T13:58:00Z">
                <w:pPr>
                  <w:spacing w:after="0" w:line="240" w:lineRule="auto"/>
                </w:pPr>
              </w:pPrChange>
            </w:pPr>
            <w:r w:rsidRPr="00845F40">
              <w:rPr>
                <w:rFonts w:ascii="Calibri" w:eastAsia="Times New Roman" w:hAnsi="Calibri" w:cs="Calibri"/>
                <w:color w:val="000000"/>
                <w:sz w:val="16"/>
                <w:szCs w:val="16"/>
              </w:rPr>
              <w:t>New Mexico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36CF44" w14:textId="77777777" w:rsidR="001B2369" w:rsidRPr="00845F40" w:rsidRDefault="001B2369">
            <w:pPr>
              <w:spacing w:after="0" w:line="276" w:lineRule="auto"/>
              <w:jc w:val="center"/>
              <w:rPr>
                <w:rFonts w:ascii="Calibri" w:eastAsia="Times New Roman" w:hAnsi="Calibri" w:cs="Calibri"/>
                <w:color w:val="000000"/>
                <w:sz w:val="16"/>
                <w:szCs w:val="16"/>
              </w:rPr>
              <w:pPrChange w:id="203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845F40" w:rsidRDefault="001B2369">
            <w:pPr>
              <w:spacing w:after="0" w:line="276" w:lineRule="auto"/>
              <w:jc w:val="center"/>
              <w:rPr>
                <w:rFonts w:ascii="Calibri" w:eastAsia="Times New Roman" w:hAnsi="Calibri" w:cs="Calibri"/>
                <w:color w:val="000000"/>
                <w:sz w:val="16"/>
                <w:szCs w:val="16"/>
              </w:rPr>
              <w:pPrChange w:id="2031" w:author="Alotaibi, Raed" w:date="2019-07-15T13:58:00Z">
                <w:pPr>
                  <w:spacing w:after="0" w:line="240" w:lineRule="auto"/>
                  <w:jc w:val="center"/>
                </w:pPr>
              </w:pPrChange>
            </w:pPr>
            <w:r w:rsidRPr="00845F40">
              <w:rPr>
                <w:rFonts w:ascii="Calibri" w:eastAsia="Times New Roman" w:hAnsi="Calibri" w:cs="Calibri"/>
                <w:color w:val="000000"/>
                <w:sz w:val="16"/>
                <w:szCs w:val="16"/>
              </w:rPr>
              <w:t>3.2</w:t>
            </w:r>
          </w:p>
        </w:tc>
        <w:tc>
          <w:tcPr>
            <w:tcW w:w="606"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845F40" w:rsidRDefault="001B2369">
            <w:pPr>
              <w:spacing w:after="0" w:line="276" w:lineRule="auto"/>
              <w:jc w:val="center"/>
              <w:rPr>
                <w:rFonts w:ascii="Calibri" w:eastAsia="Times New Roman" w:hAnsi="Calibri" w:cs="Calibri"/>
                <w:color w:val="000000"/>
                <w:sz w:val="16"/>
                <w:szCs w:val="16"/>
              </w:rPr>
              <w:pPrChange w:id="2032" w:author="Alotaibi, Raed" w:date="2019-07-15T13:58:00Z">
                <w:pPr>
                  <w:spacing w:after="0" w:line="240" w:lineRule="auto"/>
                  <w:jc w:val="center"/>
                </w:pPr>
              </w:pPrChange>
            </w:pPr>
            <w:r w:rsidRPr="00845F40">
              <w:rPr>
                <w:rFonts w:ascii="Calibri" w:eastAsia="Times New Roman" w:hAnsi="Calibri" w:cs="Calibri"/>
                <w:color w:val="000000"/>
                <w:sz w:val="16"/>
                <w:szCs w:val="16"/>
              </w:rPr>
              <w:t>9.5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74FDFC" w14:textId="77777777" w:rsidR="001B2369" w:rsidRPr="00845F40" w:rsidRDefault="001B2369">
            <w:pPr>
              <w:spacing w:after="0" w:line="276" w:lineRule="auto"/>
              <w:jc w:val="center"/>
              <w:rPr>
                <w:rFonts w:ascii="Calibri" w:eastAsia="Times New Roman" w:hAnsi="Calibri" w:cs="Calibri"/>
                <w:color w:val="000000"/>
                <w:sz w:val="16"/>
                <w:szCs w:val="16"/>
              </w:rPr>
              <w:pPrChange w:id="203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845F40" w:rsidRDefault="001B2369">
            <w:pPr>
              <w:spacing w:after="0" w:line="276" w:lineRule="auto"/>
              <w:jc w:val="center"/>
              <w:rPr>
                <w:rFonts w:ascii="Calibri" w:eastAsia="Times New Roman" w:hAnsi="Calibri" w:cs="Calibri"/>
                <w:color w:val="000000"/>
                <w:sz w:val="16"/>
                <w:szCs w:val="16"/>
              </w:rPr>
              <w:pPrChange w:id="2034" w:author="Alotaibi, Raed" w:date="2019-07-15T13:58:00Z">
                <w:pPr>
                  <w:spacing w:after="0" w:line="240" w:lineRule="auto"/>
                  <w:jc w:val="center"/>
                </w:pPr>
              </w:pPrChange>
            </w:pPr>
            <w:r w:rsidRPr="00845F40">
              <w:rPr>
                <w:rFonts w:ascii="Calibri" w:eastAsia="Times New Roman" w:hAnsi="Calibri" w:cs="Calibri"/>
                <w:color w:val="000000"/>
                <w:sz w:val="16"/>
                <w:szCs w:val="16"/>
              </w:rPr>
              <w:t>7.2</w:t>
            </w:r>
          </w:p>
        </w:tc>
        <w:tc>
          <w:tcPr>
            <w:tcW w:w="825"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845F40" w:rsidRDefault="001B2369">
            <w:pPr>
              <w:spacing w:after="0" w:line="276" w:lineRule="auto"/>
              <w:jc w:val="center"/>
              <w:rPr>
                <w:rFonts w:ascii="Calibri" w:eastAsia="Times New Roman" w:hAnsi="Calibri" w:cs="Calibri"/>
                <w:color w:val="000000"/>
                <w:sz w:val="16"/>
                <w:szCs w:val="16"/>
              </w:rPr>
              <w:pPrChange w:id="2035" w:author="Alotaibi, Raed" w:date="2019-07-15T13:58:00Z">
                <w:pPr>
                  <w:spacing w:after="0" w:line="240" w:lineRule="auto"/>
                  <w:jc w:val="center"/>
                </w:pPr>
              </w:pPrChange>
            </w:pPr>
            <w:r w:rsidRPr="00845F40">
              <w:rPr>
                <w:rFonts w:ascii="Calibri" w:eastAsia="Times New Roman" w:hAnsi="Calibri" w:cs="Calibri"/>
                <w:color w:val="000000"/>
                <w:sz w:val="16"/>
                <w:szCs w:val="16"/>
              </w:rPr>
              <w:t>6.7</w:t>
            </w:r>
          </w:p>
        </w:tc>
      </w:tr>
      <w:tr w:rsidR="00845F40" w:rsidRPr="00845F40" w14:paraId="4F0F74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845F40" w:rsidRDefault="001B2369">
            <w:pPr>
              <w:spacing w:after="0" w:line="276" w:lineRule="auto"/>
              <w:rPr>
                <w:rFonts w:ascii="Calibri" w:eastAsia="Times New Roman" w:hAnsi="Calibri" w:cs="Calibri"/>
                <w:color w:val="000000"/>
                <w:sz w:val="16"/>
                <w:szCs w:val="16"/>
              </w:rPr>
              <w:pPrChange w:id="2036" w:author="Alotaibi, Raed" w:date="2019-07-15T13:58:00Z">
                <w:pPr>
                  <w:spacing w:after="0" w:line="240" w:lineRule="auto"/>
                </w:pPr>
              </w:pPrChange>
            </w:pPr>
            <w:r w:rsidRPr="00845F40">
              <w:rPr>
                <w:rFonts w:ascii="Calibri" w:eastAsia="Times New Roman" w:hAnsi="Calibri" w:cs="Calibri"/>
                <w:color w:val="000000"/>
                <w:sz w:val="16"/>
                <w:szCs w:val="16"/>
              </w:rPr>
              <w:t>New York</w:t>
            </w:r>
          </w:p>
        </w:tc>
        <w:tc>
          <w:tcPr>
            <w:tcW w:w="606"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845F40" w:rsidRDefault="001B2369">
            <w:pPr>
              <w:spacing w:after="0" w:line="276" w:lineRule="auto"/>
              <w:jc w:val="center"/>
              <w:rPr>
                <w:rFonts w:ascii="Calibri" w:eastAsia="Times New Roman" w:hAnsi="Calibri" w:cs="Calibri"/>
                <w:color w:val="000000"/>
                <w:sz w:val="16"/>
                <w:szCs w:val="16"/>
              </w:rPr>
              <w:pPrChange w:id="2037"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606"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845F40" w:rsidRDefault="001B2369">
            <w:pPr>
              <w:spacing w:after="0" w:line="276" w:lineRule="auto"/>
              <w:jc w:val="center"/>
              <w:rPr>
                <w:rFonts w:ascii="Calibri" w:eastAsia="Times New Roman" w:hAnsi="Calibri" w:cs="Calibri"/>
                <w:color w:val="000000"/>
                <w:sz w:val="16"/>
                <w:szCs w:val="16"/>
              </w:rPr>
              <w:pPrChange w:id="2038" w:author="Alotaibi, Raed" w:date="2019-07-15T13:58:00Z">
                <w:pPr>
                  <w:spacing w:after="0" w:line="240" w:lineRule="auto"/>
                  <w:jc w:val="center"/>
                </w:pPr>
              </w:pPrChange>
            </w:pPr>
            <w:r w:rsidRPr="00845F40">
              <w:rPr>
                <w:rFonts w:ascii="Calibri" w:eastAsia="Times New Roman" w:hAnsi="Calibri" w:cs="Calibri"/>
                <w:color w:val="000000"/>
                <w:sz w:val="16"/>
                <w:szCs w:val="16"/>
              </w:rPr>
              <w:t>6.1</w:t>
            </w:r>
          </w:p>
        </w:tc>
        <w:tc>
          <w:tcPr>
            <w:tcW w:w="606"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845F40" w:rsidRDefault="001B2369">
            <w:pPr>
              <w:spacing w:after="0" w:line="276" w:lineRule="auto"/>
              <w:jc w:val="center"/>
              <w:rPr>
                <w:rFonts w:ascii="Calibri" w:eastAsia="Times New Roman" w:hAnsi="Calibri" w:cs="Calibri"/>
                <w:color w:val="000000"/>
                <w:sz w:val="16"/>
                <w:szCs w:val="16"/>
              </w:rPr>
              <w:pPrChange w:id="2039" w:author="Alotaibi, Raed" w:date="2019-07-15T13:58:00Z">
                <w:pPr>
                  <w:spacing w:after="0" w:line="240" w:lineRule="auto"/>
                  <w:jc w:val="center"/>
                </w:pPr>
              </w:pPrChange>
            </w:pPr>
            <w:r w:rsidRPr="00845F40">
              <w:rPr>
                <w:rFonts w:ascii="Calibri" w:eastAsia="Times New Roman" w:hAnsi="Calibri" w:cs="Calibri"/>
                <w:color w:val="000000"/>
                <w:sz w:val="16"/>
                <w:szCs w:val="16"/>
              </w:rPr>
              <w:t>28.4</w:t>
            </w:r>
          </w:p>
        </w:tc>
        <w:tc>
          <w:tcPr>
            <w:tcW w:w="606"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845F40" w:rsidRDefault="001B2369">
            <w:pPr>
              <w:spacing w:after="0" w:line="276" w:lineRule="auto"/>
              <w:jc w:val="center"/>
              <w:rPr>
                <w:rFonts w:ascii="Calibri" w:eastAsia="Times New Roman" w:hAnsi="Calibri" w:cs="Calibri"/>
                <w:color w:val="000000"/>
                <w:sz w:val="16"/>
                <w:szCs w:val="16"/>
              </w:rPr>
              <w:pPrChange w:id="2040" w:author="Alotaibi, Raed" w:date="2019-07-15T13:58:00Z">
                <w:pPr>
                  <w:spacing w:after="0" w:line="240" w:lineRule="auto"/>
                  <w:jc w:val="center"/>
                </w:pPr>
              </w:pPrChange>
            </w:pPr>
            <w:r w:rsidRPr="00845F40">
              <w:rPr>
                <w:rFonts w:ascii="Calibri" w:eastAsia="Times New Roman" w:hAnsi="Calibri" w:cs="Calibri"/>
                <w:color w:val="000000"/>
                <w:sz w:val="16"/>
                <w:szCs w:val="16"/>
              </w:rPr>
              <w:t>11.2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99A1B5" w14:textId="77777777" w:rsidR="001B2369" w:rsidRPr="00845F40" w:rsidRDefault="001B2369">
            <w:pPr>
              <w:spacing w:after="0" w:line="276" w:lineRule="auto"/>
              <w:jc w:val="center"/>
              <w:rPr>
                <w:rFonts w:ascii="Calibri" w:eastAsia="Times New Roman" w:hAnsi="Calibri" w:cs="Calibri"/>
                <w:color w:val="000000"/>
                <w:sz w:val="16"/>
                <w:szCs w:val="16"/>
              </w:rPr>
              <w:pPrChange w:id="20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845F40" w:rsidRDefault="001B2369">
            <w:pPr>
              <w:spacing w:after="0" w:line="276" w:lineRule="auto"/>
              <w:jc w:val="center"/>
              <w:rPr>
                <w:rFonts w:ascii="Calibri" w:eastAsia="Times New Roman" w:hAnsi="Calibri" w:cs="Calibri"/>
                <w:color w:val="000000"/>
                <w:sz w:val="16"/>
                <w:szCs w:val="16"/>
              </w:rPr>
              <w:pPrChange w:id="2042" w:author="Alotaibi, Raed" w:date="2019-07-15T13:58:00Z">
                <w:pPr>
                  <w:spacing w:after="0" w:line="240" w:lineRule="auto"/>
                  <w:jc w:val="center"/>
                </w:pPr>
              </w:pPrChange>
            </w:pPr>
            <w:r w:rsidRPr="00845F40">
              <w:rPr>
                <w:rFonts w:ascii="Calibri" w:eastAsia="Times New Roman" w:hAnsi="Calibri" w:cs="Calibri"/>
                <w:color w:val="000000"/>
                <w:sz w:val="16"/>
                <w:szCs w:val="16"/>
              </w:rPr>
              <w:t>14.7</w:t>
            </w:r>
          </w:p>
        </w:tc>
      </w:tr>
      <w:tr w:rsidR="00845F40" w:rsidRPr="00845F40" w14:paraId="44B31238"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845F40" w:rsidRDefault="001B2369">
            <w:pPr>
              <w:spacing w:after="0" w:line="276" w:lineRule="auto"/>
              <w:rPr>
                <w:rFonts w:ascii="Calibri" w:eastAsia="Times New Roman" w:hAnsi="Calibri" w:cs="Calibri"/>
                <w:color w:val="000000"/>
                <w:sz w:val="16"/>
                <w:szCs w:val="16"/>
              </w:rPr>
              <w:pPrChange w:id="2043" w:author="Alotaibi, Raed" w:date="2019-07-15T13:58:00Z">
                <w:pPr>
                  <w:spacing w:after="0" w:line="240" w:lineRule="auto"/>
                </w:pPr>
              </w:pPrChange>
            </w:pPr>
            <w:r w:rsidRPr="00845F40">
              <w:rPr>
                <w:rFonts w:ascii="Calibri" w:eastAsia="Times New Roman" w:hAnsi="Calibri" w:cs="Calibri"/>
                <w:color w:val="000000"/>
                <w:sz w:val="16"/>
                <w:szCs w:val="16"/>
              </w:rPr>
              <w:t>North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D891C4" w14:textId="77777777" w:rsidR="001B2369" w:rsidRPr="00845F40" w:rsidRDefault="001B2369">
            <w:pPr>
              <w:spacing w:after="0" w:line="276" w:lineRule="auto"/>
              <w:jc w:val="center"/>
              <w:rPr>
                <w:rFonts w:ascii="Calibri" w:eastAsia="Times New Roman" w:hAnsi="Calibri" w:cs="Calibri"/>
                <w:color w:val="000000"/>
                <w:sz w:val="16"/>
                <w:szCs w:val="16"/>
              </w:rPr>
              <w:pPrChange w:id="204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5CF4BB" w14:textId="77777777" w:rsidR="001B2369" w:rsidRPr="00845F40" w:rsidRDefault="001B2369">
            <w:pPr>
              <w:spacing w:after="0" w:line="276" w:lineRule="auto"/>
              <w:jc w:val="center"/>
              <w:rPr>
                <w:rFonts w:ascii="Calibri" w:eastAsia="Times New Roman" w:hAnsi="Calibri" w:cs="Calibri"/>
                <w:color w:val="000000"/>
                <w:sz w:val="16"/>
                <w:szCs w:val="16"/>
              </w:rPr>
              <w:pPrChange w:id="204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256C65" w14:textId="77777777" w:rsidR="001B2369" w:rsidRPr="00845F40" w:rsidRDefault="001B2369">
            <w:pPr>
              <w:spacing w:after="0" w:line="276" w:lineRule="auto"/>
              <w:jc w:val="center"/>
              <w:rPr>
                <w:rFonts w:ascii="Calibri" w:eastAsia="Times New Roman" w:hAnsi="Calibri" w:cs="Calibri"/>
                <w:color w:val="000000"/>
                <w:sz w:val="16"/>
                <w:szCs w:val="16"/>
              </w:rPr>
              <w:pPrChange w:id="204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BC3CF3" w14:textId="77777777" w:rsidR="001B2369" w:rsidRPr="00845F40" w:rsidRDefault="001B2369">
            <w:pPr>
              <w:spacing w:after="0" w:line="276" w:lineRule="auto"/>
              <w:jc w:val="center"/>
              <w:rPr>
                <w:rFonts w:ascii="Calibri" w:eastAsia="Times New Roman" w:hAnsi="Calibri" w:cs="Calibri"/>
                <w:color w:val="000000"/>
                <w:sz w:val="16"/>
                <w:szCs w:val="16"/>
              </w:rPr>
              <w:pPrChange w:id="204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B2372" w14:textId="77777777" w:rsidR="001B2369" w:rsidRPr="00845F40" w:rsidRDefault="001B2369">
            <w:pPr>
              <w:spacing w:after="0" w:line="276" w:lineRule="auto"/>
              <w:jc w:val="center"/>
              <w:rPr>
                <w:rFonts w:ascii="Calibri" w:eastAsia="Times New Roman" w:hAnsi="Calibri" w:cs="Calibri"/>
                <w:color w:val="000000"/>
                <w:sz w:val="16"/>
                <w:szCs w:val="16"/>
              </w:rPr>
              <w:pPrChange w:id="204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30BBF35" w14:textId="77777777" w:rsidR="001B2369" w:rsidRPr="00845F40" w:rsidRDefault="001B2369">
            <w:pPr>
              <w:spacing w:after="0" w:line="276" w:lineRule="auto"/>
              <w:jc w:val="center"/>
              <w:rPr>
                <w:rFonts w:ascii="Calibri" w:eastAsia="Times New Roman" w:hAnsi="Calibri" w:cs="Calibri"/>
                <w:color w:val="000000"/>
                <w:sz w:val="16"/>
                <w:szCs w:val="16"/>
              </w:rPr>
              <w:pPrChange w:id="20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5C4564ED"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845F40" w:rsidRDefault="001B2369">
            <w:pPr>
              <w:spacing w:after="0" w:line="276" w:lineRule="auto"/>
              <w:rPr>
                <w:rFonts w:ascii="Calibri" w:eastAsia="Times New Roman" w:hAnsi="Calibri" w:cs="Calibri"/>
                <w:color w:val="000000"/>
                <w:sz w:val="16"/>
                <w:szCs w:val="16"/>
              </w:rPr>
              <w:pPrChange w:id="2050" w:author="Alotaibi, Raed" w:date="2019-07-15T13:58:00Z">
                <w:pPr>
                  <w:spacing w:after="0" w:line="240" w:lineRule="auto"/>
                </w:pPr>
              </w:pPrChange>
            </w:pPr>
            <w:r w:rsidRPr="00845F40">
              <w:rPr>
                <w:rFonts w:ascii="Calibri" w:eastAsia="Times New Roman" w:hAnsi="Calibri" w:cs="Calibri"/>
                <w:color w:val="000000"/>
                <w:sz w:val="16"/>
                <w:szCs w:val="16"/>
              </w:rPr>
              <w:t>North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19664" w14:textId="77777777" w:rsidR="001B2369" w:rsidRPr="00845F40" w:rsidRDefault="001B2369">
            <w:pPr>
              <w:spacing w:after="0" w:line="276" w:lineRule="auto"/>
              <w:jc w:val="center"/>
              <w:rPr>
                <w:rFonts w:ascii="Calibri" w:eastAsia="Times New Roman" w:hAnsi="Calibri" w:cs="Calibri"/>
                <w:color w:val="000000"/>
                <w:sz w:val="16"/>
                <w:szCs w:val="16"/>
              </w:rPr>
              <w:pPrChange w:id="205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C9356A3" w14:textId="77777777" w:rsidR="001B2369" w:rsidRPr="00845F40" w:rsidRDefault="001B2369">
            <w:pPr>
              <w:spacing w:after="0" w:line="276" w:lineRule="auto"/>
              <w:jc w:val="center"/>
              <w:rPr>
                <w:rFonts w:ascii="Calibri" w:eastAsia="Times New Roman" w:hAnsi="Calibri" w:cs="Calibri"/>
                <w:color w:val="000000"/>
                <w:sz w:val="16"/>
                <w:szCs w:val="16"/>
              </w:rPr>
              <w:pPrChange w:id="205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6FA307" w14:textId="77777777" w:rsidR="001B2369" w:rsidRPr="00845F40" w:rsidRDefault="001B2369">
            <w:pPr>
              <w:spacing w:after="0" w:line="276" w:lineRule="auto"/>
              <w:jc w:val="center"/>
              <w:rPr>
                <w:rFonts w:ascii="Calibri" w:eastAsia="Times New Roman" w:hAnsi="Calibri" w:cs="Calibri"/>
                <w:color w:val="000000"/>
                <w:sz w:val="16"/>
                <w:szCs w:val="16"/>
              </w:rPr>
              <w:pPrChange w:id="205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CE081A" w14:textId="77777777" w:rsidR="001B2369" w:rsidRPr="00845F40" w:rsidRDefault="001B2369">
            <w:pPr>
              <w:spacing w:after="0" w:line="276" w:lineRule="auto"/>
              <w:jc w:val="center"/>
              <w:rPr>
                <w:rFonts w:ascii="Calibri" w:eastAsia="Times New Roman" w:hAnsi="Calibri" w:cs="Calibri"/>
                <w:color w:val="000000"/>
                <w:sz w:val="16"/>
                <w:szCs w:val="16"/>
              </w:rPr>
              <w:pPrChange w:id="205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F19AF01" w14:textId="77777777" w:rsidR="001B2369" w:rsidRPr="00845F40" w:rsidRDefault="001B2369">
            <w:pPr>
              <w:spacing w:after="0" w:line="276" w:lineRule="auto"/>
              <w:jc w:val="center"/>
              <w:rPr>
                <w:rFonts w:ascii="Calibri" w:eastAsia="Times New Roman" w:hAnsi="Calibri" w:cs="Calibri"/>
                <w:color w:val="000000"/>
                <w:sz w:val="16"/>
                <w:szCs w:val="16"/>
              </w:rPr>
              <w:pPrChange w:id="20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75B7FE0" w14:textId="77777777" w:rsidR="001B2369" w:rsidRPr="00845F40" w:rsidRDefault="001B2369">
            <w:pPr>
              <w:spacing w:after="0" w:line="276" w:lineRule="auto"/>
              <w:jc w:val="center"/>
              <w:rPr>
                <w:rFonts w:ascii="Calibri" w:eastAsia="Times New Roman" w:hAnsi="Calibri" w:cs="Calibri"/>
                <w:color w:val="000000"/>
                <w:sz w:val="16"/>
                <w:szCs w:val="16"/>
              </w:rPr>
              <w:pPrChange w:id="205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7615F9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845F40" w:rsidRDefault="001B2369">
            <w:pPr>
              <w:spacing w:after="0" w:line="276" w:lineRule="auto"/>
              <w:rPr>
                <w:rFonts w:ascii="Calibri" w:eastAsia="Times New Roman" w:hAnsi="Calibri" w:cs="Calibri"/>
                <w:color w:val="000000"/>
                <w:sz w:val="16"/>
                <w:szCs w:val="16"/>
              </w:rPr>
              <w:pPrChange w:id="2057" w:author="Alotaibi, Raed" w:date="2019-07-15T13:58:00Z">
                <w:pPr>
                  <w:spacing w:after="0" w:line="240" w:lineRule="auto"/>
                </w:pPr>
              </w:pPrChange>
            </w:pPr>
            <w:r w:rsidRPr="00845F40">
              <w:rPr>
                <w:rFonts w:ascii="Calibri" w:eastAsia="Times New Roman" w:hAnsi="Calibri" w:cs="Calibri"/>
                <w:color w:val="000000"/>
                <w:sz w:val="16"/>
                <w:szCs w:val="16"/>
              </w:rPr>
              <w:t>Ohio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6EAE74D" w14:textId="77777777" w:rsidR="001B2369" w:rsidRPr="00845F40" w:rsidRDefault="001B2369">
            <w:pPr>
              <w:spacing w:after="0" w:line="276" w:lineRule="auto"/>
              <w:jc w:val="center"/>
              <w:rPr>
                <w:rFonts w:ascii="Calibri" w:eastAsia="Times New Roman" w:hAnsi="Calibri" w:cs="Calibri"/>
                <w:color w:val="000000"/>
                <w:sz w:val="16"/>
                <w:szCs w:val="16"/>
              </w:rPr>
              <w:pPrChange w:id="205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845F40" w:rsidRDefault="001B2369">
            <w:pPr>
              <w:spacing w:after="0" w:line="276" w:lineRule="auto"/>
              <w:jc w:val="center"/>
              <w:rPr>
                <w:rFonts w:ascii="Calibri" w:eastAsia="Times New Roman" w:hAnsi="Calibri" w:cs="Calibri"/>
                <w:color w:val="000000"/>
                <w:sz w:val="16"/>
                <w:szCs w:val="16"/>
              </w:rPr>
              <w:pPrChange w:id="2059" w:author="Alotaibi, Raed" w:date="2019-07-15T13:58:00Z">
                <w:pPr>
                  <w:spacing w:after="0" w:line="240" w:lineRule="auto"/>
                  <w:jc w:val="center"/>
                </w:pPr>
              </w:pPrChange>
            </w:pPr>
            <w:r w:rsidRPr="00845F40">
              <w:rPr>
                <w:rFonts w:ascii="Calibri" w:eastAsia="Times New Roman" w:hAnsi="Calibri" w:cs="Calibri"/>
                <w:color w:val="000000"/>
                <w:sz w:val="16"/>
                <w:szCs w:val="16"/>
              </w:rPr>
              <w:t>13.1</w:t>
            </w:r>
          </w:p>
        </w:tc>
        <w:tc>
          <w:tcPr>
            <w:tcW w:w="606"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845F40" w:rsidRDefault="001B2369">
            <w:pPr>
              <w:spacing w:after="0" w:line="276" w:lineRule="auto"/>
              <w:jc w:val="center"/>
              <w:rPr>
                <w:rFonts w:ascii="Calibri" w:eastAsia="Times New Roman" w:hAnsi="Calibri" w:cs="Calibri"/>
                <w:color w:val="000000"/>
                <w:sz w:val="16"/>
                <w:szCs w:val="16"/>
              </w:rPr>
              <w:pPrChange w:id="2060" w:author="Alotaibi, Raed" w:date="2019-07-15T13:58:00Z">
                <w:pPr>
                  <w:spacing w:after="0" w:line="240" w:lineRule="auto"/>
                  <w:jc w:val="center"/>
                </w:pPr>
              </w:pPrChange>
            </w:pPr>
            <w:r w:rsidRPr="00845F40">
              <w:rPr>
                <w:rFonts w:ascii="Calibri" w:eastAsia="Times New Roman" w:hAnsi="Calibri" w:cs="Calibri"/>
                <w:color w:val="000000"/>
                <w:sz w:val="16"/>
                <w:szCs w:val="16"/>
              </w:rPr>
              <w:t>17.0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708B421" w14:textId="77777777" w:rsidR="001B2369" w:rsidRPr="00845F40" w:rsidRDefault="001B2369">
            <w:pPr>
              <w:spacing w:after="0" w:line="276" w:lineRule="auto"/>
              <w:jc w:val="center"/>
              <w:rPr>
                <w:rFonts w:ascii="Calibri" w:eastAsia="Times New Roman" w:hAnsi="Calibri" w:cs="Calibri"/>
                <w:color w:val="000000"/>
                <w:sz w:val="16"/>
                <w:szCs w:val="16"/>
              </w:rPr>
              <w:pPrChange w:id="206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F310CE" w14:textId="77777777" w:rsidR="001B2369" w:rsidRPr="00845F40" w:rsidRDefault="001B2369">
            <w:pPr>
              <w:spacing w:after="0" w:line="276" w:lineRule="auto"/>
              <w:jc w:val="center"/>
              <w:rPr>
                <w:rFonts w:ascii="Calibri" w:eastAsia="Times New Roman" w:hAnsi="Calibri" w:cs="Calibri"/>
                <w:color w:val="000000"/>
                <w:sz w:val="16"/>
                <w:szCs w:val="16"/>
              </w:rPr>
              <w:pPrChange w:id="206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845F40" w:rsidRDefault="001B2369">
            <w:pPr>
              <w:spacing w:after="0" w:line="276" w:lineRule="auto"/>
              <w:jc w:val="center"/>
              <w:rPr>
                <w:rFonts w:ascii="Calibri" w:eastAsia="Times New Roman" w:hAnsi="Calibri" w:cs="Calibri"/>
                <w:color w:val="000000"/>
                <w:sz w:val="16"/>
                <w:szCs w:val="16"/>
              </w:rPr>
              <w:pPrChange w:id="2063" w:author="Alotaibi, Raed" w:date="2019-07-15T13:58:00Z">
                <w:pPr>
                  <w:spacing w:after="0" w:line="240" w:lineRule="auto"/>
                  <w:jc w:val="center"/>
                </w:pPr>
              </w:pPrChange>
            </w:pPr>
            <w:r w:rsidRPr="00845F40">
              <w:rPr>
                <w:rFonts w:ascii="Calibri" w:eastAsia="Times New Roman" w:hAnsi="Calibri" w:cs="Calibri"/>
                <w:color w:val="000000"/>
                <w:sz w:val="16"/>
                <w:szCs w:val="16"/>
              </w:rPr>
              <w:t>15.1</w:t>
            </w:r>
          </w:p>
        </w:tc>
      </w:tr>
      <w:tr w:rsidR="00845F40" w:rsidRPr="00845F40" w14:paraId="4E9E343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845F40" w:rsidRDefault="001B2369">
            <w:pPr>
              <w:spacing w:after="0" w:line="276" w:lineRule="auto"/>
              <w:rPr>
                <w:rFonts w:ascii="Calibri" w:eastAsia="Times New Roman" w:hAnsi="Calibri" w:cs="Calibri"/>
                <w:color w:val="000000"/>
                <w:sz w:val="16"/>
                <w:szCs w:val="16"/>
              </w:rPr>
              <w:pPrChange w:id="2064" w:author="Alotaibi, Raed" w:date="2019-07-15T13:58:00Z">
                <w:pPr>
                  <w:spacing w:after="0" w:line="240" w:lineRule="auto"/>
                </w:pPr>
              </w:pPrChange>
            </w:pPr>
            <w:r w:rsidRPr="00845F40">
              <w:rPr>
                <w:rFonts w:ascii="Calibri" w:eastAsia="Times New Roman" w:hAnsi="Calibri" w:cs="Calibri"/>
                <w:color w:val="000000"/>
                <w:sz w:val="16"/>
                <w:szCs w:val="16"/>
              </w:rPr>
              <w:t>Oklahoma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E805C03" w14:textId="77777777" w:rsidR="001B2369" w:rsidRPr="00845F40" w:rsidRDefault="001B2369">
            <w:pPr>
              <w:spacing w:after="0" w:line="276" w:lineRule="auto"/>
              <w:jc w:val="center"/>
              <w:rPr>
                <w:rFonts w:ascii="Calibri" w:eastAsia="Times New Roman" w:hAnsi="Calibri" w:cs="Calibri"/>
                <w:color w:val="000000"/>
                <w:sz w:val="16"/>
                <w:szCs w:val="16"/>
              </w:rPr>
              <w:pPrChange w:id="206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845F40" w:rsidRDefault="001B2369">
            <w:pPr>
              <w:spacing w:after="0" w:line="276" w:lineRule="auto"/>
              <w:jc w:val="center"/>
              <w:rPr>
                <w:rFonts w:ascii="Calibri" w:eastAsia="Times New Roman" w:hAnsi="Calibri" w:cs="Calibri"/>
                <w:color w:val="000000"/>
                <w:sz w:val="16"/>
                <w:szCs w:val="16"/>
              </w:rPr>
              <w:pPrChange w:id="2066"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845F40" w:rsidRDefault="001B2369">
            <w:pPr>
              <w:spacing w:after="0" w:line="276" w:lineRule="auto"/>
              <w:jc w:val="center"/>
              <w:rPr>
                <w:rFonts w:ascii="Calibri" w:eastAsia="Times New Roman" w:hAnsi="Calibri" w:cs="Calibri"/>
                <w:color w:val="000000"/>
                <w:sz w:val="16"/>
                <w:szCs w:val="16"/>
              </w:rPr>
              <w:pPrChange w:id="2067" w:author="Alotaibi, Raed" w:date="2019-07-15T13:58:00Z">
                <w:pPr>
                  <w:spacing w:after="0" w:line="240" w:lineRule="auto"/>
                  <w:jc w:val="center"/>
                </w:pPr>
              </w:pPrChange>
            </w:pPr>
            <w:r w:rsidRPr="00845F40">
              <w:rPr>
                <w:rFonts w:ascii="Calibri" w:eastAsia="Times New Roman" w:hAnsi="Calibri" w:cs="Calibri"/>
                <w:color w:val="000000"/>
                <w:sz w:val="16"/>
                <w:szCs w:val="16"/>
              </w:rPr>
              <w:t>10.1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34BDFA1" w14:textId="77777777" w:rsidR="001B2369" w:rsidRPr="00845F40" w:rsidRDefault="001B2369">
            <w:pPr>
              <w:spacing w:after="0" w:line="276" w:lineRule="auto"/>
              <w:jc w:val="center"/>
              <w:rPr>
                <w:rFonts w:ascii="Calibri" w:eastAsia="Times New Roman" w:hAnsi="Calibri" w:cs="Calibri"/>
                <w:color w:val="000000"/>
                <w:sz w:val="16"/>
                <w:szCs w:val="16"/>
              </w:rPr>
              <w:pPrChange w:id="206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845F40" w:rsidRDefault="001B2369">
            <w:pPr>
              <w:spacing w:after="0" w:line="276" w:lineRule="auto"/>
              <w:jc w:val="center"/>
              <w:rPr>
                <w:rFonts w:ascii="Calibri" w:eastAsia="Times New Roman" w:hAnsi="Calibri" w:cs="Calibri"/>
                <w:color w:val="000000"/>
                <w:sz w:val="16"/>
                <w:szCs w:val="16"/>
              </w:rPr>
              <w:pPrChange w:id="2069"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845F40" w:rsidRDefault="001B2369">
            <w:pPr>
              <w:spacing w:after="0" w:line="276" w:lineRule="auto"/>
              <w:jc w:val="center"/>
              <w:rPr>
                <w:rFonts w:ascii="Calibri" w:eastAsia="Times New Roman" w:hAnsi="Calibri" w:cs="Calibri"/>
                <w:color w:val="000000"/>
                <w:sz w:val="16"/>
                <w:szCs w:val="16"/>
              </w:rPr>
              <w:pPrChange w:id="2070"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r>
      <w:tr w:rsidR="00845F40" w:rsidRPr="00845F40" w14:paraId="5D089E4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845F40" w:rsidRDefault="001B2369">
            <w:pPr>
              <w:spacing w:after="0" w:line="276" w:lineRule="auto"/>
              <w:rPr>
                <w:rFonts w:ascii="Calibri" w:eastAsia="Times New Roman" w:hAnsi="Calibri" w:cs="Calibri"/>
                <w:color w:val="000000"/>
                <w:sz w:val="16"/>
                <w:szCs w:val="16"/>
              </w:rPr>
              <w:pPrChange w:id="2071" w:author="Alotaibi, Raed" w:date="2019-07-15T13:58:00Z">
                <w:pPr>
                  <w:spacing w:after="0" w:line="240" w:lineRule="auto"/>
                </w:pPr>
              </w:pPrChange>
            </w:pPr>
            <w:r w:rsidRPr="00845F40">
              <w:rPr>
                <w:rFonts w:ascii="Calibri" w:eastAsia="Times New Roman" w:hAnsi="Calibri" w:cs="Calibri"/>
                <w:color w:val="000000"/>
                <w:sz w:val="16"/>
                <w:szCs w:val="16"/>
              </w:rPr>
              <w:t>Oregon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E77DB" w14:textId="77777777" w:rsidR="001B2369" w:rsidRPr="00845F40" w:rsidRDefault="001B2369">
            <w:pPr>
              <w:spacing w:after="0" w:line="276" w:lineRule="auto"/>
              <w:jc w:val="center"/>
              <w:rPr>
                <w:rFonts w:ascii="Calibri" w:eastAsia="Times New Roman" w:hAnsi="Calibri" w:cs="Calibri"/>
                <w:color w:val="000000"/>
                <w:sz w:val="16"/>
                <w:szCs w:val="16"/>
              </w:rPr>
              <w:pPrChange w:id="207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845F40" w:rsidRDefault="001B2369">
            <w:pPr>
              <w:spacing w:after="0" w:line="276" w:lineRule="auto"/>
              <w:jc w:val="center"/>
              <w:rPr>
                <w:rFonts w:ascii="Calibri" w:eastAsia="Times New Roman" w:hAnsi="Calibri" w:cs="Calibri"/>
                <w:color w:val="000000"/>
                <w:sz w:val="16"/>
                <w:szCs w:val="16"/>
              </w:rPr>
              <w:pPrChange w:id="2073" w:author="Alotaibi, Raed" w:date="2019-07-15T13:58:00Z">
                <w:pPr>
                  <w:spacing w:after="0" w:line="240" w:lineRule="auto"/>
                  <w:jc w:val="center"/>
                </w:pPr>
              </w:pPrChange>
            </w:pPr>
            <w:r w:rsidRPr="00845F40">
              <w:rPr>
                <w:rFonts w:ascii="Calibri" w:eastAsia="Times New Roman" w:hAnsi="Calibri" w:cs="Calibri"/>
                <w:color w:val="000000"/>
                <w:sz w:val="16"/>
                <w:szCs w:val="16"/>
              </w:rPr>
              <w:t>11.1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D9BD5C" w14:textId="77777777" w:rsidR="001B2369" w:rsidRPr="00845F40" w:rsidRDefault="001B2369">
            <w:pPr>
              <w:spacing w:after="0" w:line="276" w:lineRule="auto"/>
              <w:jc w:val="center"/>
              <w:rPr>
                <w:rFonts w:ascii="Calibri" w:eastAsia="Times New Roman" w:hAnsi="Calibri" w:cs="Calibri"/>
                <w:color w:val="000000"/>
                <w:sz w:val="16"/>
                <w:szCs w:val="16"/>
              </w:rPr>
              <w:pPrChange w:id="207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426776" w14:textId="77777777" w:rsidR="001B2369" w:rsidRPr="00845F40" w:rsidRDefault="001B2369">
            <w:pPr>
              <w:spacing w:after="0" w:line="276" w:lineRule="auto"/>
              <w:jc w:val="center"/>
              <w:rPr>
                <w:rFonts w:ascii="Calibri" w:eastAsia="Times New Roman" w:hAnsi="Calibri" w:cs="Calibri"/>
                <w:color w:val="000000"/>
                <w:sz w:val="16"/>
                <w:szCs w:val="16"/>
              </w:rPr>
              <w:pPrChange w:id="207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87E938" w14:textId="77777777" w:rsidR="001B2369" w:rsidRPr="00845F40" w:rsidRDefault="001B2369">
            <w:pPr>
              <w:spacing w:after="0" w:line="276" w:lineRule="auto"/>
              <w:jc w:val="center"/>
              <w:rPr>
                <w:rFonts w:ascii="Calibri" w:eastAsia="Times New Roman" w:hAnsi="Calibri" w:cs="Calibri"/>
                <w:color w:val="000000"/>
                <w:sz w:val="16"/>
                <w:szCs w:val="16"/>
              </w:rPr>
              <w:pPrChange w:id="207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845F40" w:rsidRDefault="001B2369">
            <w:pPr>
              <w:spacing w:after="0" w:line="276" w:lineRule="auto"/>
              <w:jc w:val="center"/>
              <w:rPr>
                <w:rFonts w:ascii="Calibri" w:eastAsia="Times New Roman" w:hAnsi="Calibri" w:cs="Calibri"/>
                <w:color w:val="000000"/>
                <w:sz w:val="16"/>
                <w:szCs w:val="16"/>
              </w:rPr>
              <w:pPrChange w:id="2077" w:author="Alotaibi, Raed" w:date="2019-07-15T13:58:00Z">
                <w:pPr>
                  <w:spacing w:after="0" w:line="240" w:lineRule="auto"/>
                  <w:jc w:val="center"/>
                </w:pPr>
              </w:pPrChange>
            </w:pPr>
            <w:r w:rsidRPr="00845F40">
              <w:rPr>
                <w:rFonts w:ascii="Calibri" w:eastAsia="Times New Roman" w:hAnsi="Calibri" w:cs="Calibri"/>
                <w:color w:val="000000"/>
                <w:sz w:val="16"/>
                <w:szCs w:val="16"/>
              </w:rPr>
              <w:t>11.1</w:t>
            </w:r>
          </w:p>
        </w:tc>
      </w:tr>
      <w:tr w:rsidR="00845F40" w:rsidRPr="00845F40" w14:paraId="212E0F24"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845F40" w:rsidRDefault="001B2369">
            <w:pPr>
              <w:spacing w:after="0" w:line="276" w:lineRule="auto"/>
              <w:rPr>
                <w:rFonts w:ascii="Calibri" w:eastAsia="Times New Roman" w:hAnsi="Calibri" w:cs="Calibri"/>
                <w:color w:val="000000"/>
                <w:sz w:val="16"/>
                <w:szCs w:val="16"/>
              </w:rPr>
              <w:pPrChange w:id="2078" w:author="Alotaibi, Raed" w:date="2019-07-15T13:58:00Z">
                <w:pPr>
                  <w:spacing w:after="0" w:line="240" w:lineRule="auto"/>
                </w:pPr>
              </w:pPrChange>
            </w:pPr>
            <w:r w:rsidRPr="00845F40">
              <w:rPr>
                <w:rFonts w:ascii="Calibri" w:eastAsia="Times New Roman" w:hAnsi="Calibri" w:cs="Calibri"/>
                <w:color w:val="000000"/>
                <w:sz w:val="16"/>
                <w:szCs w:val="16"/>
              </w:rPr>
              <w:t>Pennsylvania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28D30AE" w14:textId="77777777" w:rsidR="001B2369" w:rsidRPr="00845F40" w:rsidRDefault="001B2369">
            <w:pPr>
              <w:spacing w:after="0" w:line="276" w:lineRule="auto"/>
              <w:jc w:val="center"/>
              <w:rPr>
                <w:rFonts w:ascii="Calibri" w:eastAsia="Times New Roman" w:hAnsi="Calibri" w:cs="Calibri"/>
                <w:color w:val="000000"/>
                <w:sz w:val="16"/>
                <w:szCs w:val="16"/>
              </w:rPr>
              <w:pPrChange w:id="207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845F40" w:rsidRDefault="001B2369">
            <w:pPr>
              <w:spacing w:after="0" w:line="276" w:lineRule="auto"/>
              <w:jc w:val="center"/>
              <w:rPr>
                <w:rFonts w:ascii="Calibri" w:eastAsia="Times New Roman" w:hAnsi="Calibri" w:cs="Calibri"/>
                <w:color w:val="000000"/>
                <w:sz w:val="16"/>
                <w:szCs w:val="16"/>
              </w:rPr>
              <w:pPrChange w:id="2080" w:author="Alotaibi, Raed" w:date="2019-07-15T13:58:00Z">
                <w:pPr>
                  <w:spacing w:after="0" w:line="240" w:lineRule="auto"/>
                  <w:jc w:val="center"/>
                </w:pPr>
              </w:pPrChange>
            </w:pPr>
            <w:r w:rsidRPr="00845F40">
              <w:rPr>
                <w:rFonts w:ascii="Calibri" w:eastAsia="Times New Roman" w:hAnsi="Calibri" w:cs="Calibri"/>
                <w:color w:val="000000"/>
                <w:sz w:val="16"/>
                <w:szCs w:val="16"/>
              </w:rPr>
              <w:t>21.8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191F81" w14:textId="77777777" w:rsidR="001B2369" w:rsidRPr="00845F40" w:rsidRDefault="001B2369">
            <w:pPr>
              <w:spacing w:after="0" w:line="276" w:lineRule="auto"/>
              <w:jc w:val="center"/>
              <w:rPr>
                <w:rFonts w:ascii="Calibri" w:eastAsia="Times New Roman" w:hAnsi="Calibri" w:cs="Calibri"/>
                <w:color w:val="000000"/>
                <w:sz w:val="16"/>
                <w:szCs w:val="16"/>
              </w:rPr>
              <w:pPrChange w:id="208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DA4C64" w14:textId="77777777" w:rsidR="001B2369" w:rsidRPr="00845F40" w:rsidRDefault="001B2369">
            <w:pPr>
              <w:spacing w:after="0" w:line="276" w:lineRule="auto"/>
              <w:jc w:val="center"/>
              <w:rPr>
                <w:rFonts w:ascii="Calibri" w:eastAsia="Times New Roman" w:hAnsi="Calibri" w:cs="Calibri"/>
                <w:color w:val="000000"/>
                <w:sz w:val="16"/>
                <w:szCs w:val="16"/>
              </w:rPr>
              <w:pPrChange w:id="208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845F40" w:rsidRDefault="001B2369">
            <w:pPr>
              <w:spacing w:after="0" w:line="276" w:lineRule="auto"/>
              <w:jc w:val="center"/>
              <w:rPr>
                <w:rFonts w:ascii="Calibri" w:eastAsia="Times New Roman" w:hAnsi="Calibri" w:cs="Calibri"/>
                <w:color w:val="000000"/>
                <w:sz w:val="16"/>
                <w:szCs w:val="16"/>
              </w:rPr>
              <w:pPrChange w:id="2083" w:author="Alotaibi, Raed" w:date="2019-07-15T13:58:00Z">
                <w:pPr>
                  <w:spacing w:after="0" w:line="240" w:lineRule="auto"/>
                  <w:jc w:val="center"/>
                </w:pPr>
              </w:pPrChange>
            </w:pPr>
            <w:r w:rsidRPr="00845F40">
              <w:rPr>
                <w:rFonts w:ascii="Calibri" w:eastAsia="Times New Roman" w:hAnsi="Calibri" w:cs="Calibri"/>
                <w:color w:val="000000"/>
                <w:sz w:val="16"/>
                <w:szCs w:val="16"/>
              </w:rPr>
              <w:t>4.3</w:t>
            </w:r>
          </w:p>
        </w:tc>
        <w:tc>
          <w:tcPr>
            <w:tcW w:w="825"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845F40" w:rsidRDefault="001B2369">
            <w:pPr>
              <w:spacing w:after="0" w:line="276" w:lineRule="auto"/>
              <w:jc w:val="center"/>
              <w:rPr>
                <w:rFonts w:ascii="Calibri" w:eastAsia="Times New Roman" w:hAnsi="Calibri" w:cs="Calibri"/>
                <w:color w:val="000000"/>
                <w:sz w:val="16"/>
                <w:szCs w:val="16"/>
              </w:rPr>
              <w:pPrChange w:id="2084" w:author="Alotaibi, Raed" w:date="2019-07-15T13:58:00Z">
                <w:pPr>
                  <w:spacing w:after="0" w:line="240" w:lineRule="auto"/>
                  <w:jc w:val="center"/>
                </w:pPr>
              </w:pPrChange>
            </w:pPr>
            <w:r w:rsidRPr="00845F40">
              <w:rPr>
                <w:rFonts w:ascii="Calibri" w:eastAsia="Times New Roman" w:hAnsi="Calibri" w:cs="Calibri"/>
                <w:color w:val="000000"/>
                <w:sz w:val="16"/>
                <w:szCs w:val="16"/>
              </w:rPr>
              <w:t>13.2</w:t>
            </w:r>
          </w:p>
        </w:tc>
      </w:tr>
      <w:tr w:rsidR="00845F40" w:rsidRPr="00845F40" w14:paraId="76718E0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845F40" w:rsidRDefault="001B2369">
            <w:pPr>
              <w:spacing w:after="0" w:line="276" w:lineRule="auto"/>
              <w:rPr>
                <w:rFonts w:ascii="Calibri" w:eastAsia="Times New Roman" w:hAnsi="Calibri" w:cs="Calibri"/>
                <w:color w:val="000000"/>
                <w:sz w:val="16"/>
                <w:szCs w:val="16"/>
              </w:rPr>
              <w:pPrChange w:id="2085" w:author="Alotaibi, Raed" w:date="2019-07-15T13:58:00Z">
                <w:pPr>
                  <w:spacing w:after="0" w:line="240" w:lineRule="auto"/>
                </w:pPr>
              </w:pPrChange>
            </w:pPr>
            <w:r w:rsidRPr="00845F40">
              <w:rPr>
                <w:rFonts w:ascii="Calibri" w:eastAsia="Times New Roman" w:hAnsi="Calibri" w:cs="Calibri"/>
                <w:color w:val="000000"/>
                <w:sz w:val="16"/>
                <w:szCs w:val="16"/>
              </w:rPr>
              <w:t>Rhode Island</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18700FA" w14:textId="77777777" w:rsidR="001B2369" w:rsidRPr="00845F40" w:rsidRDefault="001B2369">
            <w:pPr>
              <w:spacing w:after="0" w:line="276" w:lineRule="auto"/>
              <w:jc w:val="center"/>
              <w:rPr>
                <w:rFonts w:ascii="Calibri" w:eastAsia="Times New Roman" w:hAnsi="Calibri" w:cs="Calibri"/>
                <w:color w:val="000000"/>
                <w:sz w:val="16"/>
                <w:szCs w:val="16"/>
              </w:rPr>
              <w:pPrChange w:id="208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33D69D7" w14:textId="77777777" w:rsidR="001B2369" w:rsidRPr="00845F40" w:rsidRDefault="001B2369">
            <w:pPr>
              <w:spacing w:after="0" w:line="276" w:lineRule="auto"/>
              <w:jc w:val="center"/>
              <w:rPr>
                <w:rFonts w:ascii="Calibri" w:eastAsia="Times New Roman" w:hAnsi="Calibri" w:cs="Calibri"/>
                <w:color w:val="000000"/>
                <w:sz w:val="16"/>
                <w:szCs w:val="16"/>
              </w:rPr>
              <w:pPrChange w:id="208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845F40" w:rsidRDefault="001B2369">
            <w:pPr>
              <w:spacing w:after="0" w:line="276" w:lineRule="auto"/>
              <w:jc w:val="center"/>
              <w:rPr>
                <w:rFonts w:ascii="Calibri" w:eastAsia="Times New Roman" w:hAnsi="Calibri" w:cs="Calibri"/>
                <w:color w:val="000000"/>
                <w:sz w:val="16"/>
                <w:szCs w:val="16"/>
              </w:rPr>
              <w:pPrChange w:id="2088" w:author="Alotaibi, Raed" w:date="2019-07-15T13:58:00Z">
                <w:pPr>
                  <w:spacing w:after="0" w:line="240" w:lineRule="auto"/>
                  <w:jc w:val="center"/>
                </w:pPr>
              </w:pPrChange>
            </w:pPr>
            <w:r w:rsidRPr="00845F40">
              <w:rPr>
                <w:rFonts w:ascii="Calibri" w:eastAsia="Times New Roman" w:hAnsi="Calibri" w:cs="Calibri"/>
                <w:color w:val="000000"/>
                <w:sz w:val="16"/>
                <w:szCs w:val="16"/>
              </w:rPr>
              <w:t>15.3</w:t>
            </w:r>
          </w:p>
        </w:tc>
        <w:tc>
          <w:tcPr>
            <w:tcW w:w="606"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845F40" w:rsidRDefault="001B2369">
            <w:pPr>
              <w:spacing w:after="0" w:line="276" w:lineRule="auto"/>
              <w:jc w:val="center"/>
              <w:rPr>
                <w:rFonts w:ascii="Calibri" w:eastAsia="Times New Roman" w:hAnsi="Calibri" w:cs="Calibri"/>
                <w:color w:val="000000"/>
                <w:sz w:val="16"/>
                <w:szCs w:val="16"/>
              </w:rPr>
              <w:pPrChange w:id="2089" w:author="Alotaibi, Raed" w:date="2019-07-15T13:58:00Z">
                <w:pPr>
                  <w:spacing w:after="0" w:line="240" w:lineRule="auto"/>
                  <w:jc w:val="center"/>
                </w:pPr>
              </w:pPrChange>
            </w:pPr>
            <w:r w:rsidRPr="00845F40">
              <w:rPr>
                <w:rFonts w:ascii="Calibri" w:eastAsia="Times New Roman" w:hAnsi="Calibri" w:cs="Calibri"/>
                <w:color w:val="000000"/>
                <w:sz w:val="16"/>
                <w:szCs w:val="16"/>
              </w:rPr>
              <w:t>13.2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8D81B07" w14:textId="77777777" w:rsidR="001B2369" w:rsidRPr="00845F40" w:rsidRDefault="001B2369">
            <w:pPr>
              <w:spacing w:after="0" w:line="276" w:lineRule="auto"/>
              <w:jc w:val="center"/>
              <w:rPr>
                <w:rFonts w:ascii="Calibri" w:eastAsia="Times New Roman" w:hAnsi="Calibri" w:cs="Calibri"/>
                <w:color w:val="000000"/>
                <w:sz w:val="16"/>
                <w:szCs w:val="16"/>
              </w:rPr>
              <w:pPrChange w:id="209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845F40" w:rsidRDefault="001B2369">
            <w:pPr>
              <w:spacing w:after="0" w:line="276" w:lineRule="auto"/>
              <w:jc w:val="center"/>
              <w:rPr>
                <w:rFonts w:ascii="Calibri" w:eastAsia="Times New Roman" w:hAnsi="Calibri" w:cs="Calibri"/>
                <w:color w:val="000000"/>
                <w:sz w:val="16"/>
                <w:szCs w:val="16"/>
              </w:rPr>
              <w:pPrChange w:id="2091" w:author="Alotaibi, Raed" w:date="2019-07-15T13:58:00Z">
                <w:pPr>
                  <w:spacing w:after="0" w:line="240" w:lineRule="auto"/>
                  <w:jc w:val="center"/>
                </w:pPr>
              </w:pPrChange>
            </w:pPr>
            <w:r w:rsidRPr="00845F40">
              <w:rPr>
                <w:rFonts w:ascii="Calibri" w:eastAsia="Times New Roman" w:hAnsi="Calibri" w:cs="Calibri"/>
                <w:color w:val="000000"/>
                <w:sz w:val="16"/>
                <w:szCs w:val="16"/>
              </w:rPr>
              <w:t>14.3</w:t>
            </w:r>
          </w:p>
        </w:tc>
      </w:tr>
      <w:tr w:rsidR="00845F40" w:rsidRPr="00845F40" w14:paraId="312522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845F40" w:rsidRDefault="001B2369">
            <w:pPr>
              <w:spacing w:after="0" w:line="276" w:lineRule="auto"/>
              <w:rPr>
                <w:rFonts w:ascii="Calibri" w:eastAsia="Times New Roman" w:hAnsi="Calibri" w:cs="Calibri"/>
                <w:color w:val="000000"/>
                <w:sz w:val="16"/>
                <w:szCs w:val="16"/>
              </w:rPr>
              <w:pPrChange w:id="2092" w:author="Alotaibi, Raed" w:date="2019-07-15T13:58:00Z">
                <w:pPr>
                  <w:spacing w:after="0" w:line="240" w:lineRule="auto"/>
                </w:pPr>
              </w:pPrChange>
            </w:pPr>
            <w:r w:rsidRPr="00845F40">
              <w:rPr>
                <w:rFonts w:ascii="Calibri" w:eastAsia="Times New Roman" w:hAnsi="Calibri" w:cs="Calibri"/>
                <w:color w:val="000000"/>
                <w:sz w:val="16"/>
                <w:szCs w:val="16"/>
              </w:rPr>
              <w:t>South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3F4A840" w14:textId="77777777" w:rsidR="001B2369" w:rsidRPr="00845F40" w:rsidRDefault="001B2369">
            <w:pPr>
              <w:spacing w:after="0" w:line="276" w:lineRule="auto"/>
              <w:jc w:val="center"/>
              <w:rPr>
                <w:rFonts w:ascii="Calibri" w:eastAsia="Times New Roman" w:hAnsi="Calibri" w:cs="Calibri"/>
                <w:color w:val="000000"/>
                <w:sz w:val="16"/>
                <w:szCs w:val="16"/>
              </w:rPr>
              <w:pPrChange w:id="209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E76682" w14:textId="77777777" w:rsidR="001B2369" w:rsidRPr="00845F40" w:rsidRDefault="001B2369">
            <w:pPr>
              <w:spacing w:after="0" w:line="276" w:lineRule="auto"/>
              <w:jc w:val="center"/>
              <w:rPr>
                <w:rFonts w:ascii="Calibri" w:eastAsia="Times New Roman" w:hAnsi="Calibri" w:cs="Calibri"/>
                <w:color w:val="000000"/>
                <w:sz w:val="16"/>
                <w:szCs w:val="16"/>
              </w:rPr>
              <w:pPrChange w:id="209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754591A" w14:textId="77777777" w:rsidR="001B2369" w:rsidRPr="00845F40" w:rsidRDefault="001B2369">
            <w:pPr>
              <w:spacing w:after="0" w:line="276" w:lineRule="auto"/>
              <w:jc w:val="center"/>
              <w:rPr>
                <w:rFonts w:ascii="Calibri" w:eastAsia="Times New Roman" w:hAnsi="Calibri" w:cs="Calibri"/>
                <w:color w:val="000000"/>
                <w:sz w:val="16"/>
                <w:szCs w:val="16"/>
              </w:rPr>
              <w:pPrChange w:id="209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EB060D" w14:textId="77777777" w:rsidR="001B2369" w:rsidRPr="00845F40" w:rsidRDefault="001B2369">
            <w:pPr>
              <w:spacing w:after="0" w:line="276" w:lineRule="auto"/>
              <w:jc w:val="center"/>
              <w:rPr>
                <w:rFonts w:ascii="Calibri" w:eastAsia="Times New Roman" w:hAnsi="Calibri" w:cs="Calibri"/>
                <w:color w:val="000000"/>
                <w:sz w:val="16"/>
                <w:szCs w:val="16"/>
              </w:rPr>
              <w:pPrChange w:id="209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53DEC3" w14:textId="77777777" w:rsidR="001B2369" w:rsidRPr="00845F40" w:rsidRDefault="001B2369">
            <w:pPr>
              <w:spacing w:after="0" w:line="276" w:lineRule="auto"/>
              <w:jc w:val="center"/>
              <w:rPr>
                <w:rFonts w:ascii="Calibri" w:eastAsia="Times New Roman" w:hAnsi="Calibri" w:cs="Calibri"/>
                <w:color w:val="000000"/>
                <w:sz w:val="16"/>
                <w:szCs w:val="16"/>
              </w:rPr>
              <w:pPrChange w:id="20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95C7F6" w14:textId="77777777" w:rsidR="001B2369" w:rsidRPr="00845F40" w:rsidRDefault="001B2369">
            <w:pPr>
              <w:spacing w:after="0" w:line="276" w:lineRule="auto"/>
              <w:jc w:val="center"/>
              <w:rPr>
                <w:rFonts w:ascii="Calibri" w:eastAsia="Times New Roman" w:hAnsi="Calibri" w:cs="Calibri"/>
                <w:color w:val="000000"/>
                <w:sz w:val="16"/>
                <w:szCs w:val="16"/>
              </w:rPr>
              <w:pPrChange w:id="20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18642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845F40" w:rsidRDefault="001B2369">
            <w:pPr>
              <w:spacing w:after="0" w:line="276" w:lineRule="auto"/>
              <w:rPr>
                <w:rFonts w:ascii="Calibri" w:eastAsia="Times New Roman" w:hAnsi="Calibri" w:cs="Calibri"/>
                <w:color w:val="000000"/>
                <w:sz w:val="16"/>
                <w:szCs w:val="16"/>
              </w:rPr>
              <w:pPrChange w:id="2099" w:author="Alotaibi, Raed" w:date="2019-07-15T13:58:00Z">
                <w:pPr>
                  <w:spacing w:after="0" w:line="240" w:lineRule="auto"/>
                </w:pPr>
              </w:pPrChange>
            </w:pPr>
            <w:r w:rsidRPr="00845F40">
              <w:rPr>
                <w:rFonts w:ascii="Calibri" w:eastAsia="Times New Roman" w:hAnsi="Calibri" w:cs="Calibri"/>
                <w:color w:val="000000"/>
                <w:sz w:val="16"/>
                <w:szCs w:val="16"/>
              </w:rPr>
              <w:t>South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A1701B" w14:textId="77777777" w:rsidR="001B2369" w:rsidRPr="00845F40" w:rsidRDefault="001B2369">
            <w:pPr>
              <w:spacing w:after="0" w:line="276" w:lineRule="auto"/>
              <w:jc w:val="center"/>
              <w:rPr>
                <w:rFonts w:ascii="Calibri" w:eastAsia="Times New Roman" w:hAnsi="Calibri" w:cs="Calibri"/>
                <w:color w:val="000000"/>
                <w:sz w:val="16"/>
                <w:szCs w:val="16"/>
              </w:rPr>
              <w:pPrChange w:id="210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D5689F5" w14:textId="77777777" w:rsidR="001B2369" w:rsidRPr="00845F40" w:rsidRDefault="001B2369">
            <w:pPr>
              <w:spacing w:after="0" w:line="276" w:lineRule="auto"/>
              <w:jc w:val="center"/>
              <w:rPr>
                <w:rFonts w:ascii="Calibri" w:eastAsia="Times New Roman" w:hAnsi="Calibri" w:cs="Calibri"/>
                <w:color w:val="000000"/>
                <w:sz w:val="16"/>
                <w:szCs w:val="16"/>
              </w:rPr>
              <w:pPrChange w:id="21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76727" w14:textId="77777777" w:rsidR="001B2369" w:rsidRPr="00845F40" w:rsidRDefault="001B2369">
            <w:pPr>
              <w:spacing w:after="0" w:line="276" w:lineRule="auto"/>
              <w:jc w:val="center"/>
              <w:rPr>
                <w:rFonts w:ascii="Calibri" w:eastAsia="Times New Roman" w:hAnsi="Calibri" w:cs="Calibri"/>
                <w:color w:val="000000"/>
                <w:sz w:val="16"/>
                <w:szCs w:val="16"/>
              </w:rPr>
              <w:pPrChange w:id="210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D136A" w14:textId="77777777" w:rsidR="001B2369" w:rsidRPr="00845F40" w:rsidRDefault="001B2369">
            <w:pPr>
              <w:spacing w:after="0" w:line="276" w:lineRule="auto"/>
              <w:jc w:val="center"/>
              <w:rPr>
                <w:rFonts w:ascii="Calibri" w:eastAsia="Times New Roman" w:hAnsi="Calibri" w:cs="Calibri"/>
                <w:color w:val="000000"/>
                <w:sz w:val="16"/>
                <w:szCs w:val="16"/>
              </w:rPr>
              <w:pPrChange w:id="210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1EB7F4" w14:textId="77777777" w:rsidR="001B2369" w:rsidRPr="00845F40" w:rsidRDefault="001B2369">
            <w:pPr>
              <w:spacing w:after="0" w:line="276" w:lineRule="auto"/>
              <w:jc w:val="center"/>
              <w:rPr>
                <w:rFonts w:ascii="Calibri" w:eastAsia="Times New Roman" w:hAnsi="Calibri" w:cs="Calibri"/>
                <w:color w:val="000000"/>
                <w:sz w:val="16"/>
                <w:szCs w:val="16"/>
              </w:rPr>
              <w:pPrChange w:id="210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83DB71" w14:textId="77777777" w:rsidR="001B2369" w:rsidRPr="00845F40" w:rsidRDefault="001B2369">
            <w:pPr>
              <w:spacing w:after="0" w:line="276" w:lineRule="auto"/>
              <w:jc w:val="center"/>
              <w:rPr>
                <w:rFonts w:ascii="Calibri" w:eastAsia="Times New Roman" w:hAnsi="Calibri" w:cs="Calibri"/>
                <w:color w:val="000000"/>
                <w:sz w:val="16"/>
                <w:szCs w:val="16"/>
              </w:rPr>
              <w:pPrChange w:id="210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7A3726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845F40" w:rsidRDefault="001B2369">
            <w:pPr>
              <w:spacing w:after="0" w:line="276" w:lineRule="auto"/>
              <w:rPr>
                <w:rFonts w:ascii="Calibri" w:eastAsia="Times New Roman" w:hAnsi="Calibri" w:cs="Calibri"/>
                <w:color w:val="000000"/>
                <w:sz w:val="16"/>
                <w:szCs w:val="16"/>
              </w:rPr>
              <w:pPrChange w:id="2106" w:author="Alotaibi, Raed" w:date="2019-07-15T13:58:00Z">
                <w:pPr>
                  <w:spacing w:after="0" w:line="240" w:lineRule="auto"/>
                </w:pPr>
              </w:pPrChange>
            </w:pPr>
            <w:r w:rsidRPr="00845F40">
              <w:rPr>
                <w:rFonts w:ascii="Calibri" w:eastAsia="Times New Roman" w:hAnsi="Calibri" w:cs="Calibri"/>
                <w:color w:val="000000"/>
                <w:sz w:val="16"/>
                <w:szCs w:val="16"/>
              </w:rPr>
              <w:t>Tennessee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77D3E8" w14:textId="77777777" w:rsidR="001B2369" w:rsidRPr="00845F40" w:rsidRDefault="001B2369">
            <w:pPr>
              <w:spacing w:after="0" w:line="276" w:lineRule="auto"/>
              <w:jc w:val="center"/>
              <w:rPr>
                <w:rFonts w:ascii="Calibri" w:eastAsia="Times New Roman" w:hAnsi="Calibri" w:cs="Calibri"/>
                <w:color w:val="000000"/>
                <w:sz w:val="16"/>
                <w:szCs w:val="16"/>
              </w:rPr>
              <w:pPrChange w:id="210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09498A" w14:textId="77777777" w:rsidR="001B2369" w:rsidRPr="00845F40" w:rsidRDefault="001B2369">
            <w:pPr>
              <w:spacing w:after="0" w:line="276" w:lineRule="auto"/>
              <w:jc w:val="center"/>
              <w:rPr>
                <w:rFonts w:ascii="Calibri" w:eastAsia="Times New Roman" w:hAnsi="Calibri" w:cs="Calibri"/>
                <w:color w:val="000000"/>
                <w:sz w:val="16"/>
                <w:szCs w:val="16"/>
              </w:rPr>
              <w:pPrChange w:id="210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57204E" w14:textId="77777777" w:rsidR="001B2369" w:rsidRPr="00845F40" w:rsidRDefault="001B2369">
            <w:pPr>
              <w:spacing w:after="0" w:line="276" w:lineRule="auto"/>
              <w:jc w:val="center"/>
              <w:rPr>
                <w:rFonts w:ascii="Calibri" w:eastAsia="Times New Roman" w:hAnsi="Calibri" w:cs="Calibri"/>
                <w:color w:val="000000"/>
                <w:sz w:val="16"/>
                <w:szCs w:val="16"/>
              </w:rPr>
              <w:pPrChange w:id="210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7F1CD7" w14:textId="77777777" w:rsidR="001B2369" w:rsidRPr="00845F40" w:rsidRDefault="001B2369">
            <w:pPr>
              <w:spacing w:after="0" w:line="276" w:lineRule="auto"/>
              <w:jc w:val="center"/>
              <w:rPr>
                <w:rFonts w:ascii="Calibri" w:eastAsia="Times New Roman" w:hAnsi="Calibri" w:cs="Calibri"/>
                <w:color w:val="000000"/>
                <w:sz w:val="16"/>
                <w:szCs w:val="16"/>
              </w:rPr>
              <w:pPrChange w:id="211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82290A" w14:textId="77777777" w:rsidR="001B2369" w:rsidRPr="00845F40" w:rsidRDefault="001B2369">
            <w:pPr>
              <w:spacing w:after="0" w:line="276" w:lineRule="auto"/>
              <w:jc w:val="center"/>
              <w:rPr>
                <w:rFonts w:ascii="Calibri" w:eastAsia="Times New Roman" w:hAnsi="Calibri" w:cs="Calibri"/>
                <w:color w:val="000000"/>
                <w:sz w:val="16"/>
                <w:szCs w:val="16"/>
              </w:rPr>
              <w:pPrChange w:id="21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16D42AB" w14:textId="77777777" w:rsidR="001B2369" w:rsidRPr="00845F40" w:rsidRDefault="001B2369">
            <w:pPr>
              <w:spacing w:after="0" w:line="276" w:lineRule="auto"/>
              <w:jc w:val="center"/>
              <w:rPr>
                <w:rFonts w:ascii="Calibri" w:eastAsia="Times New Roman" w:hAnsi="Calibri" w:cs="Calibri"/>
                <w:color w:val="000000"/>
                <w:sz w:val="16"/>
                <w:szCs w:val="16"/>
              </w:rPr>
              <w:pPrChange w:id="211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EDBD24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845F40" w:rsidRDefault="001B2369">
            <w:pPr>
              <w:spacing w:after="0" w:line="276" w:lineRule="auto"/>
              <w:rPr>
                <w:rFonts w:ascii="Calibri" w:eastAsia="Times New Roman" w:hAnsi="Calibri" w:cs="Calibri"/>
                <w:color w:val="000000"/>
                <w:sz w:val="16"/>
                <w:szCs w:val="16"/>
              </w:rPr>
              <w:pPrChange w:id="2113" w:author="Alotaibi, Raed" w:date="2019-07-15T13:58:00Z">
                <w:pPr>
                  <w:spacing w:after="0" w:line="240" w:lineRule="auto"/>
                </w:pPr>
              </w:pPrChange>
            </w:pPr>
            <w:r w:rsidRPr="00845F40">
              <w:rPr>
                <w:rFonts w:ascii="Calibri" w:eastAsia="Times New Roman" w:hAnsi="Calibri" w:cs="Calibri"/>
                <w:color w:val="000000"/>
                <w:sz w:val="16"/>
                <w:szCs w:val="16"/>
              </w:rPr>
              <w:t>Texas</w:t>
            </w:r>
          </w:p>
        </w:tc>
        <w:tc>
          <w:tcPr>
            <w:tcW w:w="606"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845F40" w:rsidRDefault="001B2369">
            <w:pPr>
              <w:spacing w:after="0" w:line="276" w:lineRule="auto"/>
              <w:jc w:val="center"/>
              <w:rPr>
                <w:rFonts w:ascii="Calibri" w:eastAsia="Times New Roman" w:hAnsi="Calibri" w:cs="Calibri"/>
                <w:color w:val="000000"/>
                <w:sz w:val="16"/>
                <w:szCs w:val="16"/>
              </w:rPr>
              <w:pPrChange w:id="2114" w:author="Alotaibi, Raed" w:date="2019-07-15T13:58:00Z">
                <w:pPr>
                  <w:spacing w:after="0" w:line="240" w:lineRule="auto"/>
                  <w:jc w:val="center"/>
                </w:pPr>
              </w:pPrChange>
            </w:pPr>
            <w:r w:rsidRPr="00845F40">
              <w:rPr>
                <w:rFonts w:ascii="Calibri" w:eastAsia="Times New Roman" w:hAnsi="Calibri" w:cs="Calibri"/>
                <w:color w:val="000000"/>
                <w:sz w:val="16"/>
                <w:szCs w:val="16"/>
              </w:rPr>
              <w:t>14.4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5761B25" w14:textId="77777777" w:rsidR="001B2369" w:rsidRPr="00845F40" w:rsidRDefault="001B2369">
            <w:pPr>
              <w:spacing w:after="0" w:line="276" w:lineRule="auto"/>
              <w:jc w:val="center"/>
              <w:rPr>
                <w:rFonts w:ascii="Calibri" w:eastAsia="Times New Roman" w:hAnsi="Calibri" w:cs="Calibri"/>
                <w:color w:val="000000"/>
                <w:sz w:val="16"/>
                <w:szCs w:val="16"/>
              </w:rPr>
              <w:pPrChange w:id="21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845F40" w:rsidRDefault="001B2369">
            <w:pPr>
              <w:spacing w:after="0" w:line="276" w:lineRule="auto"/>
              <w:jc w:val="center"/>
              <w:rPr>
                <w:rFonts w:ascii="Calibri" w:eastAsia="Times New Roman" w:hAnsi="Calibri" w:cs="Calibri"/>
                <w:color w:val="000000"/>
                <w:sz w:val="16"/>
                <w:szCs w:val="16"/>
              </w:rPr>
              <w:pPrChange w:id="2116" w:author="Alotaibi, Raed" w:date="2019-07-15T13:58:00Z">
                <w:pPr>
                  <w:spacing w:after="0" w:line="240" w:lineRule="auto"/>
                  <w:jc w:val="center"/>
                </w:pPr>
              </w:pPrChange>
            </w:pPr>
            <w:r w:rsidRPr="00845F40">
              <w:rPr>
                <w:rFonts w:ascii="Calibri" w:eastAsia="Times New Roman" w:hAnsi="Calibri" w:cs="Calibri"/>
                <w:color w:val="000000"/>
                <w:sz w:val="16"/>
                <w:szCs w:val="16"/>
              </w:rPr>
              <w:t>18.2</w:t>
            </w:r>
          </w:p>
        </w:tc>
        <w:tc>
          <w:tcPr>
            <w:tcW w:w="606"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845F40" w:rsidRDefault="001B2369">
            <w:pPr>
              <w:spacing w:after="0" w:line="276" w:lineRule="auto"/>
              <w:jc w:val="center"/>
              <w:rPr>
                <w:rFonts w:ascii="Calibri" w:eastAsia="Times New Roman" w:hAnsi="Calibri" w:cs="Calibri"/>
                <w:color w:val="000000"/>
                <w:sz w:val="16"/>
                <w:szCs w:val="16"/>
              </w:rPr>
              <w:pPrChange w:id="2117" w:author="Alotaibi, Raed" w:date="2019-07-15T13:58:00Z">
                <w:pPr>
                  <w:spacing w:after="0" w:line="240" w:lineRule="auto"/>
                  <w:jc w:val="center"/>
                </w:pPr>
              </w:pPrChange>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845F40" w:rsidRDefault="001B2369">
            <w:pPr>
              <w:spacing w:after="0" w:line="276" w:lineRule="auto"/>
              <w:jc w:val="center"/>
              <w:rPr>
                <w:rFonts w:ascii="Calibri" w:eastAsia="Times New Roman" w:hAnsi="Calibri" w:cs="Calibri"/>
                <w:color w:val="000000"/>
                <w:sz w:val="16"/>
                <w:szCs w:val="16"/>
              </w:rPr>
              <w:pPrChange w:id="2118" w:author="Alotaibi, Raed" w:date="2019-07-15T13:58:00Z">
                <w:pPr>
                  <w:spacing w:after="0" w:line="240" w:lineRule="auto"/>
                  <w:jc w:val="center"/>
                </w:pPr>
              </w:pPrChange>
            </w:pPr>
            <w:r w:rsidRPr="00845F40">
              <w:rPr>
                <w:rFonts w:ascii="Calibri" w:eastAsia="Times New Roman" w:hAnsi="Calibri" w:cs="Calibri"/>
                <w:color w:val="000000"/>
                <w:sz w:val="16"/>
                <w:szCs w:val="16"/>
              </w:rPr>
              <w:t>21.0</w:t>
            </w:r>
          </w:p>
        </w:tc>
        <w:tc>
          <w:tcPr>
            <w:tcW w:w="825"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845F40" w:rsidRDefault="001B2369">
            <w:pPr>
              <w:spacing w:after="0" w:line="276" w:lineRule="auto"/>
              <w:jc w:val="center"/>
              <w:rPr>
                <w:rFonts w:ascii="Calibri" w:eastAsia="Times New Roman" w:hAnsi="Calibri" w:cs="Calibri"/>
                <w:color w:val="000000"/>
                <w:sz w:val="16"/>
                <w:szCs w:val="16"/>
              </w:rPr>
              <w:pPrChange w:id="2119" w:author="Alotaibi, Raed" w:date="2019-07-15T13:58:00Z">
                <w:pPr>
                  <w:spacing w:after="0" w:line="240" w:lineRule="auto"/>
                  <w:jc w:val="center"/>
                </w:pPr>
              </w:pPrChange>
            </w:pPr>
            <w:r w:rsidRPr="00845F40">
              <w:rPr>
                <w:rFonts w:ascii="Calibri" w:eastAsia="Times New Roman" w:hAnsi="Calibri" w:cs="Calibri"/>
                <w:color w:val="000000"/>
                <w:sz w:val="16"/>
                <w:szCs w:val="16"/>
              </w:rPr>
              <w:t>16.6</w:t>
            </w:r>
          </w:p>
        </w:tc>
      </w:tr>
      <w:tr w:rsidR="00845F40" w:rsidRPr="00845F40" w14:paraId="6EFB19D3"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845F40" w:rsidRDefault="001B2369">
            <w:pPr>
              <w:spacing w:after="0" w:line="276" w:lineRule="auto"/>
              <w:rPr>
                <w:rFonts w:ascii="Calibri" w:eastAsia="Times New Roman" w:hAnsi="Calibri" w:cs="Calibri"/>
                <w:color w:val="000000"/>
                <w:sz w:val="16"/>
                <w:szCs w:val="16"/>
              </w:rPr>
              <w:pPrChange w:id="2120" w:author="Alotaibi, Raed" w:date="2019-07-15T13:58:00Z">
                <w:pPr>
                  <w:spacing w:after="0" w:line="240" w:lineRule="auto"/>
                </w:pPr>
              </w:pPrChange>
            </w:pPr>
            <w:r w:rsidRPr="00845F40">
              <w:rPr>
                <w:rFonts w:ascii="Calibri" w:eastAsia="Times New Roman" w:hAnsi="Calibri" w:cs="Calibri"/>
                <w:color w:val="000000"/>
                <w:sz w:val="16"/>
                <w:szCs w:val="16"/>
              </w:rPr>
              <w:t>Utah</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93AE6FB" w14:textId="77777777" w:rsidR="001B2369" w:rsidRPr="00845F40" w:rsidRDefault="001B2369">
            <w:pPr>
              <w:spacing w:after="0" w:line="276" w:lineRule="auto"/>
              <w:jc w:val="center"/>
              <w:rPr>
                <w:rFonts w:ascii="Calibri" w:eastAsia="Times New Roman" w:hAnsi="Calibri" w:cs="Calibri"/>
                <w:color w:val="000000"/>
                <w:sz w:val="16"/>
                <w:szCs w:val="16"/>
              </w:rPr>
              <w:pPrChange w:id="212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845F40" w:rsidRDefault="001B2369">
            <w:pPr>
              <w:spacing w:after="0" w:line="276" w:lineRule="auto"/>
              <w:jc w:val="center"/>
              <w:rPr>
                <w:rFonts w:ascii="Calibri" w:eastAsia="Times New Roman" w:hAnsi="Calibri" w:cs="Calibri"/>
                <w:color w:val="000000"/>
                <w:sz w:val="16"/>
                <w:szCs w:val="16"/>
              </w:rPr>
              <w:pPrChange w:id="2122" w:author="Alotaibi, Raed" w:date="2019-07-15T13:58:00Z">
                <w:pPr>
                  <w:spacing w:after="0" w:line="240" w:lineRule="auto"/>
                  <w:jc w:val="center"/>
                </w:pPr>
              </w:pPrChange>
            </w:pPr>
            <w:r w:rsidRPr="00845F40">
              <w:rPr>
                <w:rFonts w:ascii="Calibri" w:eastAsia="Times New Roman" w:hAnsi="Calibri" w:cs="Calibri"/>
                <w:color w:val="000000"/>
                <w:sz w:val="16"/>
                <w:szCs w:val="16"/>
              </w:rPr>
              <w:t>15.4</w:t>
            </w:r>
          </w:p>
        </w:tc>
        <w:tc>
          <w:tcPr>
            <w:tcW w:w="606"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845F40" w:rsidRDefault="001B2369">
            <w:pPr>
              <w:spacing w:after="0" w:line="276" w:lineRule="auto"/>
              <w:jc w:val="center"/>
              <w:rPr>
                <w:rFonts w:ascii="Calibri" w:eastAsia="Times New Roman" w:hAnsi="Calibri" w:cs="Calibri"/>
                <w:color w:val="000000"/>
                <w:sz w:val="16"/>
                <w:szCs w:val="16"/>
              </w:rPr>
              <w:pPrChange w:id="2123" w:author="Alotaibi, Raed" w:date="2019-07-15T13:58:00Z">
                <w:pPr>
                  <w:spacing w:after="0" w:line="240" w:lineRule="auto"/>
                  <w:jc w:val="center"/>
                </w:pPr>
              </w:pPrChange>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845F40" w:rsidRDefault="001B2369">
            <w:pPr>
              <w:spacing w:after="0" w:line="276" w:lineRule="auto"/>
              <w:jc w:val="center"/>
              <w:rPr>
                <w:rFonts w:ascii="Calibri" w:eastAsia="Times New Roman" w:hAnsi="Calibri" w:cs="Calibri"/>
                <w:color w:val="000000"/>
                <w:sz w:val="16"/>
                <w:szCs w:val="16"/>
              </w:rPr>
              <w:pPrChange w:id="2124" w:author="Alotaibi, Raed" w:date="2019-07-15T13:58:00Z">
                <w:pPr>
                  <w:spacing w:after="0" w:line="240" w:lineRule="auto"/>
                  <w:jc w:val="center"/>
                </w:pPr>
              </w:pPrChange>
            </w:pPr>
            <w:r w:rsidRPr="00845F40">
              <w:rPr>
                <w:rFonts w:ascii="Calibri" w:eastAsia="Times New Roman" w:hAnsi="Calibri" w:cs="Calibri"/>
                <w:color w:val="000000"/>
                <w:sz w:val="16"/>
                <w:szCs w:val="16"/>
              </w:rPr>
              <w:t>5.6</w:t>
            </w:r>
          </w:p>
        </w:tc>
        <w:tc>
          <w:tcPr>
            <w:tcW w:w="606"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845F40" w:rsidRDefault="001B2369">
            <w:pPr>
              <w:spacing w:after="0" w:line="276" w:lineRule="auto"/>
              <w:jc w:val="center"/>
              <w:rPr>
                <w:rFonts w:ascii="Calibri" w:eastAsia="Times New Roman" w:hAnsi="Calibri" w:cs="Calibri"/>
                <w:color w:val="000000"/>
                <w:sz w:val="16"/>
                <w:szCs w:val="16"/>
              </w:rPr>
              <w:pPrChange w:id="2125"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c>
          <w:tcPr>
            <w:tcW w:w="825"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845F40" w:rsidRDefault="001B2369">
            <w:pPr>
              <w:spacing w:after="0" w:line="276" w:lineRule="auto"/>
              <w:jc w:val="center"/>
              <w:rPr>
                <w:rFonts w:ascii="Calibri" w:eastAsia="Times New Roman" w:hAnsi="Calibri" w:cs="Calibri"/>
                <w:color w:val="000000"/>
                <w:sz w:val="16"/>
                <w:szCs w:val="16"/>
              </w:rPr>
              <w:pPrChange w:id="2126"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r>
      <w:tr w:rsidR="00845F40" w:rsidRPr="00845F40" w14:paraId="19AE5B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845F40" w:rsidRDefault="001B2369">
            <w:pPr>
              <w:spacing w:after="0" w:line="276" w:lineRule="auto"/>
              <w:rPr>
                <w:rFonts w:ascii="Calibri" w:eastAsia="Times New Roman" w:hAnsi="Calibri" w:cs="Calibri"/>
                <w:color w:val="000000"/>
                <w:sz w:val="16"/>
                <w:szCs w:val="16"/>
              </w:rPr>
              <w:pPrChange w:id="2127" w:author="Alotaibi, Raed" w:date="2019-07-15T13:58:00Z">
                <w:pPr>
                  <w:spacing w:after="0" w:line="240" w:lineRule="auto"/>
                </w:pPr>
              </w:pPrChange>
            </w:pPr>
            <w:r w:rsidRPr="00845F40">
              <w:rPr>
                <w:rFonts w:ascii="Calibri" w:eastAsia="Times New Roman" w:hAnsi="Calibri" w:cs="Calibri"/>
                <w:color w:val="000000"/>
                <w:sz w:val="16"/>
                <w:szCs w:val="16"/>
              </w:rPr>
              <w:t>Vermont</w:t>
            </w:r>
          </w:p>
        </w:tc>
        <w:tc>
          <w:tcPr>
            <w:tcW w:w="606"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845F40" w:rsidRDefault="001B2369">
            <w:pPr>
              <w:spacing w:after="0" w:line="276" w:lineRule="auto"/>
              <w:jc w:val="center"/>
              <w:rPr>
                <w:rFonts w:ascii="Calibri" w:eastAsia="Times New Roman" w:hAnsi="Calibri" w:cs="Calibri"/>
                <w:color w:val="000000"/>
                <w:sz w:val="16"/>
                <w:szCs w:val="16"/>
              </w:rPr>
              <w:pPrChange w:id="2128" w:author="Alotaibi, Raed" w:date="2019-07-15T13:58:00Z">
                <w:pPr>
                  <w:spacing w:after="0" w:line="240" w:lineRule="auto"/>
                  <w:jc w:val="center"/>
                </w:pPr>
              </w:pPrChange>
            </w:pPr>
            <w:r w:rsidRPr="00845F40">
              <w:rPr>
                <w:rFonts w:ascii="Calibri" w:eastAsia="Times New Roman" w:hAnsi="Calibri" w:cs="Calibri"/>
                <w:color w:val="000000"/>
                <w:sz w:val="16"/>
                <w:szCs w:val="16"/>
              </w:rPr>
              <w:t>13.5</w:t>
            </w:r>
          </w:p>
        </w:tc>
        <w:tc>
          <w:tcPr>
            <w:tcW w:w="606"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845F40" w:rsidRDefault="001B2369">
            <w:pPr>
              <w:spacing w:after="0" w:line="276" w:lineRule="auto"/>
              <w:jc w:val="center"/>
              <w:rPr>
                <w:rFonts w:ascii="Calibri" w:eastAsia="Times New Roman" w:hAnsi="Calibri" w:cs="Calibri"/>
                <w:color w:val="000000"/>
                <w:sz w:val="16"/>
                <w:szCs w:val="16"/>
              </w:rPr>
              <w:pPrChange w:id="2129" w:author="Alotaibi, Raed" w:date="2019-07-15T13:58:00Z">
                <w:pPr>
                  <w:spacing w:after="0" w:line="240" w:lineRule="auto"/>
                  <w:jc w:val="center"/>
                </w:pPr>
              </w:pPrChange>
            </w:pPr>
            <w:r w:rsidRPr="00845F40">
              <w:rPr>
                <w:rFonts w:ascii="Calibri" w:eastAsia="Times New Roman" w:hAnsi="Calibri" w:cs="Calibri"/>
                <w:color w:val="000000"/>
                <w:sz w:val="16"/>
                <w:szCs w:val="16"/>
              </w:rPr>
              <w:t>4.4</w:t>
            </w:r>
          </w:p>
        </w:tc>
        <w:tc>
          <w:tcPr>
            <w:tcW w:w="606"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845F40" w:rsidRDefault="001B2369">
            <w:pPr>
              <w:spacing w:after="0" w:line="276" w:lineRule="auto"/>
              <w:jc w:val="center"/>
              <w:rPr>
                <w:rFonts w:ascii="Calibri" w:eastAsia="Times New Roman" w:hAnsi="Calibri" w:cs="Calibri"/>
                <w:color w:val="000000"/>
                <w:sz w:val="16"/>
                <w:szCs w:val="16"/>
              </w:rPr>
              <w:pPrChange w:id="2130" w:author="Alotaibi, Raed" w:date="2019-07-15T13:58:00Z">
                <w:pPr>
                  <w:spacing w:after="0" w:line="240" w:lineRule="auto"/>
                  <w:jc w:val="center"/>
                </w:pPr>
              </w:pPrChange>
            </w:pPr>
            <w:r w:rsidRPr="00845F40">
              <w:rPr>
                <w:rFonts w:ascii="Calibri" w:eastAsia="Times New Roman" w:hAnsi="Calibri" w:cs="Calibri"/>
                <w:color w:val="000000"/>
                <w:sz w:val="16"/>
                <w:szCs w:val="16"/>
              </w:rPr>
              <w:t>8.5</w:t>
            </w:r>
          </w:p>
        </w:tc>
        <w:tc>
          <w:tcPr>
            <w:tcW w:w="606"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845F40" w:rsidRDefault="001B2369">
            <w:pPr>
              <w:spacing w:after="0" w:line="276" w:lineRule="auto"/>
              <w:jc w:val="center"/>
              <w:rPr>
                <w:rFonts w:ascii="Calibri" w:eastAsia="Times New Roman" w:hAnsi="Calibri" w:cs="Calibri"/>
                <w:color w:val="000000"/>
                <w:sz w:val="16"/>
                <w:szCs w:val="16"/>
              </w:rPr>
              <w:pPrChange w:id="2131" w:author="Alotaibi, Raed" w:date="2019-07-15T13:58:00Z">
                <w:pPr>
                  <w:spacing w:after="0" w:line="240" w:lineRule="auto"/>
                  <w:jc w:val="center"/>
                </w:pPr>
              </w:pPrChange>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845F40" w:rsidRDefault="001B2369">
            <w:pPr>
              <w:spacing w:after="0" w:line="276" w:lineRule="auto"/>
              <w:jc w:val="center"/>
              <w:rPr>
                <w:rFonts w:ascii="Calibri" w:eastAsia="Times New Roman" w:hAnsi="Calibri" w:cs="Calibri"/>
                <w:color w:val="000000"/>
                <w:sz w:val="16"/>
                <w:szCs w:val="16"/>
              </w:rPr>
              <w:pPrChange w:id="2132"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c>
          <w:tcPr>
            <w:tcW w:w="825"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845F40" w:rsidRDefault="001B2369">
            <w:pPr>
              <w:spacing w:after="0" w:line="276" w:lineRule="auto"/>
              <w:jc w:val="center"/>
              <w:rPr>
                <w:rFonts w:ascii="Calibri" w:eastAsia="Times New Roman" w:hAnsi="Calibri" w:cs="Calibri"/>
                <w:color w:val="000000"/>
                <w:sz w:val="16"/>
                <w:szCs w:val="16"/>
              </w:rPr>
              <w:pPrChange w:id="2133" w:author="Alotaibi, Raed" w:date="2019-07-15T13:58:00Z">
                <w:pPr>
                  <w:spacing w:after="0" w:line="240" w:lineRule="auto"/>
                  <w:jc w:val="center"/>
                </w:pPr>
              </w:pPrChange>
            </w:pPr>
            <w:r w:rsidRPr="00845F40">
              <w:rPr>
                <w:rFonts w:ascii="Calibri" w:eastAsia="Times New Roman" w:hAnsi="Calibri" w:cs="Calibri"/>
                <w:color w:val="000000"/>
                <w:sz w:val="16"/>
                <w:szCs w:val="16"/>
              </w:rPr>
              <w:t>11.5</w:t>
            </w:r>
          </w:p>
        </w:tc>
      </w:tr>
      <w:tr w:rsidR="00845F40" w:rsidRPr="00845F40" w14:paraId="13A0992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845F40" w:rsidRDefault="001B2369">
            <w:pPr>
              <w:spacing w:after="0" w:line="276" w:lineRule="auto"/>
              <w:rPr>
                <w:rFonts w:ascii="Calibri" w:eastAsia="Times New Roman" w:hAnsi="Calibri" w:cs="Calibri"/>
                <w:color w:val="000000"/>
                <w:sz w:val="16"/>
                <w:szCs w:val="16"/>
              </w:rPr>
              <w:pPrChange w:id="2134" w:author="Alotaibi, Raed" w:date="2019-07-15T13:58:00Z">
                <w:pPr>
                  <w:spacing w:after="0" w:line="240" w:lineRule="auto"/>
                </w:pPr>
              </w:pPrChange>
            </w:pPr>
            <w:r w:rsidRPr="00845F40">
              <w:rPr>
                <w:rFonts w:ascii="Calibri" w:eastAsia="Times New Roman" w:hAnsi="Calibri" w:cs="Calibri"/>
                <w:color w:val="000000"/>
                <w:sz w:val="16"/>
                <w:szCs w:val="16"/>
              </w:rPr>
              <w:t>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D120C0" w14:textId="77777777" w:rsidR="001B2369" w:rsidRPr="00845F40" w:rsidRDefault="001B2369">
            <w:pPr>
              <w:spacing w:after="0" w:line="276" w:lineRule="auto"/>
              <w:jc w:val="center"/>
              <w:rPr>
                <w:rFonts w:ascii="Calibri" w:eastAsia="Times New Roman" w:hAnsi="Calibri" w:cs="Calibri"/>
                <w:color w:val="000000"/>
                <w:sz w:val="16"/>
                <w:szCs w:val="16"/>
              </w:rPr>
              <w:pPrChange w:id="213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218DA" w14:textId="77777777" w:rsidR="001B2369" w:rsidRPr="00845F40" w:rsidRDefault="001B2369">
            <w:pPr>
              <w:spacing w:after="0" w:line="276" w:lineRule="auto"/>
              <w:jc w:val="center"/>
              <w:rPr>
                <w:rFonts w:ascii="Calibri" w:eastAsia="Times New Roman" w:hAnsi="Calibri" w:cs="Calibri"/>
                <w:color w:val="000000"/>
                <w:sz w:val="16"/>
                <w:szCs w:val="16"/>
              </w:rPr>
              <w:pPrChange w:id="21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E03863" w14:textId="77777777" w:rsidR="001B2369" w:rsidRPr="00845F40" w:rsidRDefault="001B2369">
            <w:pPr>
              <w:spacing w:after="0" w:line="276" w:lineRule="auto"/>
              <w:jc w:val="center"/>
              <w:rPr>
                <w:rFonts w:ascii="Calibri" w:eastAsia="Times New Roman" w:hAnsi="Calibri" w:cs="Calibri"/>
                <w:color w:val="000000"/>
                <w:sz w:val="16"/>
                <w:szCs w:val="16"/>
              </w:rPr>
              <w:pPrChange w:id="213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E01BF6" w14:textId="77777777" w:rsidR="001B2369" w:rsidRPr="00845F40" w:rsidRDefault="001B2369">
            <w:pPr>
              <w:spacing w:after="0" w:line="276" w:lineRule="auto"/>
              <w:jc w:val="center"/>
              <w:rPr>
                <w:rFonts w:ascii="Calibri" w:eastAsia="Times New Roman" w:hAnsi="Calibri" w:cs="Calibri"/>
                <w:color w:val="000000"/>
                <w:sz w:val="16"/>
                <w:szCs w:val="16"/>
              </w:rPr>
              <w:pPrChange w:id="213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9D78B8" w14:textId="77777777" w:rsidR="001B2369" w:rsidRPr="00845F40" w:rsidRDefault="001B2369">
            <w:pPr>
              <w:spacing w:after="0" w:line="276" w:lineRule="auto"/>
              <w:jc w:val="center"/>
              <w:rPr>
                <w:rFonts w:ascii="Calibri" w:eastAsia="Times New Roman" w:hAnsi="Calibri" w:cs="Calibri"/>
                <w:color w:val="000000"/>
                <w:sz w:val="16"/>
                <w:szCs w:val="16"/>
              </w:rPr>
              <w:pPrChange w:id="21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D2D0835" w14:textId="77777777" w:rsidR="001B2369" w:rsidRPr="00845F40" w:rsidRDefault="001B2369">
            <w:pPr>
              <w:spacing w:after="0" w:line="276" w:lineRule="auto"/>
              <w:jc w:val="center"/>
              <w:rPr>
                <w:rFonts w:ascii="Calibri" w:eastAsia="Times New Roman" w:hAnsi="Calibri" w:cs="Calibri"/>
                <w:color w:val="000000"/>
                <w:sz w:val="16"/>
                <w:szCs w:val="16"/>
              </w:rPr>
              <w:pPrChange w:id="214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842BF3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845F40" w:rsidRDefault="001B2369">
            <w:pPr>
              <w:spacing w:after="0" w:line="276" w:lineRule="auto"/>
              <w:rPr>
                <w:rFonts w:ascii="Calibri" w:eastAsia="Times New Roman" w:hAnsi="Calibri" w:cs="Calibri"/>
                <w:color w:val="000000"/>
                <w:sz w:val="16"/>
                <w:szCs w:val="16"/>
              </w:rPr>
              <w:pPrChange w:id="2141" w:author="Alotaibi, Raed" w:date="2019-07-15T13:58:00Z">
                <w:pPr>
                  <w:spacing w:after="0" w:line="240" w:lineRule="auto"/>
                </w:pPr>
              </w:pPrChange>
            </w:pPr>
            <w:r w:rsidRPr="00845F40">
              <w:rPr>
                <w:rFonts w:ascii="Calibri" w:eastAsia="Times New Roman" w:hAnsi="Calibri" w:cs="Calibri"/>
                <w:color w:val="000000"/>
                <w:sz w:val="16"/>
                <w:szCs w:val="16"/>
              </w:rPr>
              <w:t>Washington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F6C48C" w14:textId="77777777" w:rsidR="001B2369" w:rsidRPr="00845F40" w:rsidRDefault="001B2369">
            <w:pPr>
              <w:spacing w:after="0" w:line="276" w:lineRule="auto"/>
              <w:jc w:val="center"/>
              <w:rPr>
                <w:rFonts w:ascii="Calibri" w:eastAsia="Times New Roman" w:hAnsi="Calibri" w:cs="Calibri"/>
                <w:color w:val="000000"/>
                <w:sz w:val="16"/>
                <w:szCs w:val="16"/>
              </w:rPr>
              <w:pPrChange w:id="214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BDF14EA" w14:textId="77777777" w:rsidR="001B2369" w:rsidRPr="00845F40" w:rsidRDefault="001B2369">
            <w:pPr>
              <w:spacing w:after="0" w:line="276" w:lineRule="auto"/>
              <w:jc w:val="center"/>
              <w:rPr>
                <w:rFonts w:ascii="Calibri" w:eastAsia="Times New Roman" w:hAnsi="Calibri" w:cs="Calibri"/>
                <w:color w:val="000000"/>
                <w:sz w:val="16"/>
                <w:szCs w:val="16"/>
              </w:rPr>
              <w:pPrChange w:id="21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3217C6" w14:textId="77777777" w:rsidR="001B2369" w:rsidRPr="00845F40" w:rsidRDefault="001B2369">
            <w:pPr>
              <w:spacing w:after="0" w:line="276" w:lineRule="auto"/>
              <w:jc w:val="center"/>
              <w:rPr>
                <w:rFonts w:ascii="Calibri" w:eastAsia="Times New Roman" w:hAnsi="Calibri" w:cs="Calibri"/>
                <w:color w:val="000000"/>
                <w:sz w:val="16"/>
                <w:szCs w:val="16"/>
              </w:rPr>
              <w:pPrChange w:id="214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845F40" w:rsidRDefault="001B2369">
            <w:pPr>
              <w:spacing w:after="0" w:line="276" w:lineRule="auto"/>
              <w:jc w:val="center"/>
              <w:rPr>
                <w:rFonts w:ascii="Calibri" w:eastAsia="Times New Roman" w:hAnsi="Calibri" w:cs="Calibri"/>
                <w:color w:val="000000"/>
                <w:sz w:val="16"/>
                <w:szCs w:val="16"/>
              </w:rPr>
              <w:pPrChange w:id="2145" w:author="Alotaibi, Raed" w:date="2019-07-15T13:58:00Z">
                <w:pPr>
                  <w:spacing w:after="0" w:line="240" w:lineRule="auto"/>
                  <w:jc w:val="center"/>
                </w:pPr>
              </w:pPrChange>
            </w:pPr>
            <w:r w:rsidRPr="00845F40">
              <w:rPr>
                <w:rFonts w:ascii="Calibri" w:eastAsia="Times New Roman" w:hAnsi="Calibri" w:cs="Calibri"/>
                <w:color w:val="000000"/>
                <w:sz w:val="16"/>
                <w:szCs w:val="16"/>
              </w:rPr>
              <w:t>7.9</w:t>
            </w:r>
          </w:p>
        </w:tc>
        <w:tc>
          <w:tcPr>
            <w:tcW w:w="606"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845F40" w:rsidRDefault="001B2369">
            <w:pPr>
              <w:spacing w:after="0" w:line="276" w:lineRule="auto"/>
              <w:jc w:val="center"/>
              <w:rPr>
                <w:rFonts w:ascii="Calibri" w:eastAsia="Times New Roman" w:hAnsi="Calibri" w:cs="Calibri"/>
                <w:color w:val="000000"/>
                <w:sz w:val="16"/>
                <w:szCs w:val="16"/>
              </w:rPr>
              <w:pPrChange w:id="2146" w:author="Alotaibi, Raed" w:date="2019-07-15T13:58:00Z">
                <w:pPr>
                  <w:spacing w:after="0" w:line="240" w:lineRule="auto"/>
                  <w:jc w:val="center"/>
                </w:pPr>
              </w:pPrChange>
            </w:pPr>
            <w:r w:rsidRPr="00845F40">
              <w:rPr>
                <w:rFonts w:ascii="Calibri" w:eastAsia="Times New Roman" w:hAnsi="Calibri" w:cs="Calibri"/>
                <w:color w:val="000000"/>
                <w:sz w:val="16"/>
                <w:szCs w:val="16"/>
              </w:rPr>
              <w:t>5.6</w:t>
            </w:r>
          </w:p>
        </w:tc>
        <w:tc>
          <w:tcPr>
            <w:tcW w:w="825"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845F40" w:rsidRDefault="001B2369">
            <w:pPr>
              <w:spacing w:after="0" w:line="276" w:lineRule="auto"/>
              <w:jc w:val="center"/>
              <w:rPr>
                <w:rFonts w:ascii="Calibri" w:eastAsia="Times New Roman" w:hAnsi="Calibri" w:cs="Calibri"/>
                <w:color w:val="000000"/>
                <w:sz w:val="16"/>
                <w:szCs w:val="16"/>
              </w:rPr>
              <w:pPrChange w:id="2147" w:author="Alotaibi, Raed" w:date="2019-07-15T13:58:00Z">
                <w:pPr>
                  <w:spacing w:after="0" w:line="240" w:lineRule="auto"/>
                  <w:jc w:val="center"/>
                </w:pPr>
              </w:pPrChange>
            </w:pPr>
            <w:r w:rsidRPr="00845F40">
              <w:rPr>
                <w:rFonts w:ascii="Calibri" w:eastAsia="Times New Roman" w:hAnsi="Calibri" w:cs="Calibri"/>
                <w:color w:val="000000"/>
                <w:sz w:val="16"/>
                <w:szCs w:val="16"/>
              </w:rPr>
              <w:t>6.8</w:t>
            </w:r>
          </w:p>
        </w:tc>
      </w:tr>
      <w:tr w:rsidR="00845F40" w:rsidRPr="00845F40" w14:paraId="2E9801A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845F40" w:rsidRDefault="001B2369">
            <w:pPr>
              <w:spacing w:after="0" w:line="276" w:lineRule="auto"/>
              <w:rPr>
                <w:rFonts w:ascii="Calibri" w:eastAsia="Times New Roman" w:hAnsi="Calibri" w:cs="Calibri"/>
                <w:color w:val="000000"/>
                <w:sz w:val="16"/>
                <w:szCs w:val="16"/>
              </w:rPr>
              <w:pPrChange w:id="2148" w:author="Alotaibi, Raed" w:date="2019-07-15T13:58:00Z">
                <w:pPr>
                  <w:spacing w:after="0" w:line="240" w:lineRule="auto"/>
                </w:pPr>
              </w:pPrChange>
            </w:pPr>
            <w:r w:rsidRPr="00845F40">
              <w:rPr>
                <w:rFonts w:ascii="Calibri" w:eastAsia="Times New Roman" w:hAnsi="Calibri" w:cs="Calibri"/>
                <w:color w:val="000000"/>
                <w:sz w:val="16"/>
                <w:szCs w:val="16"/>
              </w:rPr>
              <w:t>West 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C8FBBDD" w14:textId="77777777" w:rsidR="001B2369" w:rsidRPr="00845F40" w:rsidRDefault="001B2369">
            <w:pPr>
              <w:spacing w:after="0" w:line="276" w:lineRule="auto"/>
              <w:jc w:val="center"/>
              <w:rPr>
                <w:rFonts w:ascii="Calibri" w:eastAsia="Times New Roman" w:hAnsi="Calibri" w:cs="Calibri"/>
                <w:color w:val="000000"/>
                <w:sz w:val="16"/>
                <w:szCs w:val="16"/>
              </w:rPr>
              <w:pPrChange w:id="21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845F40" w:rsidRDefault="001B2369">
            <w:pPr>
              <w:spacing w:after="0" w:line="276" w:lineRule="auto"/>
              <w:jc w:val="center"/>
              <w:rPr>
                <w:rFonts w:ascii="Calibri" w:eastAsia="Times New Roman" w:hAnsi="Calibri" w:cs="Calibri"/>
                <w:color w:val="000000"/>
                <w:sz w:val="16"/>
                <w:szCs w:val="16"/>
              </w:rPr>
              <w:pPrChange w:id="2150" w:author="Alotaibi, Raed" w:date="2019-07-15T13:58:00Z">
                <w:pPr>
                  <w:spacing w:after="0" w:line="240" w:lineRule="auto"/>
                  <w:jc w:val="center"/>
                </w:pPr>
              </w:pPrChange>
            </w:pPr>
            <w:r w:rsidRPr="00845F40">
              <w:rPr>
                <w:rFonts w:ascii="Calibri" w:eastAsia="Times New Roman" w:hAnsi="Calibri" w:cs="Calibri"/>
                <w:color w:val="000000"/>
                <w:sz w:val="16"/>
                <w:szCs w:val="16"/>
              </w:rPr>
              <w:t>11.8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CDD92B" w14:textId="77777777" w:rsidR="001B2369" w:rsidRPr="00845F40" w:rsidRDefault="001B2369">
            <w:pPr>
              <w:spacing w:after="0" w:line="276" w:lineRule="auto"/>
              <w:jc w:val="center"/>
              <w:rPr>
                <w:rFonts w:ascii="Calibri" w:eastAsia="Times New Roman" w:hAnsi="Calibri" w:cs="Calibri"/>
                <w:color w:val="000000"/>
                <w:sz w:val="16"/>
                <w:szCs w:val="16"/>
              </w:rPr>
              <w:pPrChange w:id="215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110A35" w14:textId="77777777" w:rsidR="001B2369" w:rsidRPr="00845F40" w:rsidRDefault="001B2369">
            <w:pPr>
              <w:spacing w:after="0" w:line="276" w:lineRule="auto"/>
              <w:jc w:val="center"/>
              <w:rPr>
                <w:rFonts w:ascii="Calibri" w:eastAsia="Times New Roman" w:hAnsi="Calibri" w:cs="Calibri"/>
                <w:color w:val="000000"/>
                <w:sz w:val="16"/>
                <w:szCs w:val="16"/>
              </w:rPr>
              <w:pPrChange w:id="215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C166F3" w14:textId="77777777" w:rsidR="001B2369" w:rsidRPr="00845F40" w:rsidRDefault="001B2369">
            <w:pPr>
              <w:spacing w:after="0" w:line="276" w:lineRule="auto"/>
              <w:jc w:val="center"/>
              <w:rPr>
                <w:rFonts w:ascii="Calibri" w:eastAsia="Times New Roman" w:hAnsi="Calibri" w:cs="Calibri"/>
                <w:color w:val="000000"/>
                <w:sz w:val="16"/>
                <w:szCs w:val="16"/>
              </w:rPr>
              <w:pPrChange w:id="215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845F40" w:rsidRDefault="001B2369">
            <w:pPr>
              <w:spacing w:after="0" w:line="276" w:lineRule="auto"/>
              <w:jc w:val="center"/>
              <w:rPr>
                <w:rFonts w:ascii="Calibri" w:eastAsia="Times New Roman" w:hAnsi="Calibri" w:cs="Calibri"/>
                <w:color w:val="000000"/>
                <w:sz w:val="16"/>
                <w:szCs w:val="16"/>
              </w:rPr>
              <w:pPrChange w:id="2154" w:author="Alotaibi, Raed" w:date="2019-07-15T13:58:00Z">
                <w:pPr>
                  <w:spacing w:after="0" w:line="240" w:lineRule="auto"/>
                  <w:jc w:val="center"/>
                </w:pPr>
              </w:pPrChange>
            </w:pPr>
            <w:r w:rsidRPr="00845F40">
              <w:rPr>
                <w:rFonts w:ascii="Calibri" w:eastAsia="Times New Roman" w:hAnsi="Calibri" w:cs="Calibri"/>
                <w:color w:val="000000"/>
                <w:sz w:val="16"/>
                <w:szCs w:val="16"/>
              </w:rPr>
              <w:t>11.8</w:t>
            </w:r>
          </w:p>
        </w:tc>
      </w:tr>
      <w:tr w:rsidR="00845F40" w:rsidRPr="00845F40" w14:paraId="310D8B4A" w14:textId="77777777" w:rsidTr="00A72E20">
        <w:trPr>
          <w:trHeight w:val="77"/>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845F40" w:rsidRDefault="001B2369">
            <w:pPr>
              <w:spacing w:after="0" w:line="276" w:lineRule="auto"/>
              <w:rPr>
                <w:rFonts w:ascii="Calibri" w:eastAsia="Times New Roman" w:hAnsi="Calibri" w:cs="Calibri"/>
                <w:color w:val="000000"/>
                <w:sz w:val="16"/>
                <w:szCs w:val="16"/>
              </w:rPr>
              <w:pPrChange w:id="2155" w:author="Alotaibi, Raed" w:date="2019-07-15T13:58:00Z">
                <w:pPr>
                  <w:spacing w:after="0" w:line="240" w:lineRule="auto"/>
                </w:pPr>
              </w:pPrChange>
            </w:pPr>
            <w:r w:rsidRPr="00845F40">
              <w:rPr>
                <w:rFonts w:ascii="Calibri" w:eastAsia="Times New Roman" w:hAnsi="Calibri" w:cs="Calibri"/>
                <w:color w:val="000000"/>
                <w:sz w:val="16"/>
                <w:szCs w:val="16"/>
              </w:rPr>
              <w:t>Wisconsin</w:t>
            </w:r>
          </w:p>
        </w:tc>
        <w:tc>
          <w:tcPr>
            <w:tcW w:w="606"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845F40" w:rsidRDefault="001B2369">
            <w:pPr>
              <w:spacing w:after="0" w:line="276" w:lineRule="auto"/>
              <w:jc w:val="center"/>
              <w:rPr>
                <w:rFonts w:ascii="Calibri" w:eastAsia="Times New Roman" w:hAnsi="Calibri" w:cs="Calibri"/>
                <w:color w:val="000000"/>
                <w:sz w:val="16"/>
                <w:szCs w:val="16"/>
              </w:rPr>
              <w:pPrChange w:id="2156" w:author="Alotaibi, Raed" w:date="2019-07-15T13:58:00Z">
                <w:pPr>
                  <w:spacing w:after="0" w:line="240" w:lineRule="auto"/>
                  <w:jc w:val="center"/>
                </w:pPr>
              </w:pPrChange>
            </w:pPr>
            <w:r w:rsidRPr="00845F40">
              <w:rPr>
                <w:rFonts w:ascii="Calibri" w:eastAsia="Times New Roman" w:hAnsi="Calibri" w:cs="Calibri"/>
                <w:color w:val="000000"/>
                <w:sz w:val="16"/>
                <w:szCs w:val="16"/>
              </w:rPr>
              <w:t>12.3</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1A25E5" w14:textId="77777777" w:rsidR="001B2369" w:rsidRPr="00845F40" w:rsidRDefault="001B2369">
            <w:pPr>
              <w:spacing w:after="0" w:line="276" w:lineRule="auto"/>
              <w:jc w:val="center"/>
              <w:rPr>
                <w:rFonts w:ascii="Calibri" w:eastAsia="Times New Roman" w:hAnsi="Calibri" w:cs="Calibri"/>
                <w:color w:val="000000"/>
                <w:sz w:val="16"/>
                <w:szCs w:val="16"/>
              </w:rPr>
              <w:pPrChange w:id="215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12CA2EE" w14:textId="77777777" w:rsidR="001B2369" w:rsidRPr="00845F40" w:rsidRDefault="001B2369">
            <w:pPr>
              <w:spacing w:after="0" w:line="276" w:lineRule="auto"/>
              <w:jc w:val="center"/>
              <w:rPr>
                <w:rFonts w:ascii="Calibri" w:eastAsia="Times New Roman" w:hAnsi="Calibri" w:cs="Calibri"/>
                <w:color w:val="000000"/>
                <w:sz w:val="16"/>
                <w:szCs w:val="16"/>
              </w:rPr>
              <w:pPrChange w:id="215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87324AF" w14:textId="77777777" w:rsidR="001B2369" w:rsidRPr="00845F40" w:rsidRDefault="001B2369">
            <w:pPr>
              <w:spacing w:after="0" w:line="276" w:lineRule="auto"/>
              <w:jc w:val="center"/>
              <w:rPr>
                <w:rFonts w:ascii="Calibri" w:eastAsia="Times New Roman" w:hAnsi="Calibri" w:cs="Calibri"/>
                <w:color w:val="000000"/>
                <w:sz w:val="16"/>
                <w:szCs w:val="16"/>
              </w:rPr>
              <w:pPrChange w:id="21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530518" w14:textId="77777777" w:rsidR="001B2369" w:rsidRPr="00845F40" w:rsidRDefault="001B2369">
            <w:pPr>
              <w:spacing w:after="0" w:line="276" w:lineRule="auto"/>
              <w:jc w:val="center"/>
              <w:rPr>
                <w:rFonts w:ascii="Calibri" w:eastAsia="Times New Roman" w:hAnsi="Calibri" w:cs="Calibri"/>
                <w:color w:val="000000"/>
                <w:sz w:val="16"/>
                <w:szCs w:val="16"/>
              </w:rPr>
              <w:pPrChange w:id="216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845F40" w:rsidRDefault="001B2369">
            <w:pPr>
              <w:spacing w:after="0" w:line="276" w:lineRule="auto"/>
              <w:jc w:val="center"/>
              <w:rPr>
                <w:rFonts w:ascii="Calibri" w:eastAsia="Times New Roman" w:hAnsi="Calibri" w:cs="Calibri"/>
                <w:color w:val="000000"/>
                <w:sz w:val="16"/>
                <w:szCs w:val="16"/>
              </w:rPr>
              <w:pPrChange w:id="2161" w:author="Alotaibi, Raed" w:date="2019-07-15T13:58:00Z">
                <w:pPr>
                  <w:spacing w:after="0" w:line="240" w:lineRule="auto"/>
                  <w:jc w:val="center"/>
                </w:pPr>
              </w:pPrChange>
            </w:pPr>
            <w:r w:rsidRPr="00845F40">
              <w:rPr>
                <w:rFonts w:ascii="Calibri" w:eastAsia="Times New Roman" w:hAnsi="Calibri" w:cs="Calibri"/>
                <w:color w:val="000000"/>
                <w:sz w:val="16"/>
                <w:szCs w:val="16"/>
              </w:rPr>
              <w:t>12.3</w:t>
            </w:r>
          </w:p>
        </w:tc>
      </w:tr>
      <w:tr w:rsidR="00845F40" w:rsidRPr="00845F40" w14:paraId="30577E9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845F40" w:rsidRDefault="001B2369">
            <w:pPr>
              <w:pStyle w:val="NoSpacing"/>
              <w:spacing w:line="276" w:lineRule="auto"/>
              <w:rPr>
                <w:sz w:val="16"/>
                <w:szCs w:val="16"/>
              </w:rPr>
              <w:pPrChange w:id="2162" w:author="Alotaibi, Raed" w:date="2019-07-15T13:58:00Z">
                <w:pPr>
                  <w:pStyle w:val="NoSpacing"/>
                </w:pPr>
              </w:pPrChange>
            </w:pPr>
            <w:r w:rsidRPr="00845F40">
              <w:rPr>
                <w:sz w:val="16"/>
                <w:szCs w:val="16"/>
              </w:rPr>
              <w:t>Wyoming</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B0B56B" w14:textId="77777777" w:rsidR="001B2369" w:rsidRPr="00845F40" w:rsidRDefault="001B2369">
            <w:pPr>
              <w:pStyle w:val="NoSpacing"/>
              <w:spacing w:line="276" w:lineRule="auto"/>
              <w:rPr>
                <w:sz w:val="16"/>
                <w:szCs w:val="16"/>
              </w:rPr>
              <w:pPrChange w:id="2163"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2C9207" w14:textId="77777777" w:rsidR="001B2369" w:rsidRPr="00845F40" w:rsidRDefault="001B2369">
            <w:pPr>
              <w:pStyle w:val="NoSpacing"/>
              <w:spacing w:line="276" w:lineRule="auto"/>
              <w:rPr>
                <w:sz w:val="16"/>
                <w:szCs w:val="16"/>
              </w:rPr>
              <w:pPrChange w:id="2164"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EAED50" w14:textId="77777777" w:rsidR="001B2369" w:rsidRPr="00845F40" w:rsidRDefault="001B2369">
            <w:pPr>
              <w:pStyle w:val="NoSpacing"/>
              <w:spacing w:line="276" w:lineRule="auto"/>
              <w:rPr>
                <w:sz w:val="16"/>
                <w:szCs w:val="16"/>
              </w:rPr>
              <w:pPrChange w:id="2165"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9ED693" w14:textId="77777777" w:rsidR="001B2369" w:rsidRPr="00845F40" w:rsidRDefault="001B2369">
            <w:pPr>
              <w:pStyle w:val="NoSpacing"/>
              <w:spacing w:line="276" w:lineRule="auto"/>
              <w:rPr>
                <w:sz w:val="16"/>
                <w:szCs w:val="16"/>
              </w:rPr>
              <w:pPrChange w:id="2166"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9AAE4E" w14:textId="77777777" w:rsidR="001B2369" w:rsidRPr="00845F40" w:rsidRDefault="001B2369">
            <w:pPr>
              <w:pStyle w:val="NoSpacing"/>
              <w:spacing w:line="276" w:lineRule="auto"/>
              <w:rPr>
                <w:sz w:val="16"/>
                <w:szCs w:val="16"/>
              </w:rPr>
              <w:pPrChange w:id="2167" w:author="Alotaibi, Raed" w:date="2019-07-15T13:58:00Z">
                <w:pPr>
                  <w:pStyle w:val="NoSpacing"/>
                </w:pPr>
              </w:pPrChange>
            </w:pPr>
            <w:r w:rsidRPr="00845F40">
              <w:rPr>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1DA533" w14:textId="77777777" w:rsidR="001B2369" w:rsidRPr="00845F40" w:rsidRDefault="001B2369">
            <w:pPr>
              <w:pStyle w:val="NoSpacing"/>
              <w:spacing w:line="276" w:lineRule="auto"/>
              <w:rPr>
                <w:sz w:val="16"/>
                <w:szCs w:val="16"/>
              </w:rPr>
              <w:pPrChange w:id="2168" w:author="Alotaibi, Raed" w:date="2019-07-15T13:58:00Z">
                <w:pPr>
                  <w:pStyle w:val="NoSpacing"/>
                </w:pPr>
              </w:pPrChange>
            </w:pPr>
            <w:r w:rsidRPr="00845F40">
              <w:rPr>
                <w:sz w:val="16"/>
                <w:szCs w:val="16"/>
              </w:rPr>
              <w:t> </w:t>
            </w:r>
          </w:p>
        </w:tc>
      </w:tr>
    </w:tbl>
    <w:p w14:paraId="5A050713" w14:textId="195F931A" w:rsidR="001619ED" w:rsidRDefault="00845F40">
      <w:pPr>
        <w:pStyle w:val="NoSpacing"/>
        <w:spacing w:line="276" w:lineRule="auto"/>
        <w:rPr>
          <w:i/>
          <w:sz w:val="20"/>
          <w:szCs w:val="20"/>
        </w:rPr>
        <w:sectPr w:rsidR="001619ED" w:rsidSect="00845F40">
          <w:pgSz w:w="11906" w:h="16838" w:code="9"/>
          <w:pgMar w:top="1440" w:right="1440" w:bottom="1440" w:left="1440" w:header="720" w:footer="720" w:gutter="0"/>
          <w:lnNumType w:countBy="1" w:restart="continuous"/>
          <w:cols w:space="720"/>
          <w:docGrid w:linePitch="360"/>
        </w:sectPr>
        <w:pPrChange w:id="2169" w:author="Alotaibi, Raed" w:date="2019-07-15T13:58:00Z">
          <w:pPr>
            <w:pStyle w:val="NoSpacing"/>
          </w:pPr>
        </w:pPrChange>
      </w:pPr>
      <w:r w:rsidRPr="00E86672">
        <w:rPr>
          <w:i/>
          <w:sz w:val="20"/>
          <w:szCs w:val="20"/>
        </w:rPr>
        <w:t>*</w:t>
      </w:r>
      <w:r w:rsidRPr="00E86672">
        <w:rPr>
          <w:i/>
          <w:iCs/>
          <w:sz w:val="20"/>
          <w:szCs w:val="20"/>
        </w:rPr>
        <w:t>Incidence rate</w:t>
      </w:r>
      <w:r w:rsidRPr="00E86672">
        <w:rPr>
          <w:i/>
          <w:sz w:val="20"/>
          <w:szCs w:val="20"/>
        </w:rPr>
        <w:t xml:space="preserve"> per 1,000 at-risk children</w:t>
      </w:r>
    </w:p>
    <w:p w14:paraId="68788601" w14:textId="62E9534C" w:rsidR="004E4D3F" w:rsidRPr="000A6843" w:rsidRDefault="004E4D3F" w:rsidP="008E07FB">
      <w:pPr>
        <w:pStyle w:val="NoSpacing"/>
        <w:spacing w:line="276" w:lineRule="auto"/>
        <w:rPr>
          <w:i/>
          <w:iCs/>
          <w:color w:val="44546A" w:themeColor="text2"/>
        </w:rPr>
      </w:pPr>
      <w:bookmarkStart w:id="2170" w:name="_Ref9945975"/>
      <w:bookmarkStart w:id="2171" w:name="_Toc9940847"/>
      <w:bookmarkStart w:id="2172" w:name="_Toc14120464"/>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0A6843" w:rsidRPr="000A6843">
        <w:rPr>
          <w:i/>
          <w:iCs/>
          <w:noProof/>
          <w:color w:val="44546A" w:themeColor="text2"/>
        </w:rPr>
        <w:t>3</w:t>
      </w:r>
      <w:r w:rsidR="003A36B2" w:rsidRPr="000A6843">
        <w:rPr>
          <w:i/>
          <w:iCs/>
          <w:noProof/>
          <w:color w:val="44546A" w:themeColor="text2"/>
        </w:rPr>
        <w:fldChar w:fldCharType="end"/>
      </w:r>
      <w:bookmarkEnd w:id="2170"/>
      <w:r w:rsidRPr="000A6843">
        <w:rPr>
          <w:i/>
          <w:iCs/>
          <w:color w:val="44546A" w:themeColor="text2"/>
        </w:rPr>
        <w:t>: Childhood asthma survey summary by state (Total of 2006-2010)</w:t>
      </w:r>
      <w:bookmarkEnd w:id="2171"/>
      <w:bookmarkEnd w:id="2172"/>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pPr>
              <w:pStyle w:val="NoSpacing"/>
              <w:spacing w:line="276" w:lineRule="auto"/>
              <w:rPr>
                <w:rFonts w:ascii="Calibri" w:eastAsia="Times New Roman" w:hAnsi="Calibri" w:cs="Calibri"/>
                <w:b/>
                <w:bCs/>
                <w:color w:val="000000"/>
              </w:rPr>
              <w:pPrChange w:id="2173" w:author="Alotaibi, Raed" w:date="2019-07-15T13:58:00Z">
                <w:pPr>
                  <w:pStyle w:val="NoSpacing"/>
                </w:pPr>
              </w:pPrChange>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pPr>
              <w:pStyle w:val="NoSpacing"/>
              <w:spacing w:line="276" w:lineRule="auto"/>
              <w:rPr>
                <w:rFonts w:ascii="Calibri" w:eastAsia="Times New Roman" w:hAnsi="Calibri" w:cs="Calibri"/>
                <w:b/>
                <w:bCs/>
                <w:color w:val="000000"/>
              </w:rPr>
              <w:pPrChange w:id="2174"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pPr>
              <w:pStyle w:val="NoSpacing"/>
              <w:spacing w:line="276" w:lineRule="auto"/>
              <w:rPr>
                <w:rFonts w:ascii="Calibri" w:eastAsia="Times New Roman" w:hAnsi="Calibri" w:cs="Calibri"/>
                <w:b/>
                <w:bCs/>
                <w:color w:val="000000"/>
              </w:rPr>
              <w:pPrChange w:id="2175"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pPr>
              <w:pStyle w:val="NoSpacing"/>
              <w:spacing w:line="276" w:lineRule="auto"/>
              <w:rPr>
                <w:rFonts w:ascii="Calibri" w:eastAsia="Times New Roman" w:hAnsi="Calibri" w:cs="Calibri"/>
                <w:b/>
                <w:bCs/>
                <w:color w:val="000000"/>
              </w:rPr>
              <w:pPrChange w:id="2176" w:author="Alotaibi, Raed" w:date="2019-07-15T13:58:00Z">
                <w:pPr>
                  <w:pStyle w:val="NoSpacing"/>
                </w:pPr>
              </w:pPrChange>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pPr>
              <w:pStyle w:val="NoSpacing"/>
              <w:spacing w:line="276" w:lineRule="auto"/>
              <w:rPr>
                <w:rFonts w:ascii="Calibri" w:eastAsia="Times New Roman" w:hAnsi="Calibri" w:cs="Calibri"/>
                <w:b/>
                <w:bCs/>
                <w:color w:val="000000"/>
              </w:rPr>
              <w:pPrChange w:id="2177" w:author="Alotaibi, Raed" w:date="2019-07-15T13:58:00Z">
                <w:pPr>
                  <w:pStyle w:val="NoSpacing"/>
                </w:pPr>
              </w:pPrChange>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pPr>
              <w:spacing w:after="0" w:line="276" w:lineRule="auto"/>
              <w:rPr>
                <w:rFonts w:ascii="Calibri" w:eastAsia="Times New Roman" w:hAnsi="Calibri" w:cs="Calibri"/>
                <w:color w:val="000000"/>
              </w:rPr>
              <w:pPrChange w:id="2178" w:author="Alotaibi, Raed" w:date="2019-07-15T13:58:00Z">
                <w:pPr>
                  <w:spacing w:after="0" w:line="240" w:lineRule="auto"/>
                </w:pPr>
              </w:pPrChange>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pPr>
              <w:spacing w:after="0" w:line="276" w:lineRule="auto"/>
              <w:jc w:val="center"/>
              <w:rPr>
                <w:rFonts w:ascii="Calibri" w:eastAsia="Times New Roman" w:hAnsi="Calibri" w:cs="Calibri"/>
                <w:color w:val="000000"/>
              </w:rPr>
              <w:pPrChange w:id="2179" w:author="Alotaibi, Raed" w:date="2019-07-15T13:58:00Z">
                <w:pPr>
                  <w:spacing w:after="0" w:line="240" w:lineRule="auto"/>
                  <w:jc w:val="center"/>
                </w:pPr>
              </w:pPrChange>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pPr>
              <w:spacing w:after="0" w:line="276" w:lineRule="auto"/>
              <w:jc w:val="center"/>
              <w:rPr>
                <w:rFonts w:ascii="Calibri" w:eastAsia="Times New Roman" w:hAnsi="Calibri" w:cs="Calibri"/>
                <w:color w:val="000000"/>
              </w:rPr>
              <w:pPrChange w:id="2180" w:author="Alotaibi, Raed" w:date="2019-07-15T13:58:00Z">
                <w:pPr>
                  <w:spacing w:after="0" w:line="240" w:lineRule="auto"/>
                  <w:jc w:val="center"/>
                </w:pPr>
              </w:pPrChange>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pPr>
              <w:spacing w:after="0" w:line="276" w:lineRule="auto"/>
              <w:jc w:val="center"/>
              <w:rPr>
                <w:rFonts w:ascii="Calibri" w:eastAsia="Times New Roman" w:hAnsi="Calibri" w:cs="Calibri"/>
                <w:color w:val="000000"/>
              </w:rPr>
              <w:pPrChange w:id="2181" w:author="Alotaibi, Raed" w:date="2019-07-15T13:58:00Z">
                <w:pPr>
                  <w:spacing w:after="0" w:line="240" w:lineRule="auto"/>
                  <w:jc w:val="center"/>
                </w:pPr>
              </w:pPrChange>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pPr>
              <w:spacing w:after="0" w:line="276" w:lineRule="auto"/>
              <w:jc w:val="center"/>
              <w:rPr>
                <w:rFonts w:ascii="Calibri" w:eastAsia="Times New Roman" w:hAnsi="Calibri" w:cs="Calibri"/>
                <w:color w:val="000000"/>
              </w:rPr>
              <w:pPrChange w:id="2182" w:author="Alotaibi, Raed" w:date="2019-07-15T13:58:00Z">
                <w:pPr>
                  <w:spacing w:after="0" w:line="240" w:lineRule="auto"/>
                  <w:jc w:val="center"/>
                </w:pPr>
              </w:pPrChange>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pPr>
              <w:spacing w:after="0" w:line="276" w:lineRule="auto"/>
              <w:rPr>
                <w:rFonts w:ascii="Calibri" w:eastAsia="Times New Roman" w:hAnsi="Calibri" w:cs="Calibri"/>
                <w:color w:val="000000"/>
              </w:rPr>
              <w:pPrChange w:id="2183" w:author="Alotaibi, Raed" w:date="2019-07-15T13:58:00Z">
                <w:pPr>
                  <w:spacing w:after="0" w:line="240" w:lineRule="auto"/>
                </w:pPr>
              </w:pPrChange>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pPr>
              <w:spacing w:after="0" w:line="276" w:lineRule="auto"/>
              <w:jc w:val="center"/>
              <w:rPr>
                <w:rFonts w:ascii="Calibri" w:eastAsia="Times New Roman" w:hAnsi="Calibri" w:cs="Calibri"/>
                <w:color w:val="000000"/>
              </w:rPr>
              <w:pPrChange w:id="2184" w:author="Alotaibi, Raed" w:date="2019-07-15T13:58:00Z">
                <w:pPr>
                  <w:spacing w:after="0" w:line="240" w:lineRule="auto"/>
                  <w:jc w:val="center"/>
                </w:pPr>
              </w:pPrChange>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pPr>
              <w:spacing w:after="0" w:line="276" w:lineRule="auto"/>
              <w:jc w:val="center"/>
              <w:rPr>
                <w:rFonts w:ascii="Calibri" w:eastAsia="Times New Roman" w:hAnsi="Calibri" w:cs="Calibri"/>
                <w:color w:val="000000"/>
              </w:rPr>
              <w:pPrChange w:id="2185" w:author="Alotaibi, Raed" w:date="2019-07-15T13:58:00Z">
                <w:pPr>
                  <w:spacing w:after="0" w:line="240" w:lineRule="auto"/>
                  <w:jc w:val="center"/>
                </w:pPr>
              </w:pPrChange>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pPr>
              <w:spacing w:after="0" w:line="276" w:lineRule="auto"/>
              <w:jc w:val="center"/>
              <w:rPr>
                <w:rFonts w:ascii="Calibri" w:eastAsia="Times New Roman" w:hAnsi="Calibri" w:cs="Calibri"/>
                <w:color w:val="000000"/>
              </w:rPr>
              <w:pPrChange w:id="2186" w:author="Alotaibi, Raed" w:date="2019-07-15T13:58:00Z">
                <w:pPr>
                  <w:spacing w:after="0" w:line="240" w:lineRule="auto"/>
                  <w:jc w:val="center"/>
                </w:pPr>
              </w:pPrChange>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pPr>
              <w:spacing w:after="0" w:line="276" w:lineRule="auto"/>
              <w:jc w:val="center"/>
              <w:rPr>
                <w:rFonts w:ascii="Calibri" w:eastAsia="Times New Roman" w:hAnsi="Calibri" w:cs="Calibri"/>
                <w:color w:val="000000"/>
              </w:rPr>
              <w:pPrChange w:id="2187"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pPr>
              <w:spacing w:after="0" w:line="276" w:lineRule="auto"/>
              <w:rPr>
                <w:rFonts w:ascii="Calibri" w:eastAsia="Times New Roman" w:hAnsi="Calibri" w:cs="Calibri"/>
                <w:color w:val="000000"/>
              </w:rPr>
              <w:pPrChange w:id="2188" w:author="Alotaibi, Raed" w:date="2019-07-15T13:58:00Z">
                <w:pPr>
                  <w:spacing w:after="0" w:line="240" w:lineRule="auto"/>
                </w:pPr>
              </w:pPrChange>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pPr>
              <w:spacing w:after="0" w:line="276" w:lineRule="auto"/>
              <w:jc w:val="center"/>
              <w:rPr>
                <w:rFonts w:ascii="Calibri" w:eastAsia="Times New Roman" w:hAnsi="Calibri" w:cs="Calibri"/>
                <w:color w:val="000000"/>
              </w:rPr>
              <w:pPrChange w:id="2189" w:author="Alotaibi, Raed" w:date="2019-07-15T13:58:00Z">
                <w:pPr>
                  <w:spacing w:after="0" w:line="240" w:lineRule="auto"/>
                  <w:jc w:val="center"/>
                </w:pPr>
              </w:pPrChange>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pPr>
              <w:spacing w:after="0" w:line="276" w:lineRule="auto"/>
              <w:jc w:val="center"/>
              <w:rPr>
                <w:rFonts w:ascii="Calibri" w:eastAsia="Times New Roman" w:hAnsi="Calibri" w:cs="Calibri"/>
                <w:color w:val="000000"/>
              </w:rPr>
              <w:pPrChange w:id="2190" w:author="Alotaibi, Raed" w:date="2019-07-15T13:58:00Z">
                <w:pPr>
                  <w:spacing w:after="0" w:line="240" w:lineRule="auto"/>
                  <w:jc w:val="center"/>
                </w:pPr>
              </w:pPrChange>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pPr>
              <w:spacing w:after="0" w:line="276" w:lineRule="auto"/>
              <w:jc w:val="center"/>
              <w:rPr>
                <w:rFonts w:ascii="Calibri" w:eastAsia="Times New Roman" w:hAnsi="Calibri" w:cs="Calibri"/>
                <w:color w:val="000000"/>
              </w:rPr>
              <w:pPrChange w:id="2191" w:author="Alotaibi, Raed" w:date="2019-07-15T13:58:00Z">
                <w:pPr>
                  <w:spacing w:after="0" w:line="240" w:lineRule="auto"/>
                  <w:jc w:val="center"/>
                </w:pPr>
              </w:pPrChange>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pPr>
              <w:spacing w:after="0" w:line="276" w:lineRule="auto"/>
              <w:jc w:val="center"/>
              <w:rPr>
                <w:rFonts w:ascii="Calibri" w:eastAsia="Times New Roman" w:hAnsi="Calibri" w:cs="Calibri"/>
                <w:color w:val="000000"/>
              </w:rPr>
              <w:pPrChange w:id="2192" w:author="Alotaibi, Raed" w:date="2019-07-15T13:58:00Z">
                <w:pPr>
                  <w:spacing w:after="0" w:line="240" w:lineRule="auto"/>
                  <w:jc w:val="center"/>
                </w:pPr>
              </w:pPrChange>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pPr>
              <w:spacing w:after="0" w:line="276" w:lineRule="auto"/>
              <w:rPr>
                <w:rFonts w:ascii="Calibri" w:eastAsia="Times New Roman" w:hAnsi="Calibri" w:cs="Calibri"/>
                <w:color w:val="000000"/>
              </w:rPr>
              <w:pPrChange w:id="2193" w:author="Alotaibi, Raed" w:date="2019-07-15T13:58:00Z">
                <w:pPr>
                  <w:spacing w:after="0" w:line="240" w:lineRule="auto"/>
                </w:pPr>
              </w:pPrChange>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pPr>
              <w:spacing w:after="0" w:line="276" w:lineRule="auto"/>
              <w:jc w:val="center"/>
              <w:rPr>
                <w:rFonts w:ascii="Calibri" w:eastAsia="Times New Roman" w:hAnsi="Calibri" w:cs="Calibri"/>
                <w:color w:val="000000"/>
              </w:rPr>
              <w:pPrChange w:id="2194" w:author="Alotaibi, Raed" w:date="2019-07-15T13:58:00Z">
                <w:pPr>
                  <w:spacing w:after="0" w:line="240" w:lineRule="auto"/>
                  <w:jc w:val="center"/>
                </w:pPr>
              </w:pPrChange>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pPr>
              <w:spacing w:after="0" w:line="276" w:lineRule="auto"/>
              <w:jc w:val="center"/>
              <w:rPr>
                <w:rFonts w:ascii="Calibri" w:eastAsia="Times New Roman" w:hAnsi="Calibri" w:cs="Calibri"/>
                <w:color w:val="000000"/>
              </w:rPr>
              <w:pPrChange w:id="2195" w:author="Alotaibi, Raed" w:date="2019-07-15T13:58:00Z">
                <w:pPr>
                  <w:spacing w:after="0" w:line="240" w:lineRule="auto"/>
                  <w:jc w:val="center"/>
                </w:pPr>
              </w:pPrChange>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pPr>
              <w:spacing w:after="0" w:line="276" w:lineRule="auto"/>
              <w:jc w:val="center"/>
              <w:rPr>
                <w:rFonts w:ascii="Calibri" w:eastAsia="Times New Roman" w:hAnsi="Calibri" w:cs="Calibri"/>
                <w:color w:val="000000"/>
              </w:rPr>
              <w:pPrChange w:id="2196" w:author="Alotaibi, Raed" w:date="2019-07-15T13:58:00Z">
                <w:pPr>
                  <w:spacing w:after="0" w:line="240" w:lineRule="auto"/>
                  <w:jc w:val="center"/>
                </w:pPr>
              </w:pPrChange>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pPr>
              <w:spacing w:after="0" w:line="276" w:lineRule="auto"/>
              <w:jc w:val="center"/>
              <w:rPr>
                <w:rFonts w:ascii="Calibri" w:eastAsia="Times New Roman" w:hAnsi="Calibri" w:cs="Calibri"/>
                <w:color w:val="000000"/>
              </w:rPr>
              <w:pPrChange w:id="2197"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pPr>
              <w:spacing w:after="0" w:line="276" w:lineRule="auto"/>
              <w:rPr>
                <w:rFonts w:ascii="Calibri" w:eastAsia="Times New Roman" w:hAnsi="Calibri" w:cs="Calibri"/>
                <w:color w:val="000000"/>
              </w:rPr>
              <w:pPrChange w:id="2198" w:author="Alotaibi, Raed" w:date="2019-07-15T13:58:00Z">
                <w:pPr>
                  <w:spacing w:after="0" w:line="240" w:lineRule="auto"/>
                </w:pPr>
              </w:pPrChange>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pPr>
              <w:spacing w:after="0" w:line="276" w:lineRule="auto"/>
              <w:jc w:val="center"/>
              <w:rPr>
                <w:rFonts w:ascii="Calibri" w:eastAsia="Times New Roman" w:hAnsi="Calibri" w:cs="Calibri"/>
                <w:color w:val="000000"/>
              </w:rPr>
              <w:pPrChange w:id="2199" w:author="Alotaibi, Raed" w:date="2019-07-15T13:58:00Z">
                <w:pPr>
                  <w:spacing w:after="0" w:line="240" w:lineRule="auto"/>
                  <w:jc w:val="center"/>
                </w:pPr>
              </w:pPrChange>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pPr>
              <w:spacing w:after="0" w:line="276" w:lineRule="auto"/>
              <w:jc w:val="center"/>
              <w:rPr>
                <w:rFonts w:ascii="Calibri" w:eastAsia="Times New Roman" w:hAnsi="Calibri" w:cs="Calibri"/>
                <w:color w:val="000000"/>
              </w:rPr>
              <w:pPrChange w:id="2200" w:author="Alotaibi, Raed" w:date="2019-07-15T13:58:00Z">
                <w:pPr>
                  <w:spacing w:after="0" w:line="240" w:lineRule="auto"/>
                  <w:jc w:val="center"/>
                </w:pPr>
              </w:pPrChange>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pPr>
              <w:spacing w:after="0" w:line="276" w:lineRule="auto"/>
              <w:jc w:val="center"/>
              <w:rPr>
                <w:rFonts w:ascii="Calibri" w:eastAsia="Times New Roman" w:hAnsi="Calibri" w:cs="Calibri"/>
                <w:color w:val="000000"/>
              </w:rPr>
              <w:pPrChange w:id="2201" w:author="Alotaibi, Raed" w:date="2019-07-15T13:58:00Z">
                <w:pPr>
                  <w:spacing w:after="0" w:line="240" w:lineRule="auto"/>
                  <w:jc w:val="center"/>
                </w:pPr>
              </w:pPrChange>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pPr>
              <w:spacing w:after="0" w:line="276" w:lineRule="auto"/>
              <w:jc w:val="center"/>
              <w:rPr>
                <w:rFonts w:ascii="Calibri" w:eastAsia="Times New Roman" w:hAnsi="Calibri" w:cs="Calibri"/>
                <w:color w:val="000000"/>
              </w:rPr>
              <w:pPrChange w:id="2202" w:author="Alotaibi, Raed" w:date="2019-07-15T13:58:00Z">
                <w:pPr>
                  <w:spacing w:after="0" w:line="240" w:lineRule="auto"/>
                  <w:jc w:val="center"/>
                </w:pPr>
              </w:pPrChange>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pPr>
              <w:spacing w:after="0" w:line="276" w:lineRule="auto"/>
              <w:rPr>
                <w:rFonts w:ascii="Calibri" w:eastAsia="Times New Roman" w:hAnsi="Calibri" w:cs="Calibri"/>
                <w:color w:val="000000"/>
              </w:rPr>
              <w:pPrChange w:id="2203" w:author="Alotaibi, Raed" w:date="2019-07-15T13:58:00Z">
                <w:pPr>
                  <w:spacing w:after="0" w:line="240" w:lineRule="auto"/>
                </w:pPr>
              </w:pPrChange>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pPr>
              <w:spacing w:after="0" w:line="276" w:lineRule="auto"/>
              <w:jc w:val="center"/>
              <w:rPr>
                <w:rFonts w:ascii="Calibri" w:eastAsia="Times New Roman" w:hAnsi="Calibri" w:cs="Calibri"/>
                <w:color w:val="000000"/>
              </w:rPr>
              <w:pPrChange w:id="2204" w:author="Alotaibi, Raed" w:date="2019-07-15T13:58:00Z">
                <w:pPr>
                  <w:spacing w:after="0" w:line="240" w:lineRule="auto"/>
                  <w:jc w:val="center"/>
                </w:pPr>
              </w:pPrChange>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pPr>
              <w:spacing w:after="0" w:line="276" w:lineRule="auto"/>
              <w:jc w:val="center"/>
              <w:rPr>
                <w:rFonts w:ascii="Calibri" w:eastAsia="Times New Roman" w:hAnsi="Calibri" w:cs="Calibri"/>
                <w:color w:val="000000"/>
              </w:rPr>
              <w:pPrChange w:id="2205" w:author="Alotaibi, Raed" w:date="2019-07-15T13:58:00Z">
                <w:pPr>
                  <w:spacing w:after="0" w:line="240" w:lineRule="auto"/>
                  <w:jc w:val="center"/>
                </w:pPr>
              </w:pPrChange>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pPr>
              <w:spacing w:after="0" w:line="276" w:lineRule="auto"/>
              <w:jc w:val="center"/>
              <w:rPr>
                <w:rFonts w:ascii="Calibri" w:eastAsia="Times New Roman" w:hAnsi="Calibri" w:cs="Calibri"/>
                <w:color w:val="000000"/>
              </w:rPr>
              <w:pPrChange w:id="2206" w:author="Alotaibi, Raed" w:date="2019-07-15T13:58:00Z">
                <w:pPr>
                  <w:spacing w:after="0" w:line="240" w:lineRule="auto"/>
                  <w:jc w:val="center"/>
                </w:pPr>
              </w:pPrChange>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pPr>
              <w:spacing w:after="0" w:line="276" w:lineRule="auto"/>
              <w:jc w:val="center"/>
              <w:rPr>
                <w:rFonts w:ascii="Calibri" w:eastAsia="Times New Roman" w:hAnsi="Calibri" w:cs="Calibri"/>
                <w:color w:val="000000"/>
              </w:rPr>
              <w:pPrChange w:id="2207"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pPr>
              <w:spacing w:after="0" w:line="276" w:lineRule="auto"/>
              <w:rPr>
                <w:rFonts w:ascii="Calibri" w:eastAsia="Times New Roman" w:hAnsi="Calibri" w:cs="Calibri"/>
                <w:color w:val="000000"/>
              </w:rPr>
              <w:pPrChange w:id="2208" w:author="Alotaibi, Raed" w:date="2019-07-15T13:58:00Z">
                <w:pPr>
                  <w:spacing w:after="0" w:line="240" w:lineRule="auto"/>
                </w:pPr>
              </w:pPrChange>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pPr>
              <w:spacing w:after="0" w:line="276" w:lineRule="auto"/>
              <w:jc w:val="center"/>
              <w:rPr>
                <w:rFonts w:ascii="Calibri" w:eastAsia="Times New Roman" w:hAnsi="Calibri" w:cs="Calibri"/>
                <w:color w:val="000000"/>
              </w:rPr>
              <w:pPrChange w:id="2209" w:author="Alotaibi, Raed" w:date="2019-07-15T13:58:00Z">
                <w:pPr>
                  <w:spacing w:after="0" w:line="240" w:lineRule="auto"/>
                  <w:jc w:val="center"/>
                </w:pPr>
              </w:pPrChange>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pPr>
              <w:spacing w:after="0" w:line="276" w:lineRule="auto"/>
              <w:jc w:val="center"/>
              <w:rPr>
                <w:rFonts w:ascii="Calibri" w:eastAsia="Times New Roman" w:hAnsi="Calibri" w:cs="Calibri"/>
                <w:color w:val="000000"/>
              </w:rPr>
              <w:pPrChange w:id="2210" w:author="Alotaibi, Raed" w:date="2019-07-15T13:58:00Z">
                <w:pPr>
                  <w:spacing w:after="0" w:line="240" w:lineRule="auto"/>
                  <w:jc w:val="center"/>
                </w:pPr>
              </w:pPrChange>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pPr>
              <w:spacing w:after="0" w:line="276" w:lineRule="auto"/>
              <w:jc w:val="center"/>
              <w:rPr>
                <w:rFonts w:ascii="Calibri" w:eastAsia="Times New Roman" w:hAnsi="Calibri" w:cs="Calibri"/>
                <w:color w:val="000000"/>
              </w:rPr>
              <w:pPrChange w:id="2211" w:author="Alotaibi, Raed" w:date="2019-07-15T13:58:00Z">
                <w:pPr>
                  <w:spacing w:after="0" w:line="240" w:lineRule="auto"/>
                  <w:jc w:val="center"/>
                </w:pPr>
              </w:pPrChange>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pPr>
              <w:spacing w:after="0" w:line="276" w:lineRule="auto"/>
              <w:jc w:val="center"/>
              <w:rPr>
                <w:rFonts w:ascii="Calibri" w:eastAsia="Times New Roman" w:hAnsi="Calibri" w:cs="Calibri"/>
                <w:color w:val="000000"/>
              </w:rPr>
              <w:pPrChange w:id="2212" w:author="Alotaibi, Raed" w:date="2019-07-15T13:58:00Z">
                <w:pPr>
                  <w:spacing w:after="0" w:line="240" w:lineRule="auto"/>
                  <w:jc w:val="center"/>
                </w:pPr>
              </w:pPrChange>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pPr>
              <w:spacing w:after="0" w:line="276" w:lineRule="auto"/>
              <w:rPr>
                <w:rFonts w:ascii="Calibri" w:eastAsia="Times New Roman" w:hAnsi="Calibri" w:cs="Calibri"/>
                <w:color w:val="000000"/>
              </w:rPr>
              <w:pPrChange w:id="2213" w:author="Alotaibi, Raed" w:date="2019-07-15T13:58:00Z">
                <w:pPr>
                  <w:spacing w:after="0" w:line="240" w:lineRule="auto"/>
                </w:pPr>
              </w:pPrChange>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pPr>
              <w:spacing w:after="0" w:line="276" w:lineRule="auto"/>
              <w:jc w:val="center"/>
              <w:rPr>
                <w:rFonts w:ascii="Calibri" w:eastAsia="Times New Roman" w:hAnsi="Calibri" w:cs="Calibri"/>
                <w:color w:val="000000"/>
              </w:rPr>
              <w:pPrChange w:id="2214" w:author="Alotaibi, Raed" w:date="2019-07-15T13:58:00Z">
                <w:pPr>
                  <w:spacing w:after="0" w:line="240" w:lineRule="auto"/>
                  <w:jc w:val="center"/>
                </w:pPr>
              </w:pPrChange>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pPr>
              <w:spacing w:after="0" w:line="276" w:lineRule="auto"/>
              <w:jc w:val="center"/>
              <w:rPr>
                <w:rFonts w:ascii="Calibri" w:eastAsia="Times New Roman" w:hAnsi="Calibri" w:cs="Calibri"/>
                <w:color w:val="000000"/>
              </w:rPr>
              <w:pPrChange w:id="2215" w:author="Alotaibi, Raed" w:date="2019-07-15T13:58:00Z">
                <w:pPr>
                  <w:spacing w:after="0" w:line="240" w:lineRule="auto"/>
                  <w:jc w:val="center"/>
                </w:pPr>
              </w:pPrChange>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pPr>
              <w:spacing w:after="0" w:line="276" w:lineRule="auto"/>
              <w:jc w:val="center"/>
              <w:rPr>
                <w:rFonts w:ascii="Calibri" w:eastAsia="Times New Roman" w:hAnsi="Calibri" w:cs="Calibri"/>
                <w:color w:val="000000"/>
              </w:rPr>
              <w:pPrChange w:id="2216" w:author="Alotaibi, Raed" w:date="2019-07-15T13:58:00Z">
                <w:pPr>
                  <w:spacing w:after="0" w:line="240" w:lineRule="auto"/>
                  <w:jc w:val="center"/>
                </w:pPr>
              </w:pPrChange>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pPr>
              <w:spacing w:after="0" w:line="276" w:lineRule="auto"/>
              <w:jc w:val="center"/>
              <w:rPr>
                <w:rFonts w:ascii="Calibri" w:eastAsia="Times New Roman" w:hAnsi="Calibri" w:cs="Calibri"/>
                <w:color w:val="000000"/>
              </w:rPr>
              <w:pPrChange w:id="2217"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pPr>
              <w:spacing w:after="0" w:line="276" w:lineRule="auto"/>
              <w:rPr>
                <w:rFonts w:ascii="Calibri" w:eastAsia="Times New Roman" w:hAnsi="Calibri" w:cs="Calibri"/>
                <w:color w:val="000000"/>
              </w:rPr>
              <w:pPrChange w:id="2218" w:author="Alotaibi, Raed" w:date="2019-07-15T13:58:00Z">
                <w:pPr>
                  <w:spacing w:after="0" w:line="240" w:lineRule="auto"/>
                </w:pPr>
              </w:pPrChange>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pPr>
              <w:spacing w:after="0" w:line="276" w:lineRule="auto"/>
              <w:jc w:val="center"/>
              <w:rPr>
                <w:rFonts w:ascii="Calibri" w:eastAsia="Times New Roman" w:hAnsi="Calibri" w:cs="Calibri"/>
                <w:color w:val="000000"/>
              </w:rPr>
              <w:pPrChange w:id="2219" w:author="Alotaibi, Raed" w:date="2019-07-15T13:58:00Z">
                <w:pPr>
                  <w:spacing w:after="0" w:line="240" w:lineRule="auto"/>
                  <w:jc w:val="center"/>
                </w:pPr>
              </w:pPrChange>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pPr>
              <w:spacing w:after="0" w:line="276" w:lineRule="auto"/>
              <w:jc w:val="center"/>
              <w:rPr>
                <w:rFonts w:ascii="Calibri" w:eastAsia="Times New Roman" w:hAnsi="Calibri" w:cs="Calibri"/>
                <w:color w:val="000000"/>
              </w:rPr>
              <w:pPrChange w:id="2220" w:author="Alotaibi, Raed" w:date="2019-07-15T13:58:00Z">
                <w:pPr>
                  <w:spacing w:after="0" w:line="240" w:lineRule="auto"/>
                  <w:jc w:val="center"/>
                </w:pPr>
              </w:pPrChange>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pPr>
              <w:spacing w:after="0" w:line="276" w:lineRule="auto"/>
              <w:jc w:val="center"/>
              <w:rPr>
                <w:rFonts w:ascii="Calibri" w:eastAsia="Times New Roman" w:hAnsi="Calibri" w:cs="Calibri"/>
                <w:color w:val="000000"/>
              </w:rPr>
              <w:pPrChange w:id="2221" w:author="Alotaibi, Raed" w:date="2019-07-15T13:58:00Z">
                <w:pPr>
                  <w:spacing w:after="0" w:line="240" w:lineRule="auto"/>
                  <w:jc w:val="center"/>
                </w:pPr>
              </w:pPrChange>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pPr>
              <w:spacing w:after="0" w:line="276" w:lineRule="auto"/>
              <w:jc w:val="center"/>
              <w:rPr>
                <w:rFonts w:ascii="Calibri" w:eastAsia="Times New Roman" w:hAnsi="Calibri" w:cs="Calibri"/>
                <w:color w:val="000000"/>
              </w:rPr>
              <w:pPrChange w:id="2222" w:author="Alotaibi, Raed" w:date="2019-07-15T13:58:00Z">
                <w:pPr>
                  <w:spacing w:after="0" w:line="240" w:lineRule="auto"/>
                  <w:jc w:val="center"/>
                </w:pPr>
              </w:pPrChange>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pPr>
              <w:spacing w:after="0" w:line="276" w:lineRule="auto"/>
              <w:rPr>
                <w:rFonts w:ascii="Calibri" w:eastAsia="Times New Roman" w:hAnsi="Calibri" w:cs="Calibri"/>
                <w:color w:val="000000"/>
              </w:rPr>
              <w:pPrChange w:id="2223" w:author="Alotaibi, Raed" w:date="2019-07-15T13:58:00Z">
                <w:pPr>
                  <w:spacing w:after="0" w:line="240" w:lineRule="auto"/>
                </w:pPr>
              </w:pPrChange>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pPr>
              <w:spacing w:after="0" w:line="276" w:lineRule="auto"/>
              <w:jc w:val="center"/>
              <w:rPr>
                <w:rFonts w:ascii="Calibri" w:eastAsia="Times New Roman" w:hAnsi="Calibri" w:cs="Calibri"/>
                <w:color w:val="000000"/>
              </w:rPr>
              <w:pPrChange w:id="2224" w:author="Alotaibi, Raed" w:date="2019-07-15T13:58:00Z">
                <w:pPr>
                  <w:spacing w:after="0" w:line="240" w:lineRule="auto"/>
                  <w:jc w:val="center"/>
                </w:pPr>
              </w:pPrChange>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pPr>
              <w:spacing w:after="0" w:line="276" w:lineRule="auto"/>
              <w:jc w:val="center"/>
              <w:rPr>
                <w:rFonts w:ascii="Calibri" w:eastAsia="Times New Roman" w:hAnsi="Calibri" w:cs="Calibri"/>
                <w:color w:val="000000"/>
              </w:rPr>
              <w:pPrChange w:id="2225" w:author="Alotaibi, Raed" w:date="2019-07-15T13:58:00Z">
                <w:pPr>
                  <w:spacing w:after="0" w:line="240" w:lineRule="auto"/>
                  <w:jc w:val="center"/>
                </w:pPr>
              </w:pPrChange>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pPr>
              <w:spacing w:after="0" w:line="276" w:lineRule="auto"/>
              <w:jc w:val="center"/>
              <w:rPr>
                <w:rFonts w:ascii="Calibri" w:eastAsia="Times New Roman" w:hAnsi="Calibri" w:cs="Calibri"/>
                <w:color w:val="000000"/>
              </w:rPr>
              <w:pPrChange w:id="2226" w:author="Alotaibi, Raed" w:date="2019-07-15T13:58:00Z">
                <w:pPr>
                  <w:spacing w:after="0" w:line="240" w:lineRule="auto"/>
                  <w:jc w:val="center"/>
                </w:pPr>
              </w:pPrChange>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pPr>
              <w:spacing w:after="0" w:line="276" w:lineRule="auto"/>
              <w:jc w:val="center"/>
              <w:rPr>
                <w:rFonts w:ascii="Calibri" w:eastAsia="Times New Roman" w:hAnsi="Calibri" w:cs="Calibri"/>
                <w:color w:val="000000"/>
              </w:rPr>
              <w:pPrChange w:id="2227" w:author="Alotaibi, Raed" w:date="2019-07-15T13:58:00Z">
                <w:pPr>
                  <w:spacing w:after="0" w:line="240" w:lineRule="auto"/>
                  <w:jc w:val="center"/>
                </w:pPr>
              </w:pPrChange>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pPr>
              <w:spacing w:after="0" w:line="276" w:lineRule="auto"/>
              <w:rPr>
                <w:rFonts w:ascii="Calibri" w:eastAsia="Times New Roman" w:hAnsi="Calibri" w:cs="Calibri"/>
                <w:color w:val="000000"/>
              </w:rPr>
              <w:pPrChange w:id="2228" w:author="Alotaibi, Raed" w:date="2019-07-15T13:58:00Z">
                <w:pPr>
                  <w:spacing w:after="0" w:line="240" w:lineRule="auto"/>
                </w:pPr>
              </w:pPrChange>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pPr>
              <w:spacing w:after="0" w:line="276" w:lineRule="auto"/>
              <w:jc w:val="center"/>
              <w:rPr>
                <w:rFonts w:ascii="Calibri" w:eastAsia="Times New Roman" w:hAnsi="Calibri" w:cs="Calibri"/>
                <w:color w:val="000000"/>
              </w:rPr>
              <w:pPrChange w:id="2229" w:author="Alotaibi, Raed" w:date="2019-07-15T13:58:00Z">
                <w:pPr>
                  <w:spacing w:after="0" w:line="240" w:lineRule="auto"/>
                  <w:jc w:val="center"/>
                </w:pPr>
              </w:pPrChange>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pPr>
              <w:spacing w:after="0" w:line="276" w:lineRule="auto"/>
              <w:jc w:val="center"/>
              <w:rPr>
                <w:rFonts w:ascii="Calibri" w:eastAsia="Times New Roman" w:hAnsi="Calibri" w:cs="Calibri"/>
                <w:color w:val="000000"/>
              </w:rPr>
              <w:pPrChange w:id="2230" w:author="Alotaibi, Raed" w:date="2019-07-15T13:58:00Z">
                <w:pPr>
                  <w:spacing w:after="0" w:line="240" w:lineRule="auto"/>
                  <w:jc w:val="center"/>
                </w:pPr>
              </w:pPrChange>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pPr>
              <w:spacing w:after="0" w:line="276" w:lineRule="auto"/>
              <w:jc w:val="center"/>
              <w:rPr>
                <w:rFonts w:ascii="Calibri" w:eastAsia="Times New Roman" w:hAnsi="Calibri" w:cs="Calibri"/>
                <w:color w:val="000000"/>
              </w:rPr>
              <w:pPrChange w:id="2231" w:author="Alotaibi, Raed" w:date="2019-07-15T13:58:00Z">
                <w:pPr>
                  <w:spacing w:after="0" w:line="240" w:lineRule="auto"/>
                  <w:jc w:val="center"/>
                </w:pPr>
              </w:pPrChange>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pPr>
              <w:spacing w:after="0" w:line="276" w:lineRule="auto"/>
              <w:jc w:val="center"/>
              <w:rPr>
                <w:rFonts w:ascii="Calibri" w:eastAsia="Times New Roman" w:hAnsi="Calibri" w:cs="Calibri"/>
                <w:color w:val="000000"/>
              </w:rPr>
              <w:pPrChange w:id="2232" w:author="Alotaibi, Raed" w:date="2019-07-15T13:58:00Z">
                <w:pPr>
                  <w:spacing w:after="0" w:line="240" w:lineRule="auto"/>
                  <w:jc w:val="center"/>
                </w:pPr>
              </w:pPrChange>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pPr>
              <w:spacing w:after="0" w:line="276" w:lineRule="auto"/>
              <w:rPr>
                <w:rFonts w:ascii="Calibri" w:eastAsia="Times New Roman" w:hAnsi="Calibri" w:cs="Calibri"/>
                <w:color w:val="000000"/>
              </w:rPr>
              <w:pPrChange w:id="2233" w:author="Alotaibi, Raed" w:date="2019-07-15T13:58:00Z">
                <w:pPr>
                  <w:spacing w:after="0" w:line="240" w:lineRule="auto"/>
                </w:pPr>
              </w:pPrChange>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pPr>
              <w:spacing w:after="0" w:line="276" w:lineRule="auto"/>
              <w:jc w:val="center"/>
              <w:rPr>
                <w:rFonts w:ascii="Calibri" w:eastAsia="Times New Roman" w:hAnsi="Calibri" w:cs="Calibri"/>
                <w:color w:val="000000"/>
              </w:rPr>
              <w:pPrChange w:id="2234" w:author="Alotaibi, Raed" w:date="2019-07-15T13:58:00Z">
                <w:pPr>
                  <w:spacing w:after="0" w:line="240" w:lineRule="auto"/>
                  <w:jc w:val="center"/>
                </w:pPr>
              </w:pPrChange>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pPr>
              <w:spacing w:after="0" w:line="276" w:lineRule="auto"/>
              <w:jc w:val="center"/>
              <w:rPr>
                <w:rFonts w:ascii="Calibri" w:eastAsia="Times New Roman" w:hAnsi="Calibri" w:cs="Calibri"/>
                <w:color w:val="000000"/>
              </w:rPr>
              <w:pPrChange w:id="2235" w:author="Alotaibi, Raed" w:date="2019-07-15T13:58:00Z">
                <w:pPr>
                  <w:spacing w:after="0" w:line="240" w:lineRule="auto"/>
                  <w:jc w:val="center"/>
                </w:pPr>
              </w:pPrChange>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pPr>
              <w:spacing w:after="0" w:line="276" w:lineRule="auto"/>
              <w:jc w:val="center"/>
              <w:rPr>
                <w:rFonts w:ascii="Calibri" w:eastAsia="Times New Roman" w:hAnsi="Calibri" w:cs="Calibri"/>
                <w:color w:val="000000"/>
              </w:rPr>
              <w:pPrChange w:id="2236" w:author="Alotaibi, Raed" w:date="2019-07-15T13:58:00Z">
                <w:pPr>
                  <w:spacing w:after="0" w:line="240" w:lineRule="auto"/>
                  <w:jc w:val="center"/>
                </w:pPr>
              </w:pPrChange>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pPr>
              <w:spacing w:after="0" w:line="276" w:lineRule="auto"/>
              <w:jc w:val="center"/>
              <w:rPr>
                <w:rFonts w:ascii="Calibri" w:eastAsia="Times New Roman" w:hAnsi="Calibri" w:cs="Calibri"/>
                <w:color w:val="000000"/>
              </w:rPr>
              <w:pPrChange w:id="2237" w:author="Alotaibi, Raed" w:date="2019-07-15T13:58:00Z">
                <w:pPr>
                  <w:spacing w:after="0" w:line="240" w:lineRule="auto"/>
                  <w:jc w:val="center"/>
                </w:pPr>
              </w:pPrChange>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pPr>
              <w:spacing w:after="0" w:line="276" w:lineRule="auto"/>
              <w:rPr>
                <w:rFonts w:ascii="Calibri" w:eastAsia="Times New Roman" w:hAnsi="Calibri" w:cs="Calibri"/>
                <w:color w:val="000000"/>
              </w:rPr>
              <w:pPrChange w:id="2238" w:author="Alotaibi, Raed" w:date="2019-07-15T13:58:00Z">
                <w:pPr>
                  <w:spacing w:after="0" w:line="240" w:lineRule="auto"/>
                </w:pPr>
              </w:pPrChange>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pPr>
              <w:spacing w:after="0" w:line="276" w:lineRule="auto"/>
              <w:jc w:val="center"/>
              <w:rPr>
                <w:rFonts w:ascii="Calibri" w:eastAsia="Times New Roman" w:hAnsi="Calibri" w:cs="Calibri"/>
                <w:color w:val="000000"/>
              </w:rPr>
              <w:pPrChange w:id="2239" w:author="Alotaibi, Raed" w:date="2019-07-15T13:58:00Z">
                <w:pPr>
                  <w:spacing w:after="0" w:line="240" w:lineRule="auto"/>
                  <w:jc w:val="center"/>
                </w:pPr>
              </w:pPrChange>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pPr>
              <w:spacing w:after="0" w:line="276" w:lineRule="auto"/>
              <w:jc w:val="center"/>
              <w:rPr>
                <w:rFonts w:ascii="Calibri" w:eastAsia="Times New Roman" w:hAnsi="Calibri" w:cs="Calibri"/>
                <w:color w:val="000000"/>
              </w:rPr>
              <w:pPrChange w:id="2240" w:author="Alotaibi, Raed" w:date="2019-07-15T13:58:00Z">
                <w:pPr>
                  <w:spacing w:after="0" w:line="240" w:lineRule="auto"/>
                  <w:jc w:val="center"/>
                </w:pPr>
              </w:pPrChange>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pPr>
              <w:spacing w:after="0" w:line="276" w:lineRule="auto"/>
              <w:jc w:val="center"/>
              <w:rPr>
                <w:rFonts w:ascii="Calibri" w:eastAsia="Times New Roman" w:hAnsi="Calibri" w:cs="Calibri"/>
                <w:color w:val="000000"/>
              </w:rPr>
              <w:pPrChange w:id="2241" w:author="Alotaibi, Raed" w:date="2019-07-15T13:58:00Z">
                <w:pPr>
                  <w:spacing w:after="0" w:line="240" w:lineRule="auto"/>
                  <w:jc w:val="center"/>
                </w:pPr>
              </w:pPrChange>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pPr>
              <w:spacing w:after="0" w:line="276" w:lineRule="auto"/>
              <w:jc w:val="center"/>
              <w:rPr>
                <w:rFonts w:ascii="Calibri" w:eastAsia="Times New Roman" w:hAnsi="Calibri" w:cs="Calibri"/>
                <w:color w:val="000000"/>
              </w:rPr>
              <w:pPrChange w:id="2242" w:author="Alotaibi, Raed" w:date="2019-07-15T13:58:00Z">
                <w:pPr>
                  <w:spacing w:after="0" w:line="240" w:lineRule="auto"/>
                  <w:jc w:val="center"/>
                </w:pPr>
              </w:pPrChange>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pPr>
              <w:spacing w:after="0" w:line="276" w:lineRule="auto"/>
              <w:rPr>
                <w:rFonts w:ascii="Calibri" w:eastAsia="Times New Roman" w:hAnsi="Calibri" w:cs="Calibri"/>
                <w:color w:val="000000"/>
              </w:rPr>
              <w:pPrChange w:id="2243" w:author="Alotaibi, Raed" w:date="2019-07-15T13:58:00Z">
                <w:pPr>
                  <w:spacing w:after="0" w:line="240" w:lineRule="auto"/>
                </w:pPr>
              </w:pPrChange>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pPr>
              <w:spacing w:after="0" w:line="276" w:lineRule="auto"/>
              <w:jc w:val="center"/>
              <w:rPr>
                <w:rFonts w:ascii="Calibri" w:eastAsia="Times New Roman" w:hAnsi="Calibri" w:cs="Calibri"/>
                <w:color w:val="000000"/>
              </w:rPr>
              <w:pPrChange w:id="2244" w:author="Alotaibi, Raed" w:date="2019-07-15T13:58:00Z">
                <w:pPr>
                  <w:spacing w:after="0" w:line="240" w:lineRule="auto"/>
                  <w:jc w:val="center"/>
                </w:pPr>
              </w:pPrChange>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pPr>
              <w:spacing w:after="0" w:line="276" w:lineRule="auto"/>
              <w:jc w:val="center"/>
              <w:rPr>
                <w:rFonts w:ascii="Calibri" w:eastAsia="Times New Roman" w:hAnsi="Calibri" w:cs="Calibri"/>
                <w:color w:val="000000"/>
              </w:rPr>
              <w:pPrChange w:id="2245" w:author="Alotaibi, Raed" w:date="2019-07-15T13:58:00Z">
                <w:pPr>
                  <w:spacing w:after="0" w:line="240" w:lineRule="auto"/>
                  <w:jc w:val="center"/>
                </w:pPr>
              </w:pPrChange>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pPr>
              <w:spacing w:after="0" w:line="276" w:lineRule="auto"/>
              <w:jc w:val="center"/>
              <w:rPr>
                <w:rFonts w:ascii="Calibri" w:eastAsia="Times New Roman" w:hAnsi="Calibri" w:cs="Calibri"/>
                <w:color w:val="000000"/>
              </w:rPr>
              <w:pPrChange w:id="2246" w:author="Alotaibi, Raed" w:date="2019-07-15T13:58:00Z">
                <w:pPr>
                  <w:spacing w:after="0" w:line="240" w:lineRule="auto"/>
                  <w:jc w:val="center"/>
                </w:pPr>
              </w:pPrChange>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pPr>
              <w:spacing w:after="0" w:line="276" w:lineRule="auto"/>
              <w:jc w:val="center"/>
              <w:rPr>
                <w:rFonts w:ascii="Calibri" w:eastAsia="Times New Roman" w:hAnsi="Calibri" w:cs="Calibri"/>
                <w:color w:val="000000"/>
              </w:rPr>
              <w:pPrChange w:id="2247" w:author="Alotaibi, Raed" w:date="2019-07-15T13:58:00Z">
                <w:pPr>
                  <w:spacing w:after="0" w:line="240" w:lineRule="auto"/>
                  <w:jc w:val="center"/>
                </w:pPr>
              </w:pPrChange>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pPr>
              <w:spacing w:after="0" w:line="276" w:lineRule="auto"/>
              <w:rPr>
                <w:rFonts w:ascii="Calibri" w:eastAsia="Times New Roman" w:hAnsi="Calibri" w:cs="Calibri"/>
                <w:color w:val="000000"/>
              </w:rPr>
              <w:pPrChange w:id="2248" w:author="Alotaibi, Raed" w:date="2019-07-15T13:58:00Z">
                <w:pPr>
                  <w:spacing w:after="0" w:line="240" w:lineRule="auto"/>
                </w:pPr>
              </w:pPrChange>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pPr>
              <w:spacing w:after="0" w:line="276" w:lineRule="auto"/>
              <w:jc w:val="center"/>
              <w:rPr>
                <w:rFonts w:ascii="Calibri" w:eastAsia="Times New Roman" w:hAnsi="Calibri" w:cs="Calibri"/>
                <w:color w:val="000000"/>
              </w:rPr>
              <w:pPrChange w:id="2249" w:author="Alotaibi, Raed" w:date="2019-07-15T13:58:00Z">
                <w:pPr>
                  <w:spacing w:after="0" w:line="240" w:lineRule="auto"/>
                  <w:jc w:val="center"/>
                </w:pPr>
              </w:pPrChange>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pPr>
              <w:spacing w:after="0" w:line="276" w:lineRule="auto"/>
              <w:jc w:val="center"/>
              <w:rPr>
                <w:rFonts w:ascii="Calibri" w:eastAsia="Times New Roman" w:hAnsi="Calibri" w:cs="Calibri"/>
                <w:color w:val="000000"/>
              </w:rPr>
              <w:pPrChange w:id="2250" w:author="Alotaibi, Raed" w:date="2019-07-15T13:58:00Z">
                <w:pPr>
                  <w:spacing w:after="0" w:line="240" w:lineRule="auto"/>
                  <w:jc w:val="center"/>
                </w:pPr>
              </w:pPrChange>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pPr>
              <w:spacing w:after="0" w:line="276" w:lineRule="auto"/>
              <w:jc w:val="center"/>
              <w:rPr>
                <w:rFonts w:ascii="Calibri" w:eastAsia="Times New Roman" w:hAnsi="Calibri" w:cs="Calibri"/>
                <w:color w:val="000000"/>
              </w:rPr>
              <w:pPrChange w:id="2251" w:author="Alotaibi, Raed" w:date="2019-07-15T13:58:00Z">
                <w:pPr>
                  <w:spacing w:after="0" w:line="240" w:lineRule="auto"/>
                  <w:jc w:val="center"/>
                </w:pPr>
              </w:pPrChange>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pPr>
              <w:spacing w:after="0" w:line="276" w:lineRule="auto"/>
              <w:jc w:val="center"/>
              <w:rPr>
                <w:rFonts w:ascii="Calibri" w:eastAsia="Times New Roman" w:hAnsi="Calibri" w:cs="Calibri"/>
                <w:color w:val="000000"/>
              </w:rPr>
              <w:pPrChange w:id="2252" w:author="Alotaibi, Raed" w:date="2019-07-15T13:58:00Z">
                <w:pPr>
                  <w:spacing w:after="0" w:line="240" w:lineRule="auto"/>
                  <w:jc w:val="center"/>
                </w:pPr>
              </w:pPrChange>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pPr>
              <w:spacing w:after="0" w:line="276" w:lineRule="auto"/>
              <w:rPr>
                <w:rFonts w:ascii="Calibri" w:eastAsia="Times New Roman" w:hAnsi="Calibri" w:cs="Calibri"/>
                <w:color w:val="000000"/>
              </w:rPr>
              <w:pPrChange w:id="2253" w:author="Alotaibi, Raed" w:date="2019-07-15T13:58:00Z">
                <w:pPr>
                  <w:spacing w:after="0" w:line="240" w:lineRule="auto"/>
                </w:pPr>
              </w:pPrChange>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pPr>
              <w:spacing w:after="0" w:line="276" w:lineRule="auto"/>
              <w:jc w:val="center"/>
              <w:rPr>
                <w:rFonts w:ascii="Calibri" w:eastAsia="Times New Roman" w:hAnsi="Calibri" w:cs="Calibri"/>
                <w:color w:val="000000"/>
              </w:rPr>
              <w:pPrChange w:id="2254" w:author="Alotaibi, Raed" w:date="2019-07-15T13:58:00Z">
                <w:pPr>
                  <w:spacing w:after="0" w:line="240" w:lineRule="auto"/>
                  <w:jc w:val="center"/>
                </w:pPr>
              </w:pPrChange>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pPr>
              <w:spacing w:after="0" w:line="276" w:lineRule="auto"/>
              <w:jc w:val="center"/>
              <w:rPr>
                <w:rFonts w:ascii="Calibri" w:eastAsia="Times New Roman" w:hAnsi="Calibri" w:cs="Calibri"/>
                <w:color w:val="000000"/>
              </w:rPr>
              <w:pPrChange w:id="2255" w:author="Alotaibi, Raed" w:date="2019-07-15T13:58:00Z">
                <w:pPr>
                  <w:spacing w:after="0" w:line="240" w:lineRule="auto"/>
                  <w:jc w:val="center"/>
                </w:pPr>
              </w:pPrChange>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pPr>
              <w:spacing w:after="0" w:line="276" w:lineRule="auto"/>
              <w:jc w:val="center"/>
              <w:rPr>
                <w:rFonts w:ascii="Calibri" w:eastAsia="Times New Roman" w:hAnsi="Calibri" w:cs="Calibri"/>
                <w:color w:val="000000"/>
              </w:rPr>
              <w:pPrChange w:id="2256" w:author="Alotaibi, Raed" w:date="2019-07-15T13:58:00Z">
                <w:pPr>
                  <w:spacing w:after="0" w:line="240" w:lineRule="auto"/>
                  <w:jc w:val="center"/>
                </w:pPr>
              </w:pPrChange>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pPr>
              <w:spacing w:after="0" w:line="276" w:lineRule="auto"/>
              <w:jc w:val="center"/>
              <w:rPr>
                <w:rFonts w:ascii="Calibri" w:eastAsia="Times New Roman" w:hAnsi="Calibri" w:cs="Calibri"/>
                <w:color w:val="000000"/>
              </w:rPr>
              <w:pPrChange w:id="2257"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pPr>
              <w:spacing w:after="0" w:line="276" w:lineRule="auto"/>
              <w:rPr>
                <w:rFonts w:ascii="Calibri" w:eastAsia="Times New Roman" w:hAnsi="Calibri" w:cs="Calibri"/>
                <w:color w:val="000000"/>
              </w:rPr>
              <w:pPrChange w:id="2258" w:author="Alotaibi, Raed" w:date="2019-07-15T13:58:00Z">
                <w:pPr>
                  <w:spacing w:after="0" w:line="240" w:lineRule="auto"/>
                </w:pPr>
              </w:pPrChange>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pPr>
              <w:spacing w:after="0" w:line="276" w:lineRule="auto"/>
              <w:jc w:val="center"/>
              <w:rPr>
                <w:rFonts w:ascii="Calibri" w:eastAsia="Times New Roman" w:hAnsi="Calibri" w:cs="Calibri"/>
                <w:color w:val="000000"/>
              </w:rPr>
              <w:pPrChange w:id="2259" w:author="Alotaibi, Raed" w:date="2019-07-15T13:58:00Z">
                <w:pPr>
                  <w:spacing w:after="0" w:line="240" w:lineRule="auto"/>
                  <w:jc w:val="center"/>
                </w:pPr>
              </w:pPrChange>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pPr>
              <w:spacing w:after="0" w:line="276" w:lineRule="auto"/>
              <w:jc w:val="center"/>
              <w:rPr>
                <w:rFonts w:ascii="Calibri" w:eastAsia="Times New Roman" w:hAnsi="Calibri" w:cs="Calibri"/>
                <w:color w:val="000000"/>
              </w:rPr>
              <w:pPrChange w:id="2260" w:author="Alotaibi, Raed" w:date="2019-07-15T13:58:00Z">
                <w:pPr>
                  <w:spacing w:after="0" w:line="240" w:lineRule="auto"/>
                  <w:jc w:val="center"/>
                </w:pPr>
              </w:pPrChange>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pPr>
              <w:spacing w:after="0" w:line="276" w:lineRule="auto"/>
              <w:jc w:val="center"/>
              <w:rPr>
                <w:rFonts w:ascii="Calibri" w:eastAsia="Times New Roman" w:hAnsi="Calibri" w:cs="Calibri"/>
                <w:color w:val="000000"/>
              </w:rPr>
              <w:pPrChange w:id="2261" w:author="Alotaibi, Raed" w:date="2019-07-15T13:58:00Z">
                <w:pPr>
                  <w:spacing w:after="0" w:line="240" w:lineRule="auto"/>
                  <w:jc w:val="center"/>
                </w:pPr>
              </w:pPrChange>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pPr>
              <w:spacing w:after="0" w:line="276" w:lineRule="auto"/>
              <w:jc w:val="center"/>
              <w:rPr>
                <w:rFonts w:ascii="Calibri" w:eastAsia="Times New Roman" w:hAnsi="Calibri" w:cs="Calibri"/>
                <w:color w:val="000000"/>
              </w:rPr>
              <w:pPrChange w:id="2262" w:author="Alotaibi, Raed" w:date="2019-07-15T13:58:00Z">
                <w:pPr>
                  <w:spacing w:after="0" w:line="240" w:lineRule="auto"/>
                  <w:jc w:val="center"/>
                </w:pPr>
              </w:pPrChange>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pPr>
              <w:spacing w:after="0" w:line="276" w:lineRule="auto"/>
              <w:rPr>
                <w:rFonts w:ascii="Calibri" w:eastAsia="Times New Roman" w:hAnsi="Calibri" w:cs="Calibri"/>
                <w:color w:val="000000"/>
              </w:rPr>
              <w:pPrChange w:id="2263" w:author="Alotaibi, Raed" w:date="2019-07-15T13:58:00Z">
                <w:pPr>
                  <w:spacing w:after="0" w:line="240" w:lineRule="auto"/>
                </w:pPr>
              </w:pPrChange>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pPr>
              <w:spacing w:after="0" w:line="276" w:lineRule="auto"/>
              <w:jc w:val="center"/>
              <w:rPr>
                <w:rFonts w:ascii="Calibri" w:eastAsia="Times New Roman" w:hAnsi="Calibri" w:cs="Calibri"/>
                <w:color w:val="000000"/>
              </w:rPr>
              <w:pPrChange w:id="2264" w:author="Alotaibi, Raed" w:date="2019-07-15T13:58:00Z">
                <w:pPr>
                  <w:spacing w:after="0" w:line="240" w:lineRule="auto"/>
                  <w:jc w:val="center"/>
                </w:pPr>
              </w:pPrChange>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pPr>
              <w:spacing w:after="0" w:line="276" w:lineRule="auto"/>
              <w:jc w:val="center"/>
              <w:rPr>
                <w:rFonts w:ascii="Calibri" w:eastAsia="Times New Roman" w:hAnsi="Calibri" w:cs="Calibri"/>
                <w:color w:val="000000"/>
              </w:rPr>
              <w:pPrChange w:id="2265" w:author="Alotaibi, Raed" w:date="2019-07-15T13:58:00Z">
                <w:pPr>
                  <w:spacing w:after="0" w:line="240" w:lineRule="auto"/>
                  <w:jc w:val="center"/>
                </w:pPr>
              </w:pPrChange>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pPr>
              <w:spacing w:after="0" w:line="276" w:lineRule="auto"/>
              <w:jc w:val="center"/>
              <w:rPr>
                <w:rFonts w:ascii="Calibri" w:eastAsia="Times New Roman" w:hAnsi="Calibri" w:cs="Calibri"/>
                <w:color w:val="000000"/>
              </w:rPr>
              <w:pPrChange w:id="2266" w:author="Alotaibi, Raed" w:date="2019-07-15T13:58:00Z">
                <w:pPr>
                  <w:spacing w:after="0" w:line="240" w:lineRule="auto"/>
                  <w:jc w:val="center"/>
                </w:pPr>
              </w:pPrChange>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pPr>
              <w:spacing w:after="0" w:line="276" w:lineRule="auto"/>
              <w:jc w:val="center"/>
              <w:rPr>
                <w:rFonts w:ascii="Calibri" w:eastAsia="Times New Roman" w:hAnsi="Calibri" w:cs="Calibri"/>
                <w:color w:val="000000"/>
              </w:rPr>
              <w:pPrChange w:id="2267"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pPr>
              <w:spacing w:after="0" w:line="276" w:lineRule="auto"/>
              <w:rPr>
                <w:rFonts w:ascii="Calibri" w:eastAsia="Times New Roman" w:hAnsi="Calibri" w:cs="Calibri"/>
                <w:color w:val="000000"/>
              </w:rPr>
              <w:pPrChange w:id="2268" w:author="Alotaibi, Raed" w:date="2019-07-15T13:58:00Z">
                <w:pPr>
                  <w:spacing w:after="0" w:line="240" w:lineRule="auto"/>
                </w:pPr>
              </w:pPrChange>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pPr>
              <w:spacing w:after="0" w:line="276" w:lineRule="auto"/>
              <w:jc w:val="center"/>
              <w:rPr>
                <w:rFonts w:ascii="Calibri" w:eastAsia="Times New Roman" w:hAnsi="Calibri" w:cs="Calibri"/>
                <w:color w:val="000000"/>
              </w:rPr>
              <w:pPrChange w:id="2269" w:author="Alotaibi, Raed" w:date="2019-07-15T13:58:00Z">
                <w:pPr>
                  <w:spacing w:after="0" w:line="240" w:lineRule="auto"/>
                  <w:jc w:val="center"/>
                </w:pPr>
              </w:pPrChange>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pPr>
              <w:spacing w:after="0" w:line="276" w:lineRule="auto"/>
              <w:jc w:val="center"/>
              <w:rPr>
                <w:rFonts w:ascii="Calibri" w:eastAsia="Times New Roman" w:hAnsi="Calibri" w:cs="Calibri"/>
                <w:color w:val="000000"/>
              </w:rPr>
              <w:pPrChange w:id="2270" w:author="Alotaibi, Raed" w:date="2019-07-15T13:58:00Z">
                <w:pPr>
                  <w:spacing w:after="0" w:line="240" w:lineRule="auto"/>
                  <w:jc w:val="center"/>
                </w:pPr>
              </w:pPrChange>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pPr>
              <w:spacing w:after="0" w:line="276" w:lineRule="auto"/>
              <w:jc w:val="center"/>
              <w:rPr>
                <w:rFonts w:ascii="Calibri" w:eastAsia="Times New Roman" w:hAnsi="Calibri" w:cs="Calibri"/>
                <w:color w:val="000000"/>
              </w:rPr>
              <w:pPrChange w:id="2271" w:author="Alotaibi, Raed" w:date="2019-07-15T13:58:00Z">
                <w:pPr>
                  <w:spacing w:after="0" w:line="240" w:lineRule="auto"/>
                  <w:jc w:val="center"/>
                </w:pPr>
              </w:pPrChange>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pPr>
              <w:spacing w:after="0" w:line="276" w:lineRule="auto"/>
              <w:jc w:val="center"/>
              <w:rPr>
                <w:rFonts w:ascii="Calibri" w:eastAsia="Times New Roman" w:hAnsi="Calibri" w:cs="Calibri"/>
                <w:color w:val="000000"/>
              </w:rPr>
              <w:pPrChange w:id="2272"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pPr>
              <w:spacing w:after="0" w:line="276" w:lineRule="auto"/>
              <w:rPr>
                <w:rFonts w:ascii="Calibri" w:eastAsia="Times New Roman" w:hAnsi="Calibri" w:cs="Calibri"/>
                <w:color w:val="000000"/>
              </w:rPr>
              <w:pPrChange w:id="2273" w:author="Alotaibi, Raed" w:date="2019-07-15T13:58:00Z">
                <w:pPr>
                  <w:spacing w:after="0" w:line="240" w:lineRule="auto"/>
                </w:pPr>
              </w:pPrChange>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pPr>
              <w:spacing w:after="0" w:line="276" w:lineRule="auto"/>
              <w:jc w:val="center"/>
              <w:rPr>
                <w:rFonts w:ascii="Calibri" w:eastAsia="Times New Roman" w:hAnsi="Calibri" w:cs="Calibri"/>
                <w:color w:val="000000"/>
              </w:rPr>
              <w:pPrChange w:id="2274" w:author="Alotaibi, Raed" w:date="2019-07-15T13:58:00Z">
                <w:pPr>
                  <w:spacing w:after="0" w:line="240" w:lineRule="auto"/>
                  <w:jc w:val="center"/>
                </w:pPr>
              </w:pPrChange>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pPr>
              <w:spacing w:after="0" w:line="276" w:lineRule="auto"/>
              <w:jc w:val="center"/>
              <w:rPr>
                <w:rFonts w:ascii="Calibri" w:eastAsia="Times New Roman" w:hAnsi="Calibri" w:cs="Calibri"/>
                <w:color w:val="000000"/>
              </w:rPr>
              <w:pPrChange w:id="2275" w:author="Alotaibi, Raed" w:date="2019-07-15T13:58:00Z">
                <w:pPr>
                  <w:spacing w:after="0" w:line="240" w:lineRule="auto"/>
                  <w:jc w:val="center"/>
                </w:pPr>
              </w:pPrChange>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pPr>
              <w:spacing w:after="0" w:line="276" w:lineRule="auto"/>
              <w:jc w:val="center"/>
              <w:rPr>
                <w:rFonts w:ascii="Calibri" w:eastAsia="Times New Roman" w:hAnsi="Calibri" w:cs="Calibri"/>
                <w:color w:val="000000"/>
              </w:rPr>
              <w:pPrChange w:id="2276" w:author="Alotaibi, Raed" w:date="2019-07-15T13:58:00Z">
                <w:pPr>
                  <w:spacing w:after="0" w:line="240" w:lineRule="auto"/>
                  <w:jc w:val="center"/>
                </w:pPr>
              </w:pPrChange>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pPr>
              <w:spacing w:after="0" w:line="276" w:lineRule="auto"/>
              <w:jc w:val="center"/>
              <w:rPr>
                <w:rFonts w:ascii="Calibri" w:eastAsia="Times New Roman" w:hAnsi="Calibri" w:cs="Calibri"/>
                <w:color w:val="000000"/>
              </w:rPr>
              <w:pPrChange w:id="2277"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pPr>
              <w:spacing w:after="0" w:line="276" w:lineRule="auto"/>
              <w:rPr>
                <w:rFonts w:ascii="Calibri" w:eastAsia="Times New Roman" w:hAnsi="Calibri" w:cs="Calibri"/>
                <w:color w:val="000000"/>
              </w:rPr>
              <w:pPrChange w:id="2278" w:author="Alotaibi, Raed" w:date="2019-07-15T13:58:00Z">
                <w:pPr>
                  <w:spacing w:after="0" w:line="240" w:lineRule="auto"/>
                </w:pPr>
              </w:pPrChange>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pPr>
              <w:spacing w:after="0" w:line="276" w:lineRule="auto"/>
              <w:jc w:val="center"/>
              <w:rPr>
                <w:rFonts w:ascii="Calibri" w:eastAsia="Times New Roman" w:hAnsi="Calibri" w:cs="Calibri"/>
                <w:color w:val="000000"/>
              </w:rPr>
              <w:pPrChange w:id="2279" w:author="Alotaibi, Raed" w:date="2019-07-15T13:58:00Z">
                <w:pPr>
                  <w:spacing w:after="0" w:line="240" w:lineRule="auto"/>
                  <w:jc w:val="center"/>
                </w:pPr>
              </w:pPrChange>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pPr>
              <w:spacing w:after="0" w:line="276" w:lineRule="auto"/>
              <w:jc w:val="center"/>
              <w:rPr>
                <w:rFonts w:ascii="Calibri" w:eastAsia="Times New Roman" w:hAnsi="Calibri" w:cs="Calibri"/>
                <w:color w:val="000000"/>
              </w:rPr>
              <w:pPrChange w:id="2280" w:author="Alotaibi, Raed" w:date="2019-07-15T13:58:00Z">
                <w:pPr>
                  <w:spacing w:after="0" w:line="240" w:lineRule="auto"/>
                  <w:jc w:val="center"/>
                </w:pPr>
              </w:pPrChange>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pPr>
              <w:spacing w:after="0" w:line="276" w:lineRule="auto"/>
              <w:jc w:val="center"/>
              <w:rPr>
                <w:rFonts w:ascii="Calibri" w:eastAsia="Times New Roman" w:hAnsi="Calibri" w:cs="Calibri"/>
                <w:color w:val="000000"/>
              </w:rPr>
              <w:pPrChange w:id="2281" w:author="Alotaibi, Raed" w:date="2019-07-15T13:58:00Z">
                <w:pPr>
                  <w:spacing w:after="0" w:line="240" w:lineRule="auto"/>
                  <w:jc w:val="center"/>
                </w:pPr>
              </w:pPrChange>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pPr>
              <w:spacing w:after="0" w:line="276" w:lineRule="auto"/>
              <w:jc w:val="center"/>
              <w:rPr>
                <w:rFonts w:ascii="Calibri" w:eastAsia="Times New Roman" w:hAnsi="Calibri" w:cs="Calibri"/>
                <w:color w:val="000000"/>
              </w:rPr>
              <w:pPrChange w:id="2282" w:author="Alotaibi, Raed" w:date="2019-07-15T13:58:00Z">
                <w:pPr>
                  <w:spacing w:after="0" w:line="240" w:lineRule="auto"/>
                  <w:jc w:val="center"/>
                </w:pPr>
              </w:pPrChange>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pPr>
              <w:spacing w:after="0" w:line="276" w:lineRule="auto"/>
              <w:rPr>
                <w:rFonts w:ascii="Calibri" w:eastAsia="Times New Roman" w:hAnsi="Calibri" w:cs="Calibri"/>
                <w:color w:val="000000"/>
              </w:rPr>
              <w:pPrChange w:id="2283" w:author="Alotaibi, Raed" w:date="2019-07-15T13:58:00Z">
                <w:pPr>
                  <w:spacing w:after="0" w:line="240" w:lineRule="auto"/>
                </w:pPr>
              </w:pPrChange>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pPr>
              <w:spacing w:after="0" w:line="276" w:lineRule="auto"/>
              <w:jc w:val="center"/>
              <w:rPr>
                <w:rFonts w:ascii="Calibri" w:eastAsia="Times New Roman" w:hAnsi="Calibri" w:cs="Calibri"/>
                <w:color w:val="000000"/>
              </w:rPr>
              <w:pPrChange w:id="2284" w:author="Alotaibi, Raed" w:date="2019-07-15T13:58:00Z">
                <w:pPr>
                  <w:spacing w:after="0" w:line="240" w:lineRule="auto"/>
                  <w:jc w:val="center"/>
                </w:pPr>
              </w:pPrChange>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pPr>
              <w:spacing w:after="0" w:line="276" w:lineRule="auto"/>
              <w:jc w:val="center"/>
              <w:rPr>
                <w:rFonts w:ascii="Calibri" w:eastAsia="Times New Roman" w:hAnsi="Calibri" w:cs="Calibri"/>
                <w:color w:val="000000"/>
              </w:rPr>
              <w:pPrChange w:id="2285" w:author="Alotaibi, Raed" w:date="2019-07-15T13:58:00Z">
                <w:pPr>
                  <w:spacing w:after="0" w:line="240" w:lineRule="auto"/>
                  <w:jc w:val="center"/>
                </w:pPr>
              </w:pPrChange>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pPr>
              <w:spacing w:after="0" w:line="276" w:lineRule="auto"/>
              <w:jc w:val="center"/>
              <w:rPr>
                <w:rFonts w:ascii="Calibri" w:eastAsia="Times New Roman" w:hAnsi="Calibri" w:cs="Calibri"/>
                <w:color w:val="000000"/>
              </w:rPr>
              <w:pPrChange w:id="2286" w:author="Alotaibi, Raed" w:date="2019-07-15T13:58:00Z">
                <w:pPr>
                  <w:spacing w:after="0" w:line="240" w:lineRule="auto"/>
                  <w:jc w:val="center"/>
                </w:pPr>
              </w:pPrChange>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pPr>
              <w:spacing w:after="0" w:line="276" w:lineRule="auto"/>
              <w:jc w:val="center"/>
              <w:rPr>
                <w:rFonts w:ascii="Calibri" w:eastAsia="Times New Roman" w:hAnsi="Calibri" w:cs="Calibri"/>
                <w:color w:val="000000"/>
              </w:rPr>
              <w:pPrChange w:id="2287"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pPr>
              <w:spacing w:after="0" w:line="276" w:lineRule="auto"/>
              <w:rPr>
                <w:rFonts w:ascii="Calibri" w:eastAsia="Times New Roman" w:hAnsi="Calibri" w:cs="Calibri"/>
                <w:color w:val="000000"/>
              </w:rPr>
              <w:pPrChange w:id="2288" w:author="Alotaibi, Raed" w:date="2019-07-15T13:58:00Z">
                <w:pPr>
                  <w:spacing w:after="0" w:line="240" w:lineRule="auto"/>
                </w:pPr>
              </w:pPrChange>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pPr>
              <w:spacing w:after="0" w:line="276" w:lineRule="auto"/>
              <w:jc w:val="center"/>
              <w:rPr>
                <w:rFonts w:ascii="Calibri" w:eastAsia="Times New Roman" w:hAnsi="Calibri" w:cs="Calibri"/>
                <w:color w:val="000000"/>
              </w:rPr>
              <w:pPrChange w:id="2289" w:author="Alotaibi, Raed" w:date="2019-07-15T13:58:00Z">
                <w:pPr>
                  <w:spacing w:after="0" w:line="240" w:lineRule="auto"/>
                  <w:jc w:val="center"/>
                </w:pPr>
              </w:pPrChange>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pPr>
              <w:spacing w:after="0" w:line="276" w:lineRule="auto"/>
              <w:jc w:val="center"/>
              <w:rPr>
                <w:rFonts w:ascii="Calibri" w:eastAsia="Times New Roman" w:hAnsi="Calibri" w:cs="Calibri"/>
                <w:color w:val="000000"/>
              </w:rPr>
              <w:pPrChange w:id="2290" w:author="Alotaibi, Raed" w:date="2019-07-15T13:58:00Z">
                <w:pPr>
                  <w:spacing w:after="0" w:line="240" w:lineRule="auto"/>
                  <w:jc w:val="center"/>
                </w:pPr>
              </w:pPrChange>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pPr>
              <w:spacing w:after="0" w:line="276" w:lineRule="auto"/>
              <w:jc w:val="center"/>
              <w:rPr>
                <w:rFonts w:ascii="Calibri" w:eastAsia="Times New Roman" w:hAnsi="Calibri" w:cs="Calibri"/>
                <w:color w:val="000000"/>
              </w:rPr>
              <w:pPrChange w:id="2291" w:author="Alotaibi, Raed" w:date="2019-07-15T13:58:00Z">
                <w:pPr>
                  <w:spacing w:after="0" w:line="240" w:lineRule="auto"/>
                  <w:jc w:val="center"/>
                </w:pPr>
              </w:pPrChange>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pPr>
              <w:spacing w:after="0" w:line="276" w:lineRule="auto"/>
              <w:jc w:val="center"/>
              <w:rPr>
                <w:rFonts w:ascii="Calibri" w:eastAsia="Times New Roman" w:hAnsi="Calibri" w:cs="Calibri"/>
                <w:color w:val="000000"/>
              </w:rPr>
              <w:pPrChange w:id="2292" w:author="Alotaibi, Raed" w:date="2019-07-15T13:58:00Z">
                <w:pPr>
                  <w:spacing w:after="0" w:line="240" w:lineRule="auto"/>
                  <w:jc w:val="center"/>
                </w:pPr>
              </w:pPrChange>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pPr>
              <w:spacing w:after="0" w:line="276" w:lineRule="auto"/>
              <w:rPr>
                <w:rFonts w:ascii="Calibri" w:eastAsia="Times New Roman" w:hAnsi="Calibri" w:cs="Calibri"/>
                <w:color w:val="000000"/>
              </w:rPr>
              <w:pPrChange w:id="2293" w:author="Alotaibi, Raed" w:date="2019-07-15T13:58:00Z">
                <w:pPr>
                  <w:spacing w:after="0" w:line="240" w:lineRule="auto"/>
                </w:pPr>
              </w:pPrChange>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pPr>
              <w:spacing w:after="0" w:line="276" w:lineRule="auto"/>
              <w:jc w:val="center"/>
              <w:rPr>
                <w:rFonts w:ascii="Calibri" w:eastAsia="Times New Roman" w:hAnsi="Calibri" w:cs="Calibri"/>
                <w:color w:val="000000"/>
              </w:rPr>
              <w:pPrChange w:id="2294"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pPr>
              <w:spacing w:after="0" w:line="276" w:lineRule="auto"/>
              <w:jc w:val="center"/>
              <w:rPr>
                <w:rFonts w:ascii="Calibri" w:eastAsia="Times New Roman" w:hAnsi="Calibri" w:cs="Calibri"/>
                <w:color w:val="000000"/>
              </w:rPr>
              <w:pPrChange w:id="2295" w:author="Alotaibi, Raed" w:date="2019-07-15T13:58:00Z">
                <w:pPr>
                  <w:spacing w:after="0" w:line="240" w:lineRule="auto"/>
                  <w:jc w:val="center"/>
                </w:pPr>
              </w:pPrChange>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pPr>
              <w:spacing w:after="0" w:line="276" w:lineRule="auto"/>
              <w:jc w:val="center"/>
              <w:rPr>
                <w:rFonts w:ascii="Calibri" w:eastAsia="Times New Roman" w:hAnsi="Calibri" w:cs="Calibri"/>
                <w:color w:val="000000"/>
              </w:rPr>
              <w:pPrChange w:id="2296" w:author="Alotaibi, Raed" w:date="2019-07-15T13:58:00Z">
                <w:pPr>
                  <w:spacing w:after="0" w:line="240" w:lineRule="auto"/>
                  <w:jc w:val="center"/>
                </w:pPr>
              </w:pPrChange>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pPr>
              <w:spacing w:after="0" w:line="276" w:lineRule="auto"/>
              <w:jc w:val="center"/>
              <w:rPr>
                <w:rFonts w:ascii="Calibri" w:eastAsia="Times New Roman" w:hAnsi="Calibri" w:cs="Calibri"/>
                <w:color w:val="000000"/>
              </w:rPr>
              <w:pPrChange w:id="2297"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pPr>
              <w:spacing w:after="0" w:line="276" w:lineRule="auto"/>
              <w:rPr>
                <w:rFonts w:ascii="Calibri" w:eastAsia="Times New Roman" w:hAnsi="Calibri" w:cs="Calibri"/>
                <w:color w:val="000000"/>
              </w:rPr>
              <w:pPrChange w:id="2298" w:author="Alotaibi, Raed" w:date="2019-07-15T13:58:00Z">
                <w:pPr>
                  <w:spacing w:after="0" w:line="240" w:lineRule="auto"/>
                </w:pPr>
              </w:pPrChange>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pPr>
              <w:spacing w:after="0" w:line="276" w:lineRule="auto"/>
              <w:jc w:val="center"/>
              <w:rPr>
                <w:rFonts w:ascii="Calibri" w:eastAsia="Times New Roman" w:hAnsi="Calibri" w:cs="Calibri"/>
                <w:color w:val="000000"/>
              </w:rPr>
              <w:pPrChange w:id="2299" w:author="Alotaibi, Raed" w:date="2019-07-15T13:58:00Z">
                <w:pPr>
                  <w:spacing w:after="0" w:line="240" w:lineRule="auto"/>
                  <w:jc w:val="center"/>
                </w:pPr>
              </w:pPrChange>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pPr>
              <w:spacing w:after="0" w:line="276" w:lineRule="auto"/>
              <w:jc w:val="center"/>
              <w:rPr>
                <w:rFonts w:ascii="Calibri" w:eastAsia="Times New Roman" w:hAnsi="Calibri" w:cs="Calibri"/>
                <w:color w:val="000000"/>
              </w:rPr>
              <w:pPrChange w:id="2300" w:author="Alotaibi, Raed" w:date="2019-07-15T13:58:00Z">
                <w:pPr>
                  <w:spacing w:after="0" w:line="240" w:lineRule="auto"/>
                  <w:jc w:val="center"/>
                </w:pPr>
              </w:pPrChange>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pPr>
              <w:spacing w:after="0" w:line="276" w:lineRule="auto"/>
              <w:jc w:val="center"/>
              <w:rPr>
                <w:rFonts w:ascii="Calibri" w:eastAsia="Times New Roman" w:hAnsi="Calibri" w:cs="Calibri"/>
                <w:color w:val="000000"/>
              </w:rPr>
              <w:pPrChange w:id="2301" w:author="Alotaibi, Raed" w:date="2019-07-15T13:58:00Z">
                <w:pPr>
                  <w:spacing w:after="0" w:line="240" w:lineRule="auto"/>
                  <w:jc w:val="center"/>
                </w:pPr>
              </w:pPrChange>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pPr>
              <w:spacing w:after="0" w:line="276" w:lineRule="auto"/>
              <w:jc w:val="center"/>
              <w:rPr>
                <w:rFonts w:ascii="Calibri" w:eastAsia="Times New Roman" w:hAnsi="Calibri" w:cs="Calibri"/>
                <w:color w:val="000000"/>
              </w:rPr>
              <w:pPrChange w:id="2302" w:author="Alotaibi, Raed" w:date="2019-07-15T13:58:00Z">
                <w:pPr>
                  <w:spacing w:after="0" w:line="240" w:lineRule="auto"/>
                  <w:jc w:val="center"/>
                </w:pPr>
              </w:pPrChange>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pPr>
              <w:spacing w:after="0" w:line="276" w:lineRule="auto"/>
              <w:rPr>
                <w:rFonts w:ascii="Calibri" w:eastAsia="Times New Roman" w:hAnsi="Calibri" w:cs="Calibri"/>
                <w:color w:val="000000"/>
              </w:rPr>
              <w:pPrChange w:id="2303" w:author="Alotaibi, Raed" w:date="2019-07-15T13:58:00Z">
                <w:pPr>
                  <w:spacing w:after="0" w:line="240" w:lineRule="auto"/>
                </w:pPr>
              </w:pPrChange>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pPr>
              <w:spacing w:after="0" w:line="276" w:lineRule="auto"/>
              <w:jc w:val="center"/>
              <w:rPr>
                <w:rFonts w:ascii="Calibri" w:eastAsia="Times New Roman" w:hAnsi="Calibri" w:cs="Calibri"/>
                <w:color w:val="000000"/>
              </w:rPr>
              <w:pPrChange w:id="2304" w:author="Alotaibi, Raed" w:date="2019-07-15T13:58:00Z">
                <w:pPr>
                  <w:spacing w:after="0" w:line="240" w:lineRule="auto"/>
                  <w:jc w:val="center"/>
                </w:pPr>
              </w:pPrChange>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pPr>
              <w:spacing w:after="0" w:line="276" w:lineRule="auto"/>
              <w:jc w:val="center"/>
              <w:rPr>
                <w:rFonts w:ascii="Calibri" w:eastAsia="Times New Roman" w:hAnsi="Calibri" w:cs="Calibri"/>
                <w:color w:val="000000"/>
              </w:rPr>
              <w:pPrChange w:id="2305" w:author="Alotaibi, Raed" w:date="2019-07-15T13:58:00Z">
                <w:pPr>
                  <w:spacing w:after="0" w:line="240" w:lineRule="auto"/>
                  <w:jc w:val="center"/>
                </w:pPr>
              </w:pPrChange>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pPr>
              <w:spacing w:after="0" w:line="276" w:lineRule="auto"/>
              <w:jc w:val="center"/>
              <w:rPr>
                <w:rFonts w:ascii="Calibri" w:eastAsia="Times New Roman" w:hAnsi="Calibri" w:cs="Calibri"/>
                <w:color w:val="000000"/>
              </w:rPr>
              <w:pPrChange w:id="2306" w:author="Alotaibi, Raed" w:date="2019-07-15T13:58:00Z">
                <w:pPr>
                  <w:spacing w:after="0" w:line="240" w:lineRule="auto"/>
                  <w:jc w:val="center"/>
                </w:pPr>
              </w:pPrChange>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pPr>
              <w:spacing w:after="0" w:line="276" w:lineRule="auto"/>
              <w:jc w:val="center"/>
              <w:rPr>
                <w:rFonts w:ascii="Calibri" w:eastAsia="Times New Roman" w:hAnsi="Calibri" w:cs="Calibri"/>
                <w:color w:val="000000"/>
              </w:rPr>
              <w:pPrChange w:id="2307" w:author="Alotaibi, Raed" w:date="2019-07-15T13:58:00Z">
                <w:pPr>
                  <w:spacing w:after="0" w:line="240" w:lineRule="auto"/>
                  <w:jc w:val="center"/>
                </w:pPr>
              </w:pPrChange>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pPr>
              <w:spacing w:after="0" w:line="276" w:lineRule="auto"/>
              <w:rPr>
                <w:rFonts w:ascii="Calibri" w:eastAsia="Times New Roman" w:hAnsi="Calibri" w:cs="Calibri"/>
                <w:color w:val="000000"/>
              </w:rPr>
              <w:pPrChange w:id="2308" w:author="Alotaibi, Raed" w:date="2019-07-15T13:58:00Z">
                <w:pPr>
                  <w:spacing w:after="0" w:line="240" w:lineRule="auto"/>
                </w:pPr>
              </w:pPrChange>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pPr>
              <w:spacing w:after="0" w:line="276" w:lineRule="auto"/>
              <w:jc w:val="center"/>
              <w:rPr>
                <w:rFonts w:ascii="Calibri" w:eastAsia="Times New Roman" w:hAnsi="Calibri" w:cs="Calibri"/>
                <w:color w:val="000000"/>
              </w:rPr>
              <w:pPrChange w:id="2309" w:author="Alotaibi, Raed" w:date="2019-07-15T13:58:00Z">
                <w:pPr>
                  <w:spacing w:after="0" w:line="240" w:lineRule="auto"/>
                  <w:jc w:val="center"/>
                </w:pPr>
              </w:pPrChange>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pPr>
              <w:spacing w:after="0" w:line="276" w:lineRule="auto"/>
              <w:jc w:val="center"/>
              <w:rPr>
                <w:rFonts w:ascii="Calibri" w:eastAsia="Times New Roman" w:hAnsi="Calibri" w:cs="Calibri"/>
                <w:color w:val="000000"/>
              </w:rPr>
              <w:pPrChange w:id="2310" w:author="Alotaibi, Raed" w:date="2019-07-15T13:58:00Z">
                <w:pPr>
                  <w:spacing w:after="0" w:line="240" w:lineRule="auto"/>
                  <w:jc w:val="center"/>
                </w:pPr>
              </w:pPrChange>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pPr>
              <w:spacing w:after="0" w:line="276" w:lineRule="auto"/>
              <w:jc w:val="center"/>
              <w:rPr>
                <w:rFonts w:ascii="Calibri" w:eastAsia="Times New Roman" w:hAnsi="Calibri" w:cs="Calibri"/>
                <w:color w:val="000000"/>
              </w:rPr>
              <w:pPrChange w:id="2311" w:author="Alotaibi, Raed" w:date="2019-07-15T13:58:00Z">
                <w:pPr>
                  <w:spacing w:after="0" w:line="240" w:lineRule="auto"/>
                  <w:jc w:val="center"/>
                </w:pPr>
              </w:pPrChange>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pPr>
              <w:spacing w:after="0" w:line="276" w:lineRule="auto"/>
              <w:jc w:val="center"/>
              <w:rPr>
                <w:rFonts w:ascii="Calibri" w:eastAsia="Times New Roman" w:hAnsi="Calibri" w:cs="Calibri"/>
                <w:color w:val="000000"/>
              </w:rPr>
              <w:pPrChange w:id="2312" w:author="Alotaibi, Raed" w:date="2019-07-15T13:58:00Z">
                <w:pPr>
                  <w:spacing w:after="0" w:line="240" w:lineRule="auto"/>
                  <w:jc w:val="center"/>
                </w:pPr>
              </w:pPrChange>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pPr>
              <w:spacing w:after="0" w:line="276" w:lineRule="auto"/>
              <w:rPr>
                <w:rFonts w:ascii="Calibri" w:eastAsia="Times New Roman" w:hAnsi="Calibri" w:cs="Calibri"/>
                <w:color w:val="000000"/>
              </w:rPr>
              <w:pPrChange w:id="2313" w:author="Alotaibi, Raed" w:date="2019-07-15T13:58:00Z">
                <w:pPr>
                  <w:spacing w:after="0" w:line="240" w:lineRule="auto"/>
                </w:pPr>
              </w:pPrChange>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pPr>
              <w:spacing w:after="0" w:line="276" w:lineRule="auto"/>
              <w:jc w:val="center"/>
              <w:rPr>
                <w:rFonts w:ascii="Calibri" w:eastAsia="Times New Roman" w:hAnsi="Calibri" w:cs="Calibri"/>
                <w:color w:val="000000"/>
              </w:rPr>
              <w:pPrChange w:id="2314" w:author="Alotaibi, Raed" w:date="2019-07-15T13:58:00Z">
                <w:pPr>
                  <w:spacing w:after="0" w:line="240" w:lineRule="auto"/>
                  <w:jc w:val="center"/>
                </w:pPr>
              </w:pPrChange>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pPr>
              <w:spacing w:after="0" w:line="276" w:lineRule="auto"/>
              <w:jc w:val="center"/>
              <w:rPr>
                <w:rFonts w:ascii="Calibri" w:eastAsia="Times New Roman" w:hAnsi="Calibri" w:cs="Calibri"/>
                <w:color w:val="000000"/>
              </w:rPr>
              <w:pPrChange w:id="2315" w:author="Alotaibi, Raed" w:date="2019-07-15T13:58:00Z">
                <w:pPr>
                  <w:spacing w:after="0" w:line="240" w:lineRule="auto"/>
                  <w:jc w:val="center"/>
                </w:pPr>
              </w:pPrChange>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pPr>
              <w:spacing w:after="0" w:line="276" w:lineRule="auto"/>
              <w:jc w:val="center"/>
              <w:rPr>
                <w:rFonts w:ascii="Calibri" w:eastAsia="Times New Roman" w:hAnsi="Calibri" w:cs="Calibri"/>
                <w:color w:val="000000"/>
              </w:rPr>
              <w:pPrChange w:id="2316" w:author="Alotaibi, Raed" w:date="2019-07-15T13:58:00Z">
                <w:pPr>
                  <w:spacing w:after="0" w:line="240" w:lineRule="auto"/>
                  <w:jc w:val="center"/>
                </w:pPr>
              </w:pPrChange>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pPr>
              <w:spacing w:after="0" w:line="276" w:lineRule="auto"/>
              <w:jc w:val="center"/>
              <w:rPr>
                <w:rFonts w:ascii="Calibri" w:eastAsia="Times New Roman" w:hAnsi="Calibri" w:cs="Calibri"/>
                <w:color w:val="000000"/>
              </w:rPr>
              <w:pPrChange w:id="2317" w:author="Alotaibi, Raed" w:date="2019-07-15T13:58:00Z">
                <w:pPr>
                  <w:spacing w:after="0" w:line="240" w:lineRule="auto"/>
                  <w:jc w:val="center"/>
                </w:pPr>
              </w:pPrChange>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pPr>
              <w:spacing w:after="0" w:line="276" w:lineRule="auto"/>
              <w:rPr>
                <w:rFonts w:ascii="Calibri" w:eastAsia="Times New Roman" w:hAnsi="Calibri" w:cs="Calibri"/>
                <w:color w:val="000000"/>
              </w:rPr>
              <w:pPrChange w:id="2318" w:author="Alotaibi, Raed" w:date="2019-07-15T13:58:00Z">
                <w:pPr>
                  <w:spacing w:after="0" w:line="240" w:lineRule="auto"/>
                </w:pPr>
              </w:pPrChange>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pPr>
              <w:spacing w:after="0" w:line="276" w:lineRule="auto"/>
              <w:jc w:val="center"/>
              <w:rPr>
                <w:rFonts w:ascii="Calibri" w:eastAsia="Times New Roman" w:hAnsi="Calibri" w:cs="Calibri"/>
                <w:color w:val="000000"/>
              </w:rPr>
              <w:pPrChange w:id="2319" w:author="Alotaibi, Raed" w:date="2019-07-15T13:58:00Z">
                <w:pPr>
                  <w:spacing w:after="0" w:line="240" w:lineRule="auto"/>
                  <w:jc w:val="center"/>
                </w:pPr>
              </w:pPrChange>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pPr>
              <w:spacing w:after="0" w:line="276" w:lineRule="auto"/>
              <w:jc w:val="center"/>
              <w:rPr>
                <w:rFonts w:ascii="Calibri" w:eastAsia="Times New Roman" w:hAnsi="Calibri" w:cs="Calibri"/>
                <w:color w:val="000000"/>
              </w:rPr>
              <w:pPrChange w:id="2320" w:author="Alotaibi, Raed" w:date="2019-07-15T13:58:00Z">
                <w:pPr>
                  <w:spacing w:after="0" w:line="240" w:lineRule="auto"/>
                  <w:jc w:val="center"/>
                </w:pPr>
              </w:pPrChange>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pPr>
              <w:spacing w:after="0" w:line="276" w:lineRule="auto"/>
              <w:jc w:val="center"/>
              <w:rPr>
                <w:rFonts w:ascii="Calibri" w:eastAsia="Times New Roman" w:hAnsi="Calibri" w:cs="Calibri"/>
                <w:color w:val="000000"/>
              </w:rPr>
              <w:pPrChange w:id="2321" w:author="Alotaibi, Raed" w:date="2019-07-15T13:58:00Z">
                <w:pPr>
                  <w:spacing w:after="0" w:line="240" w:lineRule="auto"/>
                  <w:jc w:val="center"/>
                </w:pPr>
              </w:pPrChange>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pPr>
              <w:spacing w:after="0" w:line="276" w:lineRule="auto"/>
              <w:jc w:val="center"/>
              <w:rPr>
                <w:rFonts w:ascii="Calibri" w:eastAsia="Times New Roman" w:hAnsi="Calibri" w:cs="Calibri"/>
                <w:color w:val="000000"/>
              </w:rPr>
              <w:pPrChange w:id="2322" w:author="Alotaibi, Raed" w:date="2019-07-15T13:58:00Z">
                <w:pPr>
                  <w:spacing w:after="0" w:line="240" w:lineRule="auto"/>
                  <w:jc w:val="center"/>
                </w:pPr>
              </w:pPrChange>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pPr>
              <w:spacing w:after="0" w:line="276" w:lineRule="auto"/>
              <w:rPr>
                <w:rFonts w:ascii="Calibri" w:eastAsia="Times New Roman" w:hAnsi="Calibri" w:cs="Calibri"/>
                <w:color w:val="000000"/>
              </w:rPr>
              <w:pPrChange w:id="2323" w:author="Alotaibi, Raed" w:date="2019-07-15T13:58:00Z">
                <w:pPr>
                  <w:spacing w:after="0" w:line="240" w:lineRule="auto"/>
                </w:pPr>
              </w:pPrChange>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pPr>
              <w:spacing w:after="0" w:line="276" w:lineRule="auto"/>
              <w:jc w:val="center"/>
              <w:rPr>
                <w:rFonts w:ascii="Calibri" w:eastAsia="Times New Roman" w:hAnsi="Calibri" w:cs="Calibri"/>
                <w:color w:val="000000"/>
              </w:rPr>
              <w:pPrChange w:id="2324" w:author="Alotaibi, Raed" w:date="2019-07-15T13:58:00Z">
                <w:pPr>
                  <w:spacing w:after="0" w:line="240" w:lineRule="auto"/>
                  <w:jc w:val="center"/>
                </w:pPr>
              </w:pPrChange>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pPr>
              <w:spacing w:after="0" w:line="276" w:lineRule="auto"/>
              <w:jc w:val="center"/>
              <w:rPr>
                <w:rFonts w:ascii="Calibri" w:eastAsia="Times New Roman" w:hAnsi="Calibri" w:cs="Calibri"/>
                <w:color w:val="000000"/>
              </w:rPr>
              <w:pPrChange w:id="2325" w:author="Alotaibi, Raed" w:date="2019-07-15T13:58:00Z">
                <w:pPr>
                  <w:spacing w:after="0" w:line="240" w:lineRule="auto"/>
                  <w:jc w:val="center"/>
                </w:pPr>
              </w:pPrChange>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pPr>
              <w:spacing w:after="0" w:line="276" w:lineRule="auto"/>
              <w:jc w:val="center"/>
              <w:rPr>
                <w:rFonts w:ascii="Calibri" w:eastAsia="Times New Roman" w:hAnsi="Calibri" w:cs="Calibri"/>
                <w:color w:val="000000"/>
              </w:rPr>
              <w:pPrChange w:id="2326" w:author="Alotaibi, Raed" w:date="2019-07-15T13:58:00Z">
                <w:pPr>
                  <w:spacing w:after="0" w:line="240" w:lineRule="auto"/>
                  <w:jc w:val="center"/>
                </w:pPr>
              </w:pPrChange>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pPr>
              <w:spacing w:after="0" w:line="276" w:lineRule="auto"/>
              <w:jc w:val="center"/>
              <w:rPr>
                <w:rFonts w:ascii="Calibri" w:eastAsia="Times New Roman" w:hAnsi="Calibri" w:cs="Calibri"/>
                <w:color w:val="000000"/>
              </w:rPr>
              <w:pPrChange w:id="2327" w:author="Alotaibi, Raed" w:date="2019-07-15T13:58:00Z">
                <w:pPr>
                  <w:spacing w:after="0" w:line="240" w:lineRule="auto"/>
                  <w:jc w:val="center"/>
                </w:pPr>
              </w:pPrChange>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pPr>
              <w:spacing w:after="0" w:line="276" w:lineRule="auto"/>
              <w:rPr>
                <w:rFonts w:ascii="Calibri" w:eastAsia="Times New Roman" w:hAnsi="Calibri" w:cs="Calibri"/>
                <w:color w:val="000000"/>
              </w:rPr>
              <w:pPrChange w:id="2328" w:author="Alotaibi, Raed" w:date="2019-07-15T13:58:00Z">
                <w:pPr>
                  <w:spacing w:after="0" w:line="240" w:lineRule="auto"/>
                </w:pPr>
              </w:pPrChange>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pPr>
              <w:spacing w:after="0" w:line="276" w:lineRule="auto"/>
              <w:jc w:val="center"/>
              <w:rPr>
                <w:rFonts w:ascii="Calibri" w:eastAsia="Times New Roman" w:hAnsi="Calibri" w:cs="Calibri"/>
                <w:color w:val="000000"/>
              </w:rPr>
              <w:pPrChange w:id="2329" w:author="Alotaibi, Raed" w:date="2019-07-15T13:58:00Z">
                <w:pPr>
                  <w:spacing w:after="0" w:line="240" w:lineRule="auto"/>
                  <w:jc w:val="center"/>
                </w:pPr>
              </w:pPrChange>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pPr>
              <w:spacing w:after="0" w:line="276" w:lineRule="auto"/>
              <w:jc w:val="center"/>
              <w:rPr>
                <w:rFonts w:ascii="Calibri" w:eastAsia="Times New Roman" w:hAnsi="Calibri" w:cs="Calibri"/>
                <w:color w:val="000000"/>
              </w:rPr>
              <w:pPrChange w:id="2330" w:author="Alotaibi, Raed" w:date="2019-07-15T13:58:00Z">
                <w:pPr>
                  <w:spacing w:after="0" w:line="240" w:lineRule="auto"/>
                  <w:jc w:val="center"/>
                </w:pPr>
              </w:pPrChange>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pPr>
              <w:spacing w:after="0" w:line="276" w:lineRule="auto"/>
              <w:jc w:val="center"/>
              <w:rPr>
                <w:rFonts w:ascii="Calibri" w:eastAsia="Times New Roman" w:hAnsi="Calibri" w:cs="Calibri"/>
                <w:color w:val="000000"/>
              </w:rPr>
              <w:pPrChange w:id="2331" w:author="Alotaibi, Raed" w:date="2019-07-15T13:58:00Z">
                <w:pPr>
                  <w:spacing w:after="0" w:line="240" w:lineRule="auto"/>
                  <w:jc w:val="center"/>
                </w:pPr>
              </w:pPrChange>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pPr>
              <w:spacing w:after="0" w:line="276" w:lineRule="auto"/>
              <w:jc w:val="center"/>
              <w:rPr>
                <w:rFonts w:ascii="Calibri" w:eastAsia="Times New Roman" w:hAnsi="Calibri" w:cs="Calibri"/>
                <w:color w:val="000000"/>
              </w:rPr>
              <w:pPrChange w:id="2332" w:author="Alotaibi, Raed" w:date="2019-07-15T13:58:00Z">
                <w:pPr>
                  <w:spacing w:after="0" w:line="240" w:lineRule="auto"/>
                  <w:jc w:val="center"/>
                </w:pPr>
              </w:pPrChange>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pPr>
              <w:spacing w:after="0" w:line="276" w:lineRule="auto"/>
              <w:rPr>
                <w:rFonts w:ascii="Calibri" w:eastAsia="Times New Roman" w:hAnsi="Calibri" w:cs="Calibri"/>
                <w:color w:val="000000"/>
              </w:rPr>
              <w:pPrChange w:id="2333" w:author="Alotaibi, Raed" w:date="2019-07-15T13:58:00Z">
                <w:pPr>
                  <w:spacing w:after="0" w:line="240" w:lineRule="auto"/>
                </w:pPr>
              </w:pPrChange>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pPr>
              <w:spacing w:after="0" w:line="276" w:lineRule="auto"/>
              <w:jc w:val="center"/>
              <w:rPr>
                <w:rFonts w:ascii="Calibri" w:eastAsia="Times New Roman" w:hAnsi="Calibri" w:cs="Calibri"/>
                <w:color w:val="000000"/>
              </w:rPr>
              <w:pPrChange w:id="2334" w:author="Alotaibi, Raed" w:date="2019-07-15T13:58:00Z">
                <w:pPr>
                  <w:spacing w:after="0" w:line="240" w:lineRule="auto"/>
                  <w:jc w:val="center"/>
                </w:pPr>
              </w:pPrChange>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pPr>
              <w:spacing w:after="0" w:line="276" w:lineRule="auto"/>
              <w:jc w:val="center"/>
              <w:rPr>
                <w:rFonts w:ascii="Calibri" w:eastAsia="Times New Roman" w:hAnsi="Calibri" w:cs="Calibri"/>
                <w:color w:val="000000"/>
              </w:rPr>
              <w:pPrChange w:id="2335" w:author="Alotaibi, Raed" w:date="2019-07-15T13:58:00Z">
                <w:pPr>
                  <w:spacing w:after="0" w:line="240" w:lineRule="auto"/>
                  <w:jc w:val="center"/>
                </w:pPr>
              </w:pPrChange>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pPr>
              <w:spacing w:after="0" w:line="276" w:lineRule="auto"/>
              <w:jc w:val="center"/>
              <w:rPr>
                <w:rFonts w:ascii="Calibri" w:eastAsia="Times New Roman" w:hAnsi="Calibri" w:cs="Calibri"/>
                <w:color w:val="000000"/>
              </w:rPr>
              <w:pPrChange w:id="2336" w:author="Alotaibi, Raed" w:date="2019-07-15T13:58:00Z">
                <w:pPr>
                  <w:spacing w:after="0" w:line="240" w:lineRule="auto"/>
                  <w:jc w:val="center"/>
                </w:pPr>
              </w:pPrChange>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pPr>
              <w:spacing w:after="0" w:line="276" w:lineRule="auto"/>
              <w:jc w:val="center"/>
              <w:rPr>
                <w:rFonts w:ascii="Calibri" w:eastAsia="Times New Roman" w:hAnsi="Calibri" w:cs="Calibri"/>
                <w:color w:val="000000"/>
              </w:rPr>
              <w:pPrChange w:id="2337" w:author="Alotaibi, Raed" w:date="2019-07-15T13:58:00Z">
                <w:pPr>
                  <w:spacing w:after="0" w:line="240" w:lineRule="auto"/>
                  <w:jc w:val="center"/>
                </w:pPr>
              </w:pPrChange>
            </w:pPr>
            <w:r w:rsidRPr="00EC1FA9">
              <w:rPr>
                <w:rFonts w:ascii="Calibri" w:eastAsia="Times New Roman" w:hAnsi="Calibri" w:cs="Calibri"/>
                <w:color w:val="000000"/>
              </w:rPr>
              <w:t>10</w:t>
            </w:r>
          </w:p>
        </w:tc>
      </w:tr>
    </w:tbl>
    <w:p w14:paraId="4035606F" w14:textId="3F6B7653" w:rsidR="00091719" w:rsidRPr="00182380" w:rsidRDefault="00091719" w:rsidP="00E14325">
      <w:pPr>
        <w:pStyle w:val="NoSpacing"/>
        <w:spacing w:line="276" w:lineRule="auto"/>
        <w:rPr>
          <w:sz w:val="20"/>
          <w:szCs w:val="20"/>
        </w:rPr>
      </w:pPr>
      <w:r w:rsidRPr="00182380">
        <w:rPr>
          <w:sz w:val="20"/>
          <w:szCs w:val="20"/>
        </w:rPr>
        <w:t>*</w:t>
      </w:r>
      <w:r w:rsidRPr="00182380">
        <w:rPr>
          <w:i/>
          <w:iCs/>
          <w:sz w:val="20"/>
          <w:szCs w:val="20"/>
        </w:rPr>
        <w:t>Incidence rate</w:t>
      </w:r>
      <w:r w:rsidRPr="00182380">
        <w:rPr>
          <w:sz w:val="20"/>
          <w:szCs w:val="20"/>
        </w:rPr>
        <w:t xml:space="preserve"> per 1,000 at-risk children</w:t>
      </w:r>
    </w:p>
    <w:p w14:paraId="15BD208A" w14:textId="71053723" w:rsidR="001619ED" w:rsidRDefault="00091719" w:rsidP="00E14325">
      <w:pPr>
        <w:pStyle w:val="NoSpacing"/>
        <w:spacing w:line="276" w:lineRule="auto"/>
        <w:rPr>
          <w:i/>
          <w:iCs/>
          <w:color w:val="44546A" w:themeColor="text2"/>
          <w:sz w:val="18"/>
          <w:szCs w:val="18"/>
        </w:rPr>
      </w:pPr>
      <w:r w:rsidRPr="00182380">
        <w:rPr>
          <w:sz w:val="20"/>
          <w:szCs w:val="20"/>
        </w:rPr>
        <w:t>*</w:t>
      </w:r>
      <w:r w:rsidRPr="00182380">
        <w:rPr>
          <w:i/>
          <w:iCs/>
          <w:sz w:val="20"/>
          <w:szCs w:val="20"/>
        </w:rPr>
        <w:t>Prevalence rate per 100 child</w:t>
      </w:r>
      <w:r w:rsidR="00191764">
        <w:rPr>
          <w:i/>
          <w:iCs/>
          <w:sz w:val="20"/>
          <w:szCs w:val="20"/>
        </w:rPr>
        <w:t>ren</w:t>
      </w:r>
    </w:p>
    <w:p w14:paraId="6824856B" w14:textId="421F6695" w:rsidR="00845F40" w:rsidRDefault="00594157" w:rsidP="000A6843">
      <w:pPr>
        <w:rPr>
          <w:b/>
          <w:bCs/>
        </w:rPr>
      </w:pPr>
      <w:r>
        <w:rPr>
          <w:b/>
          <w:bCs/>
        </w:rPr>
        <w:br w:type="page"/>
      </w:r>
    </w:p>
    <w:p w14:paraId="0DF425FE" w14:textId="620E6563" w:rsidR="000A6843" w:rsidRPr="00ED2A02" w:rsidRDefault="000A6843" w:rsidP="000A6843">
      <w:pPr>
        <w:pStyle w:val="Caption"/>
        <w:keepNext/>
        <w:rPr>
          <w:sz w:val="22"/>
          <w:szCs w:val="22"/>
        </w:rPr>
      </w:pPr>
      <w:bookmarkStart w:id="2338" w:name="_Toc14120465"/>
      <w:r w:rsidRPr="00ED2A02">
        <w:rPr>
          <w:sz w:val="22"/>
          <w:szCs w:val="22"/>
        </w:rPr>
        <w:lastRenderedPageBreak/>
        <w:t>Table S</w:t>
      </w:r>
      <w:r w:rsidRPr="00ED2A02">
        <w:rPr>
          <w:sz w:val="22"/>
          <w:szCs w:val="22"/>
        </w:rPr>
        <w:fldChar w:fldCharType="begin"/>
      </w:r>
      <w:r w:rsidRPr="00ED2A02">
        <w:rPr>
          <w:sz w:val="22"/>
          <w:szCs w:val="22"/>
        </w:rPr>
        <w:instrText xml:space="preserve"> SEQ Table_S \* ARABIC </w:instrText>
      </w:r>
      <w:r w:rsidRPr="00ED2A02">
        <w:rPr>
          <w:sz w:val="22"/>
          <w:szCs w:val="22"/>
        </w:rPr>
        <w:fldChar w:fldCharType="separate"/>
      </w:r>
      <w:r w:rsidR="00ED2A02">
        <w:rPr>
          <w:noProof/>
          <w:sz w:val="22"/>
          <w:szCs w:val="22"/>
        </w:rPr>
        <w:t>4</w:t>
      </w:r>
      <w:r w:rsidRPr="00ED2A02">
        <w:rPr>
          <w:sz w:val="22"/>
          <w:szCs w:val="22"/>
        </w:rPr>
        <w:fldChar w:fldCharType="end"/>
      </w:r>
      <w:r w:rsidRPr="00ED2A02">
        <w:rPr>
          <w:sz w:val="22"/>
          <w:szCs w:val="22"/>
        </w:rPr>
        <w:t>: Aggregated childhood asthma weighted survey summary (2006-2010)</w:t>
      </w:r>
      <w:bookmarkEnd w:id="2338"/>
    </w:p>
    <w:tbl>
      <w:tblPr>
        <w:tblW w:w="5000" w:type="pct"/>
        <w:tblLook w:val="04A0" w:firstRow="1" w:lastRow="0" w:firstColumn="1" w:lastColumn="0" w:noHBand="0" w:noVBand="1"/>
      </w:tblPr>
      <w:tblGrid>
        <w:gridCol w:w="2564"/>
        <w:gridCol w:w="2571"/>
        <w:gridCol w:w="2056"/>
        <w:gridCol w:w="1825"/>
      </w:tblGrid>
      <w:tr w:rsidR="00594157" w:rsidRPr="00594157" w14:paraId="0609F5AC" w14:textId="77777777" w:rsidTr="000A6843">
        <w:trPr>
          <w:trHeight w:val="323"/>
        </w:trPr>
        <w:tc>
          <w:tcPr>
            <w:tcW w:w="1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AD7E8" w14:textId="77777777"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State</w:t>
            </w:r>
          </w:p>
        </w:tc>
        <w:tc>
          <w:tcPr>
            <w:tcW w:w="1426" w:type="pct"/>
            <w:tcBorders>
              <w:top w:val="single" w:sz="4" w:space="0" w:color="auto"/>
              <w:left w:val="nil"/>
              <w:bottom w:val="single" w:sz="4" w:space="0" w:color="auto"/>
              <w:right w:val="single" w:sz="4" w:space="0" w:color="auto"/>
            </w:tcBorders>
            <w:shd w:val="clear" w:color="auto" w:fill="auto"/>
            <w:noWrap/>
            <w:vAlign w:val="center"/>
            <w:hideMark/>
          </w:tcPr>
          <w:p w14:paraId="6028F2D2" w14:textId="43F8FABD"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weighted</w:t>
            </w:r>
          </w:p>
          <w:p w14:paraId="4139BAC5" w14:textId="0AC91B4C"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incident cases</w:t>
            </w:r>
          </w:p>
        </w:tc>
        <w:tc>
          <w:tcPr>
            <w:tcW w:w="1140" w:type="pct"/>
            <w:tcBorders>
              <w:top w:val="single" w:sz="4" w:space="0" w:color="auto"/>
              <w:left w:val="nil"/>
              <w:bottom w:val="single" w:sz="4" w:space="0" w:color="auto"/>
              <w:right w:val="single" w:sz="4" w:space="0" w:color="auto"/>
            </w:tcBorders>
            <w:shd w:val="clear" w:color="auto" w:fill="auto"/>
            <w:noWrap/>
            <w:vAlign w:val="center"/>
            <w:hideMark/>
          </w:tcPr>
          <w:p w14:paraId="4F516BC4" w14:textId="28A1DCB5"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at-risk</w:t>
            </w:r>
          </w:p>
          <w:p w14:paraId="5EBEE916" w14:textId="29D79A91"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children</w:t>
            </w:r>
          </w:p>
        </w:tc>
        <w:tc>
          <w:tcPr>
            <w:tcW w:w="1012" w:type="pct"/>
            <w:tcBorders>
              <w:top w:val="single" w:sz="4" w:space="0" w:color="auto"/>
              <w:left w:val="nil"/>
              <w:bottom w:val="single" w:sz="4" w:space="0" w:color="auto"/>
              <w:right w:val="single" w:sz="4" w:space="0" w:color="auto"/>
            </w:tcBorders>
            <w:shd w:val="clear" w:color="auto" w:fill="auto"/>
            <w:noWrap/>
            <w:vAlign w:val="center"/>
            <w:hideMark/>
          </w:tcPr>
          <w:p w14:paraId="5BF4DAB5" w14:textId="510474C4"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Years of available</w:t>
            </w:r>
          </w:p>
          <w:p w14:paraId="5D00E2CF" w14:textId="032DA619"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data</w:t>
            </w:r>
          </w:p>
        </w:tc>
      </w:tr>
      <w:tr w:rsidR="000A6843" w:rsidRPr="00594157" w14:paraId="5C4D1879"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7226C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Arizona</w:t>
            </w:r>
          </w:p>
        </w:tc>
        <w:tc>
          <w:tcPr>
            <w:tcW w:w="1426" w:type="pct"/>
            <w:tcBorders>
              <w:top w:val="nil"/>
              <w:left w:val="nil"/>
              <w:bottom w:val="single" w:sz="4" w:space="0" w:color="auto"/>
              <w:right w:val="single" w:sz="4" w:space="0" w:color="auto"/>
            </w:tcBorders>
            <w:shd w:val="clear" w:color="auto" w:fill="auto"/>
            <w:noWrap/>
            <w:vAlign w:val="bottom"/>
            <w:hideMark/>
          </w:tcPr>
          <w:p w14:paraId="0E9ADAA6" w14:textId="2AA550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42,622</w:t>
            </w:r>
          </w:p>
        </w:tc>
        <w:tc>
          <w:tcPr>
            <w:tcW w:w="1140" w:type="pct"/>
            <w:tcBorders>
              <w:top w:val="nil"/>
              <w:left w:val="nil"/>
              <w:bottom w:val="single" w:sz="4" w:space="0" w:color="auto"/>
              <w:right w:val="single" w:sz="4" w:space="0" w:color="auto"/>
            </w:tcBorders>
            <w:shd w:val="clear" w:color="auto" w:fill="auto"/>
            <w:noWrap/>
            <w:vAlign w:val="bottom"/>
            <w:hideMark/>
          </w:tcPr>
          <w:p w14:paraId="65C2CFAB" w14:textId="660AFA3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2,802,422</w:t>
            </w:r>
          </w:p>
        </w:tc>
        <w:tc>
          <w:tcPr>
            <w:tcW w:w="1012" w:type="pct"/>
            <w:tcBorders>
              <w:top w:val="nil"/>
              <w:left w:val="nil"/>
              <w:bottom w:val="single" w:sz="4" w:space="0" w:color="auto"/>
              <w:right w:val="single" w:sz="4" w:space="0" w:color="auto"/>
            </w:tcBorders>
            <w:shd w:val="clear" w:color="auto" w:fill="auto"/>
            <w:noWrap/>
            <w:vAlign w:val="bottom"/>
            <w:hideMark/>
          </w:tcPr>
          <w:p w14:paraId="7DA5CA4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4A9200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4B0B35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California</w:t>
            </w:r>
          </w:p>
        </w:tc>
        <w:tc>
          <w:tcPr>
            <w:tcW w:w="1426" w:type="pct"/>
            <w:tcBorders>
              <w:top w:val="nil"/>
              <w:left w:val="nil"/>
              <w:bottom w:val="single" w:sz="4" w:space="0" w:color="auto"/>
              <w:right w:val="single" w:sz="4" w:space="0" w:color="auto"/>
            </w:tcBorders>
            <w:shd w:val="clear" w:color="auto" w:fill="auto"/>
            <w:noWrap/>
            <w:vAlign w:val="bottom"/>
            <w:hideMark/>
          </w:tcPr>
          <w:p w14:paraId="59DD2B8E" w14:textId="47ED680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156,599</w:t>
            </w:r>
          </w:p>
        </w:tc>
        <w:tc>
          <w:tcPr>
            <w:tcW w:w="1140" w:type="pct"/>
            <w:tcBorders>
              <w:top w:val="nil"/>
              <w:left w:val="nil"/>
              <w:bottom w:val="single" w:sz="4" w:space="0" w:color="auto"/>
              <w:right w:val="single" w:sz="4" w:space="0" w:color="auto"/>
            </w:tcBorders>
            <w:shd w:val="clear" w:color="auto" w:fill="auto"/>
            <w:noWrap/>
            <w:vAlign w:val="bottom"/>
            <w:hideMark/>
          </w:tcPr>
          <w:p w14:paraId="14DCD8B4" w14:textId="3CCF9EE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16,850,453</w:t>
            </w:r>
          </w:p>
        </w:tc>
        <w:tc>
          <w:tcPr>
            <w:tcW w:w="1012" w:type="pct"/>
            <w:tcBorders>
              <w:top w:val="nil"/>
              <w:left w:val="nil"/>
              <w:bottom w:val="single" w:sz="4" w:space="0" w:color="auto"/>
              <w:right w:val="single" w:sz="4" w:space="0" w:color="auto"/>
            </w:tcBorders>
            <w:shd w:val="clear" w:color="auto" w:fill="auto"/>
            <w:noWrap/>
            <w:vAlign w:val="bottom"/>
            <w:hideMark/>
          </w:tcPr>
          <w:p w14:paraId="77723D5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64B19C0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73EA781"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Connecticut</w:t>
            </w:r>
          </w:p>
        </w:tc>
        <w:tc>
          <w:tcPr>
            <w:tcW w:w="1426" w:type="pct"/>
            <w:tcBorders>
              <w:top w:val="nil"/>
              <w:left w:val="nil"/>
              <w:bottom w:val="single" w:sz="4" w:space="0" w:color="auto"/>
              <w:right w:val="single" w:sz="4" w:space="0" w:color="auto"/>
            </w:tcBorders>
            <w:shd w:val="clear" w:color="auto" w:fill="auto"/>
            <w:noWrap/>
            <w:vAlign w:val="bottom"/>
            <w:hideMark/>
          </w:tcPr>
          <w:p w14:paraId="59ACB62F" w14:textId="7E6B03F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32,939</w:t>
            </w:r>
          </w:p>
        </w:tc>
        <w:tc>
          <w:tcPr>
            <w:tcW w:w="1140" w:type="pct"/>
            <w:tcBorders>
              <w:top w:val="nil"/>
              <w:left w:val="nil"/>
              <w:bottom w:val="single" w:sz="4" w:space="0" w:color="auto"/>
              <w:right w:val="single" w:sz="4" w:space="0" w:color="auto"/>
            </w:tcBorders>
            <w:shd w:val="clear" w:color="auto" w:fill="auto"/>
            <w:noWrap/>
            <w:vAlign w:val="bottom"/>
            <w:hideMark/>
          </w:tcPr>
          <w:p w14:paraId="51D61D5D" w14:textId="088BE9B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2,734,478</w:t>
            </w:r>
          </w:p>
        </w:tc>
        <w:tc>
          <w:tcPr>
            <w:tcW w:w="1012" w:type="pct"/>
            <w:tcBorders>
              <w:top w:val="nil"/>
              <w:left w:val="nil"/>
              <w:bottom w:val="single" w:sz="4" w:space="0" w:color="auto"/>
              <w:right w:val="single" w:sz="4" w:space="0" w:color="auto"/>
            </w:tcBorders>
            <w:shd w:val="clear" w:color="auto" w:fill="auto"/>
            <w:noWrap/>
            <w:vAlign w:val="bottom"/>
            <w:hideMark/>
          </w:tcPr>
          <w:p w14:paraId="1E314F0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B04F25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CBAB1C0" w14:textId="317BC3B1" w:rsidR="000A6843" w:rsidRPr="00594157" w:rsidRDefault="000A6843" w:rsidP="000A6843">
            <w:pPr>
              <w:spacing w:after="0" w:line="240" w:lineRule="auto"/>
              <w:rPr>
                <w:rFonts w:ascii="Calibri" w:eastAsia="Times New Roman" w:hAnsi="Calibri" w:cs="Calibri"/>
                <w:color w:val="000000"/>
              </w:rPr>
            </w:pPr>
            <w:r w:rsidRPr="000A6843">
              <w:rPr>
                <w:rFonts w:ascii="Calibri" w:eastAsia="Times New Roman" w:hAnsi="Calibri" w:cs="Calibri"/>
                <w:color w:val="000000"/>
              </w:rPr>
              <w:t>D.C.</w:t>
            </w:r>
          </w:p>
        </w:tc>
        <w:tc>
          <w:tcPr>
            <w:tcW w:w="1426" w:type="pct"/>
            <w:tcBorders>
              <w:top w:val="nil"/>
              <w:left w:val="nil"/>
              <w:bottom w:val="single" w:sz="4" w:space="0" w:color="auto"/>
              <w:right w:val="single" w:sz="4" w:space="0" w:color="auto"/>
            </w:tcBorders>
            <w:shd w:val="clear" w:color="auto" w:fill="auto"/>
            <w:noWrap/>
            <w:vAlign w:val="bottom"/>
            <w:hideMark/>
          </w:tcPr>
          <w:p w14:paraId="7141CEFD" w14:textId="1B86FD2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3,184</w:t>
            </w:r>
          </w:p>
        </w:tc>
        <w:tc>
          <w:tcPr>
            <w:tcW w:w="1140" w:type="pct"/>
            <w:tcBorders>
              <w:top w:val="nil"/>
              <w:left w:val="nil"/>
              <w:bottom w:val="single" w:sz="4" w:space="0" w:color="auto"/>
              <w:right w:val="single" w:sz="4" w:space="0" w:color="auto"/>
            </w:tcBorders>
            <w:shd w:val="clear" w:color="auto" w:fill="auto"/>
            <w:noWrap/>
            <w:vAlign w:val="bottom"/>
            <w:hideMark/>
          </w:tcPr>
          <w:p w14:paraId="04AEC19D" w14:textId="12677AF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179,493</w:t>
            </w:r>
          </w:p>
        </w:tc>
        <w:tc>
          <w:tcPr>
            <w:tcW w:w="1012" w:type="pct"/>
            <w:tcBorders>
              <w:top w:val="nil"/>
              <w:left w:val="nil"/>
              <w:bottom w:val="single" w:sz="4" w:space="0" w:color="auto"/>
              <w:right w:val="single" w:sz="4" w:space="0" w:color="auto"/>
            </w:tcBorders>
            <w:shd w:val="clear" w:color="auto" w:fill="auto"/>
            <w:noWrap/>
            <w:vAlign w:val="bottom"/>
            <w:hideMark/>
          </w:tcPr>
          <w:p w14:paraId="3F4667B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355D256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D1521D" w14:textId="1EE9920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Georgia</w:t>
            </w:r>
          </w:p>
        </w:tc>
        <w:tc>
          <w:tcPr>
            <w:tcW w:w="1426" w:type="pct"/>
            <w:tcBorders>
              <w:top w:val="nil"/>
              <w:left w:val="nil"/>
              <w:bottom w:val="single" w:sz="4" w:space="0" w:color="auto"/>
              <w:right w:val="single" w:sz="4" w:space="0" w:color="auto"/>
            </w:tcBorders>
            <w:shd w:val="clear" w:color="auto" w:fill="auto"/>
            <w:noWrap/>
            <w:vAlign w:val="bottom"/>
            <w:hideMark/>
          </w:tcPr>
          <w:p w14:paraId="1447F4F6" w14:textId="55C89A9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94,786</w:t>
            </w:r>
          </w:p>
        </w:tc>
        <w:tc>
          <w:tcPr>
            <w:tcW w:w="1140" w:type="pct"/>
            <w:tcBorders>
              <w:top w:val="nil"/>
              <w:left w:val="nil"/>
              <w:bottom w:val="single" w:sz="4" w:space="0" w:color="auto"/>
              <w:right w:val="single" w:sz="4" w:space="0" w:color="auto"/>
            </w:tcBorders>
            <w:shd w:val="clear" w:color="auto" w:fill="auto"/>
            <w:noWrap/>
            <w:vAlign w:val="bottom"/>
            <w:hideMark/>
          </w:tcPr>
          <w:p w14:paraId="278D2D5A" w14:textId="1F18CA1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10,458,074</w:t>
            </w:r>
          </w:p>
        </w:tc>
        <w:tc>
          <w:tcPr>
            <w:tcW w:w="1012" w:type="pct"/>
            <w:tcBorders>
              <w:top w:val="nil"/>
              <w:left w:val="nil"/>
              <w:bottom w:val="single" w:sz="4" w:space="0" w:color="auto"/>
              <w:right w:val="single" w:sz="4" w:space="0" w:color="auto"/>
            </w:tcBorders>
            <w:shd w:val="clear" w:color="auto" w:fill="auto"/>
            <w:noWrap/>
            <w:vAlign w:val="bottom"/>
            <w:hideMark/>
          </w:tcPr>
          <w:p w14:paraId="6E11A11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6458560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70AF9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Illinois</w:t>
            </w:r>
          </w:p>
        </w:tc>
        <w:tc>
          <w:tcPr>
            <w:tcW w:w="1426" w:type="pct"/>
            <w:tcBorders>
              <w:top w:val="nil"/>
              <w:left w:val="nil"/>
              <w:bottom w:val="single" w:sz="4" w:space="0" w:color="auto"/>
              <w:right w:val="single" w:sz="4" w:space="0" w:color="auto"/>
            </w:tcBorders>
            <w:shd w:val="clear" w:color="auto" w:fill="auto"/>
            <w:noWrap/>
            <w:vAlign w:val="bottom"/>
            <w:hideMark/>
          </w:tcPr>
          <w:p w14:paraId="6B0E1A03" w14:textId="3BEB5B1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37,799</w:t>
            </w:r>
          </w:p>
        </w:tc>
        <w:tc>
          <w:tcPr>
            <w:tcW w:w="1140" w:type="pct"/>
            <w:tcBorders>
              <w:top w:val="nil"/>
              <w:left w:val="nil"/>
              <w:bottom w:val="single" w:sz="4" w:space="0" w:color="auto"/>
              <w:right w:val="single" w:sz="4" w:space="0" w:color="auto"/>
            </w:tcBorders>
            <w:shd w:val="clear" w:color="auto" w:fill="auto"/>
            <w:noWrap/>
            <w:vAlign w:val="bottom"/>
            <w:hideMark/>
          </w:tcPr>
          <w:p w14:paraId="1708C839" w14:textId="7CBD289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5,673,571</w:t>
            </w:r>
          </w:p>
        </w:tc>
        <w:tc>
          <w:tcPr>
            <w:tcW w:w="1012" w:type="pct"/>
            <w:tcBorders>
              <w:top w:val="nil"/>
              <w:left w:val="nil"/>
              <w:bottom w:val="single" w:sz="4" w:space="0" w:color="auto"/>
              <w:right w:val="single" w:sz="4" w:space="0" w:color="auto"/>
            </w:tcBorders>
            <w:shd w:val="clear" w:color="auto" w:fill="auto"/>
            <w:noWrap/>
            <w:vAlign w:val="bottom"/>
            <w:hideMark/>
          </w:tcPr>
          <w:p w14:paraId="46F5F22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5C3FCB8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BEA294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Indiana</w:t>
            </w:r>
          </w:p>
        </w:tc>
        <w:tc>
          <w:tcPr>
            <w:tcW w:w="1426" w:type="pct"/>
            <w:tcBorders>
              <w:top w:val="nil"/>
              <w:left w:val="nil"/>
              <w:bottom w:val="single" w:sz="4" w:space="0" w:color="auto"/>
              <w:right w:val="single" w:sz="4" w:space="0" w:color="auto"/>
            </w:tcBorders>
            <w:shd w:val="clear" w:color="auto" w:fill="auto"/>
            <w:noWrap/>
            <w:vAlign w:val="bottom"/>
            <w:hideMark/>
          </w:tcPr>
          <w:p w14:paraId="513E92F6" w14:textId="21F55757"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105,219</w:t>
            </w:r>
          </w:p>
        </w:tc>
        <w:tc>
          <w:tcPr>
            <w:tcW w:w="1140" w:type="pct"/>
            <w:tcBorders>
              <w:top w:val="nil"/>
              <w:left w:val="nil"/>
              <w:bottom w:val="single" w:sz="4" w:space="0" w:color="auto"/>
              <w:right w:val="single" w:sz="4" w:space="0" w:color="auto"/>
            </w:tcBorders>
            <w:shd w:val="clear" w:color="auto" w:fill="auto"/>
            <w:noWrap/>
            <w:vAlign w:val="bottom"/>
            <w:hideMark/>
          </w:tcPr>
          <w:p w14:paraId="6898BF1B" w14:textId="7970AE0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6,936,762</w:t>
            </w:r>
          </w:p>
        </w:tc>
        <w:tc>
          <w:tcPr>
            <w:tcW w:w="1012" w:type="pct"/>
            <w:tcBorders>
              <w:top w:val="nil"/>
              <w:left w:val="nil"/>
              <w:bottom w:val="single" w:sz="4" w:space="0" w:color="auto"/>
              <w:right w:val="single" w:sz="4" w:space="0" w:color="auto"/>
            </w:tcBorders>
            <w:shd w:val="clear" w:color="auto" w:fill="auto"/>
            <w:noWrap/>
            <w:vAlign w:val="bottom"/>
            <w:hideMark/>
          </w:tcPr>
          <w:p w14:paraId="46E8638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3E637A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670A3F6"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Iowa</w:t>
            </w:r>
          </w:p>
        </w:tc>
        <w:tc>
          <w:tcPr>
            <w:tcW w:w="1426" w:type="pct"/>
            <w:tcBorders>
              <w:top w:val="nil"/>
              <w:left w:val="nil"/>
              <w:bottom w:val="single" w:sz="4" w:space="0" w:color="auto"/>
              <w:right w:val="single" w:sz="4" w:space="0" w:color="auto"/>
            </w:tcBorders>
            <w:shd w:val="clear" w:color="auto" w:fill="auto"/>
            <w:noWrap/>
            <w:vAlign w:val="bottom"/>
            <w:hideMark/>
          </w:tcPr>
          <w:p w14:paraId="7A4ECFA2" w14:textId="3DFD7E1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11,510</w:t>
            </w:r>
          </w:p>
        </w:tc>
        <w:tc>
          <w:tcPr>
            <w:tcW w:w="1140" w:type="pct"/>
            <w:tcBorders>
              <w:top w:val="nil"/>
              <w:left w:val="nil"/>
              <w:bottom w:val="single" w:sz="4" w:space="0" w:color="auto"/>
              <w:right w:val="single" w:sz="4" w:space="0" w:color="auto"/>
            </w:tcBorders>
            <w:shd w:val="clear" w:color="auto" w:fill="auto"/>
            <w:noWrap/>
            <w:vAlign w:val="bottom"/>
            <w:hideMark/>
          </w:tcPr>
          <w:p w14:paraId="3C806DB1" w14:textId="513ED34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1,829,734</w:t>
            </w:r>
          </w:p>
        </w:tc>
        <w:tc>
          <w:tcPr>
            <w:tcW w:w="1012" w:type="pct"/>
            <w:tcBorders>
              <w:top w:val="nil"/>
              <w:left w:val="nil"/>
              <w:bottom w:val="single" w:sz="4" w:space="0" w:color="auto"/>
              <w:right w:val="single" w:sz="4" w:space="0" w:color="auto"/>
            </w:tcBorders>
            <w:shd w:val="clear" w:color="auto" w:fill="auto"/>
            <w:noWrap/>
            <w:vAlign w:val="bottom"/>
            <w:hideMark/>
          </w:tcPr>
          <w:p w14:paraId="25FCF24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37FDEC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1F1B032"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Kansas</w:t>
            </w:r>
          </w:p>
        </w:tc>
        <w:tc>
          <w:tcPr>
            <w:tcW w:w="1426" w:type="pct"/>
            <w:tcBorders>
              <w:top w:val="nil"/>
              <w:left w:val="nil"/>
              <w:bottom w:val="single" w:sz="4" w:space="0" w:color="auto"/>
              <w:right w:val="single" w:sz="4" w:space="0" w:color="auto"/>
            </w:tcBorders>
            <w:shd w:val="clear" w:color="auto" w:fill="auto"/>
            <w:noWrap/>
            <w:vAlign w:val="bottom"/>
            <w:hideMark/>
          </w:tcPr>
          <w:p w14:paraId="100166BA" w14:textId="0023CAE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27,509</w:t>
            </w:r>
          </w:p>
        </w:tc>
        <w:tc>
          <w:tcPr>
            <w:tcW w:w="1140" w:type="pct"/>
            <w:tcBorders>
              <w:top w:val="nil"/>
              <w:left w:val="nil"/>
              <w:bottom w:val="single" w:sz="4" w:space="0" w:color="auto"/>
              <w:right w:val="single" w:sz="4" w:space="0" w:color="auto"/>
            </w:tcBorders>
            <w:shd w:val="clear" w:color="auto" w:fill="auto"/>
            <w:noWrap/>
            <w:vAlign w:val="bottom"/>
            <w:hideMark/>
          </w:tcPr>
          <w:p w14:paraId="20CEAB04" w14:textId="6FE1CEB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3,059,760</w:t>
            </w:r>
          </w:p>
        </w:tc>
        <w:tc>
          <w:tcPr>
            <w:tcW w:w="1012" w:type="pct"/>
            <w:tcBorders>
              <w:top w:val="nil"/>
              <w:left w:val="nil"/>
              <w:bottom w:val="single" w:sz="4" w:space="0" w:color="auto"/>
              <w:right w:val="single" w:sz="4" w:space="0" w:color="auto"/>
            </w:tcBorders>
            <w:shd w:val="clear" w:color="auto" w:fill="auto"/>
            <w:noWrap/>
            <w:vAlign w:val="bottom"/>
            <w:hideMark/>
          </w:tcPr>
          <w:p w14:paraId="338369D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FBAEE2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916BC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Louisiana</w:t>
            </w:r>
          </w:p>
        </w:tc>
        <w:tc>
          <w:tcPr>
            <w:tcW w:w="1426" w:type="pct"/>
            <w:tcBorders>
              <w:top w:val="nil"/>
              <w:left w:val="nil"/>
              <w:bottom w:val="single" w:sz="4" w:space="0" w:color="auto"/>
              <w:right w:val="single" w:sz="4" w:space="0" w:color="auto"/>
            </w:tcBorders>
            <w:shd w:val="clear" w:color="auto" w:fill="auto"/>
            <w:noWrap/>
            <w:vAlign w:val="bottom"/>
            <w:hideMark/>
          </w:tcPr>
          <w:p w14:paraId="44E18192" w14:textId="6099F48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5,379</w:t>
            </w:r>
          </w:p>
        </w:tc>
        <w:tc>
          <w:tcPr>
            <w:tcW w:w="1140" w:type="pct"/>
            <w:tcBorders>
              <w:top w:val="nil"/>
              <w:left w:val="nil"/>
              <w:bottom w:val="single" w:sz="4" w:space="0" w:color="auto"/>
              <w:right w:val="single" w:sz="4" w:space="0" w:color="auto"/>
            </w:tcBorders>
            <w:shd w:val="clear" w:color="auto" w:fill="auto"/>
            <w:noWrap/>
            <w:vAlign w:val="bottom"/>
            <w:hideMark/>
          </w:tcPr>
          <w:p w14:paraId="1A349FAC" w14:textId="67FCA3A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931,966</w:t>
            </w:r>
          </w:p>
        </w:tc>
        <w:tc>
          <w:tcPr>
            <w:tcW w:w="1012" w:type="pct"/>
            <w:tcBorders>
              <w:top w:val="nil"/>
              <w:left w:val="nil"/>
              <w:bottom w:val="single" w:sz="4" w:space="0" w:color="auto"/>
              <w:right w:val="single" w:sz="4" w:space="0" w:color="auto"/>
            </w:tcBorders>
            <w:shd w:val="clear" w:color="auto" w:fill="auto"/>
            <w:noWrap/>
            <w:vAlign w:val="bottom"/>
            <w:hideMark/>
          </w:tcPr>
          <w:p w14:paraId="6FDE56F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3B55F58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14F902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Maine</w:t>
            </w:r>
          </w:p>
        </w:tc>
        <w:tc>
          <w:tcPr>
            <w:tcW w:w="1426" w:type="pct"/>
            <w:tcBorders>
              <w:top w:val="nil"/>
              <w:left w:val="nil"/>
              <w:bottom w:val="single" w:sz="4" w:space="0" w:color="auto"/>
              <w:right w:val="single" w:sz="4" w:space="0" w:color="auto"/>
            </w:tcBorders>
            <w:shd w:val="clear" w:color="auto" w:fill="auto"/>
            <w:noWrap/>
            <w:vAlign w:val="bottom"/>
            <w:hideMark/>
          </w:tcPr>
          <w:p w14:paraId="645A32A2" w14:textId="5C405A2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6,662</w:t>
            </w:r>
          </w:p>
        </w:tc>
        <w:tc>
          <w:tcPr>
            <w:tcW w:w="1140" w:type="pct"/>
            <w:tcBorders>
              <w:top w:val="nil"/>
              <w:left w:val="nil"/>
              <w:bottom w:val="single" w:sz="4" w:space="0" w:color="auto"/>
              <w:right w:val="single" w:sz="4" w:space="0" w:color="auto"/>
            </w:tcBorders>
            <w:shd w:val="clear" w:color="auto" w:fill="auto"/>
            <w:noWrap/>
            <w:vAlign w:val="bottom"/>
            <w:hideMark/>
          </w:tcPr>
          <w:p w14:paraId="73556477" w14:textId="324414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722,763</w:t>
            </w:r>
          </w:p>
        </w:tc>
        <w:tc>
          <w:tcPr>
            <w:tcW w:w="1012" w:type="pct"/>
            <w:tcBorders>
              <w:top w:val="nil"/>
              <w:left w:val="nil"/>
              <w:bottom w:val="single" w:sz="4" w:space="0" w:color="auto"/>
              <w:right w:val="single" w:sz="4" w:space="0" w:color="auto"/>
            </w:tcBorders>
            <w:shd w:val="clear" w:color="auto" w:fill="auto"/>
            <w:noWrap/>
            <w:vAlign w:val="bottom"/>
            <w:hideMark/>
          </w:tcPr>
          <w:p w14:paraId="2DFC18F3"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769FCEE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B8E7F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Maryland</w:t>
            </w:r>
          </w:p>
        </w:tc>
        <w:tc>
          <w:tcPr>
            <w:tcW w:w="1426" w:type="pct"/>
            <w:tcBorders>
              <w:top w:val="nil"/>
              <w:left w:val="nil"/>
              <w:bottom w:val="single" w:sz="4" w:space="0" w:color="auto"/>
              <w:right w:val="single" w:sz="4" w:space="0" w:color="auto"/>
            </w:tcBorders>
            <w:shd w:val="clear" w:color="auto" w:fill="auto"/>
            <w:noWrap/>
            <w:vAlign w:val="bottom"/>
            <w:hideMark/>
          </w:tcPr>
          <w:p w14:paraId="2FA7400D" w14:textId="257156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64,871</w:t>
            </w:r>
          </w:p>
        </w:tc>
        <w:tc>
          <w:tcPr>
            <w:tcW w:w="1140" w:type="pct"/>
            <w:tcBorders>
              <w:top w:val="nil"/>
              <w:left w:val="nil"/>
              <w:bottom w:val="single" w:sz="4" w:space="0" w:color="auto"/>
              <w:right w:val="single" w:sz="4" w:space="0" w:color="auto"/>
            </w:tcBorders>
            <w:shd w:val="clear" w:color="auto" w:fill="auto"/>
            <w:noWrap/>
            <w:vAlign w:val="bottom"/>
            <w:hideMark/>
          </w:tcPr>
          <w:p w14:paraId="3E51066B" w14:textId="3A1EDA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5,816,584</w:t>
            </w:r>
          </w:p>
        </w:tc>
        <w:tc>
          <w:tcPr>
            <w:tcW w:w="1012" w:type="pct"/>
            <w:tcBorders>
              <w:top w:val="nil"/>
              <w:left w:val="nil"/>
              <w:bottom w:val="single" w:sz="4" w:space="0" w:color="auto"/>
              <w:right w:val="single" w:sz="4" w:space="0" w:color="auto"/>
            </w:tcBorders>
            <w:shd w:val="clear" w:color="auto" w:fill="auto"/>
            <w:noWrap/>
            <w:vAlign w:val="bottom"/>
            <w:hideMark/>
          </w:tcPr>
          <w:p w14:paraId="45700C97"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B504BF8"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D149C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Michigan</w:t>
            </w:r>
          </w:p>
        </w:tc>
        <w:tc>
          <w:tcPr>
            <w:tcW w:w="1426" w:type="pct"/>
            <w:tcBorders>
              <w:top w:val="nil"/>
              <w:left w:val="nil"/>
              <w:bottom w:val="single" w:sz="4" w:space="0" w:color="auto"/>
              <w:right w:val="single" w:sz="4" w:space="0" w:color="auto"/>
            </w:tcBorders>
            <w:shd w:val="clear" w:color="auto" w:fill="auto"/>
            <w:noWrap/>
            <w:vAlign w:val="bottom"/>
            <w:hideMark/>
          </w:tcPr>
          <w:p w14:paraId="57088427" w14:textId="6694B05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126,102</w:t>
            </w:r>
          </w:p>
        </w:tc>
        <w:tc>
          <w:tcPr>
            <w:tcW w:w="1140" w:type="pct"/>
            <w:tcBorders>
              <w:top w:val="nil"/>
              <w:left w:val="nil"/>
              <w:bottom w:val="single" w:sz="4" w:space="0" w:color="auto"/>
              <w:right w:val="single" w:sz="4" w:space="0" w:color="auto"/>
            </w:tcBorders>
            <w:shd w:val="clear" w:color="auto" w:fill="auto"/>
            <w:noWrap/>
            <w:vAlign w:val="bottom"/>
            <w:hideMark/>
          </w:tcPr>
          <w:p w14:paraId="7CC2A7CD" w14:textId="5200F85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10,491,065</w:t>
            </w:r>
          </w:p>
        </w:tc>
        <w:tc>
          <w:tcPr>
            <w:tcW w:w="1012" w:type="pct"/>
            <w:tcBorders>
              <w:top w:val="nil"/>
              <w:left w:val="nil"/>
              <w:bottom w:val="single" w:sz="4" w:space="0" w:color="auto"/>
              <w:right w:val="single" w:sz="4" w:space="0" w:color="auto"/>
            </w:tcBorders>
            <w:shd w:val="clear" w:color="auto" w:fill="auto"/>
            <w:noWrap/>
            <w:vAlign w:val="bottom"/>
            <w:hideMark/>
          </w:tcPr>
          <w:p w14:paraId="52AC694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1467259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27F4E4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Mississippi</w:t>
            </w:r>
          </w:p>
        </w:tc>
        <w:tc>
          <w:tcPr>
            <w:tcW w:w="1426" w:type="pct"/>
            <w:tcBorders>
              <w:top w:val="nil"/>
              <w:left w:val="nil"/>
              <w:bottom w:val="single" w:sz="4" w:space="0" w:color="auto"/>
              <w:right w:val="single" w:sz="4" w:space="0" w:color="auto"/>
            </w:tcBorders>
            <w:shd w:val="clear" w:color="auto" w:fill="auto"/>
            <w:noWrap/>
            <w:vAlign w:val="bottom"/>
            <w:hideMark/>
          </w:tcPr>
          <w:p w14:paraId="38E9A8F8" w14:textId="431EF93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18,264</w:t>
            </w:r>
          </w:p>
        </w:tc>
        <w:tc>
          <w:tcPr>
            <w:tcW w:w="1140" w:type="pct"/>
            <w:tcBorders>
              <w:top w:val="nil"/>
              <w:left w:val="nil"/>
              <w:bottom w:val="single" w:sz="4" w:space="0" w:color="auto"/>
              <w:right w:val="single" w:sz="4" w:space="0" w:color="auto"/>
            </w:tcBorders>
            <w:shd w:val="clear" w:color="auto" w:fill="auto"/>
            <w:noWrap/>
            <w:vAlign w:val="bottom"/>
            <w:hideMark/>
          </w:tcPr>
          <w:p w14:paraId="77040303" w14:textId="1B35BF4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1,300,917</w:t>
            </w:r>
          </w:p>
        </w:tc>
        <w:tc>
          <w:tcPr>
            <w:tcW w:w="1012" w:type="pct"/>
            <w:tcBorders>
              <w:top w:val="nil"/>
              <w:left w:val="nil"/>
              <w:bottom w:val="single" w:sz="4" w:space="0" w:color="auto"/>
              <w:right w:val="single" w:sz="4" w:space="0" w:color="auto"/>
            </w:tcBorders>
            <w:shd w:val="clear" w:color="auto" w:fill="auto"/>
            <w:noWrap/>
            <w:vAlign w:val="bottom"/>
            <w:hideMark/>
          </w:tcPr>
          <w:p w14:paraId="6FF490E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631A17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41AC71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Missouri</w:t>
            </w:r>
          </w:p>
        </w:tc>
        <w:tc>
          <w:tcPr>
            <w:tcW w:w="1426" w:type="pct"/>
            <w:tcBorders>
              <w:top w:val="nil"/>
              <w:left w:val="nil"/>
              <w:bottom w:val="single" w:sz="4" w:space="0" w:color="auto"/>
              <w:right w:val="single" w:sz="4" w:space="0" w:color="auto"/>
            </w:tcBorders>
            <w:shd w:val="clear" w:color="auto" w:fill="auto"/>
            <w:noWrap/>
            <w:vAlign w:val="bottom"/>
            <w:hideMark/>
          </w:tcPr>
          <w:p w14:paraId="225462AC" w14:textId="100F0B1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46,410</w:t>
            </w:r>
          </w:p>
        </w:tc>
        <w:tc>
          <w:tcPr>
            <w:tcW w:w="1140" w:type="pct"/>
            <w:tcBorders>
              <w:top w:val="nil"/>
              <w:left w:val="nil"/>
              <w:bottom w:val="single" w:sz="4" w:space="0" w:color="auto"/>
              <w:right w:val="single" w:sz="4" w:space="0" w:color="auto"/>
            </w:tcBorders>
            <w:shd w:val="clear" w:color="auto" w:fill="auto"/>
            <w:noWrap/>
            <w:vAlign w:val="bottom"/>
            <w:hideMark/>
          </w:tcPr>
          <w:p w14:paraId="1A5A257F" w14:textId="3A5E22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3,600,272</w:t>
            </w:r>
          </w:p>
        </w:tc>
        <w:tc>
          <w:tcPr>
            <w:tcW w:w="1012" w:type="pct"/>
            <w:tcBorders>
              <w:top w:val="nil"/>
              <w:left w:val="nil"/>
              <w:bottom w:val="single" w:sz="4" w:space="0" w:color="auto"/>
              <w:right w:val="single" w:sz="4" w:space="0" w:color="auto"/>
            </w:tcBorders>
            <w:shd w:val="clear" w:color="auto" w:fill="auto"/>
            <w:noWrap/>
            <w:vAlign w:val="bottom"/>
            <w:hideMark/>
          </w:tcPr>
          <w:p w14:paraId="0F5D37C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D0CA9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90B1ED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Montana</w:t>
            </w:r>
          </w:p>
        </w:tc>
        <w:tc>
          <w:tcPr>
            <w:tcW w:w="1426" w:type="pct"/>
            <w:tcBorders>
              <w:top w:val="nil"/>
              <w:left w:val="nil"/>
              <w:bottom w:val="single" w:sz="4" w:space="0" w:color="auto"/>
              <w:right w:val="single" w:sz="4" w:space="0" w:color="auto"/>
            </w:tcBorders>
            <w:shd w:val="clear" w:color="auto" w:fill="auto"/>
            <w:noWrap/>
            <w:vAlign w:val="bottom"/>
            <w:hideMark/>
          </w:tcPr>
          <w:p w14:paraId="7AAB70E0" w14:textId="0AEA5B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3,296</w:t>
            </w:r>
          </w:p>
        </w:tc>
        <w:tc>
          <w:tcPr>
            <w:tcW w:w="1140" w:type="pct"/>
            <w:tcBorders>
              <w:top w:val="nil"/>
              <w:left w:val="nil"/>
              <w:bottom w:val="single" w:sz="4" w:space="0" w:color="auto"/>
              <w:right w:val="single" w:sz="4" w:space="0" w:color="auto"/>
            </w:tcBorders>
            <w:shd w:val="clear" w:color="auto" w:fill="auto"/>
            <w:noWrap/>
            <w:vAlign w:val="bottom"/>
            <w:hideMark/>
          </w:tcPr>
          <w:p w14:paraId="1E163FDB" w14:textId="57D04D53"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768,012</w:t>
            </w:r>
          </w:p>
        </w:tc>
        <w:tc>
          <w:tcPr>
            <w:tcW w:w="1012" w:type="pct"/>
            <w:tcBorders>
              <w:top w:val="nil"/>
              <w:left w:val="nil"/>
              <w:bottom w:val="single" w:sz="4" w:space="0" w:color="auto"/>
              <w:right w:val="single" w:sz="4" w:space="0" w:color="auto"/>
            </w:tcBorders>
            <w:shd w:val="clear" w:color="auto" w:fill="auto"/>
            <w:noWrap/>
            <w:vAlign w:val="bottom"/>
            <w:hideMark/>
          </w:tcPr>
          <w:p w14:paraId="569C7F69"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714F7D8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0F8EED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Nebraska</w:t>
            </w:r>
          </w:p>
        </w:tc>
        <w:tc>
          <w:tcPr>
            <w:tcW w:w="1426" w:type="pct"/>
            <w:tcBorders>
              <w:top w:val="nil"/>
              <w:left w:val="nil"/>
              <w:bottom w:val="single" w:sz="4" w:space="0" w:color="auto"/>
              <w:right w:val="single" w:sz="4" w:space="0" w:color="auto"/>
            </w:tcBorders>
            <w:shd w:val="clear" w:color="auto" w:fill="auto"/>
            <w:noWrap/>
            <w:vAlign w:val="bottom"/>
            <w:hideMark/>
          </w:tcPr>
          <w:p w14:paraId="68EF0B09" w14:textId="647B067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18,262</w:t>
            </w:r>
          </w:p>
        </w:tc>
        <w:tc>
          <w:tcPr>
            <w:tcW w:w="1140" w:type="pct"/>
            <w:tcBorders>
              <w:top w:val="nil"/>
              <w:left w:val="nil"/>
              <w:bottom w:val="single" w:sz="4" w:space="0" w:color="auto"/>
              <w:right w:val="single" w:sz="4" w:space="0" w:color="auto"/>
            </w:tcBorders>
            <w:shd w:val="clear" w:color="auto" w:fill="auto"/>
            <w:noWrap/>
            <w:vAlign w:val="bottom"/>
            <w:hideMark/>
          </w:tcPr>
          <w:p w14:paraId="3587582D" w14:textId="4759FC3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2,014,605</w:t>
            </w:r>
          </w:p>
        </w:tc>
        <w:tc>
          <w:tcPr>
            <w:tcW w:w="1012" w:type="pct"/>
            <w:tcBorders>
              <w:top w:val="nil"/>
              <w:left w:val="nil"/>
              <w:bottom w:val="single" w:sz="4" w:space="0" w:color="auto"/>
              <w:right w:val="single" w:sz="4" w:space="0" w:color="auto"/>
            </w:tcBorders>
            <w:shd w:val="clear" w:color="auto" w:fill="auto"/>
            <w:noWrap/>
            <w:vAlign w:val="bottom"/>
            <w:hideMark/>
          </w:tcPr>
          <w:p w14:paraId="244E779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064C3A7B"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8F866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Hampshire</w:t>
            </w:r>
          </w:p>
        </w:tc>
        <w:tc>
          <w:tcPr>
            <w:tcW w:w="1426" w:type="pct"/>
            <w:tcBorders>
              <w:top w:val="nil"/>
              <w:left w:val="nil"/>
              <w:bottom w:val="single" w:sz="4" w:space="0" w:color="auto"/>
              <w:right w:val="single" w:sz="4" w:space="0" w:color="auto"/>
            </w:tcBorders>
            <w:shd w:val="clear" w:color="auto" w:fill="auto"/>
            <w:noWrap/>
            <w:vAlign w:val="bottom"/>
            <w:hideMark/>
          </w:tcPr>
          <w:p w14:paraId="4A24CA1B" w14:textId="13F6E4A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9,423</w:t>
            </w:r>
          </w:p>
        </w:tc>
        <w:tc>
          <w:tcPr>
            <w:tcW w:w="1140" w:type="pct"/>
            <w:tcBorders>
              <w:top w:val="nil"/>
              <w:left w:val="nil"/>
              <w:bottom w:val="single" w:sz="4" w:space="0" w:color="auto"/>
              <w:right w:val="single" w:sz="4" w:space="0" w:color="auto"/>
            </w:tcBorders>
            <w:shd w:val="clear" w:color="auto" w:fill="auto"/>
            <w:noWrap/>
            <w:vAlign w:val="bottom"/>
            <w:hideMark/>
          </w:tcPr>
          <w:p w14:paraId="006A44BB" w14:textId="79FB2F7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788,302</w:t>
            </w:r>
          </w:p>
        </w:tc>
        <w:tc>
          <w:tcPr>
            <w:tcW w:w="1012" w:type="pct"/>
            <w:tcBorders>
              <w:top w:val="nil"/>
              <w:left w:val="nil"/>
              <w:bottom w:val="single" w:sz="4" w:space="0" w:color="auto"/>
              <w:right w:val="single" w:sz="4" w:space="0" w:color="auto"/>
            </w:tcBorders>
            <w:shd w:val="clear" w:color="auto" w:fill="auto"/>
            <w:noWrap/>
            <w:vAlign w:val="bottom"/>
            <w:hideMark/>
          </w:tcPr>
          <w:p w14:paraId="07DB620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6AAEDE3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56C257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Jersey</w:t>
            </w:r>
          </w:p>
        </w:tc>
        <w:tc>
          <w:tcPr>
            <w:tcW w:w="1426" w:type="pct"/>
            <w:tcBorders>
              <w:top w:val="nil"/>
              <w:left w:val="nil"/>
              <w:bottom w:val="single" w:sz="4" w:space="0" w:color="auto"/>
              <w:right w:val="single" w:sz="4" w:space="0" w:color="auto"/>
            </w:tcBorders>
            <w:shd w:val="clear" w:color="auto" w:fill="auto"/>
            <w:noWrap/>
            <w:vAlign w:val="bottom"/>
            <w:hideMark/>
          </w:tcPr>
          <w:p w14:paraId="10E503FB" w14:textId="5DDD88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51,472</w:t>
            </w:r>
          </w:p>
        </w:tc>
        <w:tc>
          <w:tcPr>
            <w:tcW w:w="1140" w:type="pct"/>
            <w:tcBorders>
              <w:top w:val="nil"/>
              <w:left w:val="nil"/>
              <w:bottom w:val="single" w:sz="4" w:space="0" w:color="auto"/>
              <w:right w:val="single" w:sz="4" w:space="0" w:color="auto"/>
            </w:tcBorders>
            <w:shd w:val="clear" w:color="auto" w:fill="auto"/>
            <w:noWrap/>
            <w:vAlign w:val="bottom"/>
            <w:hideMark/>
          </w:tcPr>
          <w:p w14:paraId="3CD67E83" w14:textId="2065B32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5,274,310</w:t>
            </w:r>
          </w:p>
        </w:tc>
        <w:tc>
          <w:tcPr>
            <w:tcW w:w="1012" w:type="pct"/>
            <w:tcBorders>
              <w:top w:val="nil"/>
              <w:left w:val="nil"/>
              <w:bottom w:val="single" w:sz="4" w:space="0" w:color="auto"/>
              <w:right w:val="single" w:sz="4" w:space="0" w:color="auto"/>
            </w:tcBorders>
            <w:shd w:val="clear" w:color="auto" w:fill="auto"/>
            <w:noWrap/>
            <w:vAlign w:val="bottom"/>
            <w:hideMark/>
          </w:tcPr>
          <w:p w14:paraId="0BC048A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4B0DAD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8FD7B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Mexico</w:t>
            </w:r>
          </w:p>
        </w:tc>
        <w:tc>
          <w:tcPr>
            <w:tcW w:w="1426" w:type="pct"/>
            <w:tcBorders>
              <w:top w:val="nil"/>
              <w:left w:val="nil"/>
              <w:bottom w:val="single" w:sz="4" w:space="0" w:color="auto"/>
              <w:right w:val="single" w:sz="4" w:space="0" w:color="auto"/>
            </w:tcBorders>
            <w:shd w:val="clear" w:color="auto" w:fill="auto"/>
            <w:noWrap/>
            <w:vAlign w:val="bottom"/>
            <w:hideMark/>
          </w:tcPr>
          <w:p w14:paraId="16548638" w14:textId="571C93F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8,857</w:t>
            </w:r>
          </w:p>
        </w:tc>
        <w:tc>
          <w:tcPr>
            <w:tcW w:w="1140" w:type="pct"/>
            <w:tcBorders>
              <w:top w:val="nil"/>
              <w:left w:val="nil"/>
              <w:bottom w:val="single" w:sz="4" w:space="0" w:color="auto"/>
              <w:right w:val="single" w:sz="4" w:space="0" w:color="auto"/>
            </w:tcBorders>
            <w:shd w:val="clear" w:color="auto" w:fill="auto"/>
            <w:noWrap/>
            <w:vAlign w:val="bottom"/>
            <w:hideMark/>
          </w:tcPr>
          <w:p w14:paraId="43ADBEED" w14:textId="68DF928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1,327,496</w:t>
            </w:r>
          </w:p>
        </w:tc>
        <w:tc>
          <w:tcPr>
            <w:tcW w:w="1012" w:type="pct"/>
            <w:tcBorders>
              <w:top w:val="nil"/>
              <w:left w:val="nil"/>
              <w:bottom w:val="single" w:sz="4" w:space="0" w:color="auto"/>
              <w:right w:val="single" w:sz="4" w:space="0" w:color="auto"/>
            </w:tcBorders>
            <w:shd w:val="clear" w:color="auto" w:fill="auto"/>
            <w:noWrap/>
            <w:vAlign w:val="bottom"/>
            <w:hideMark/>
          </w:tcPr>
          <w:p w14:paraId="7B8266D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1F3BE814"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FC756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York</w:t>
            </w:r>
          </w:p>
        </w:tc>
        <w:tc>
          <w:tcPr>
            <w:tcW w:w="1426" w:type="pct"/>
            <w:tcBorders>
              <w:top w:val="nil"/>
              <w:left w:val="nil"/>
              <w:bottom w:val="single" w:sz="4" w:space="0" w:color="auto"/>
              <w:right w:val="single" w:sz="4" w:space="0" w:color="auto"/>
            </w:tcBorders>
            <w:shd w:val="clear" w:color="auto" w:fill="auto"/>
            <w:noWrap/>
            <w:vAlign w:val="bottom"/>
            <w:hideMark/>
          </w:tcPr>
          <w:p w14:paraId="3D3FC711" w14:textId="29F9037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221,226</w:t>
            </w:r>
          </w:p>
        </w:tc>
        <w:tc>
          <w:tcPr>
            <w:tcW w:w="1140" w:type="pct"/>
            <w:tcBorders>
              <w:top w:val="nil"/>
              <w:left w:val="nil"/>
              <w:bottom w:val="single" w:sz="4" w:space="0" w:color="auto"/>
              <w:right w:val="single" w:sz="4" w:space="0" w:color="auto"/>
            </w:tcBorders>
            <w:shd w:val="clear" w:color="auto" w:fill="auto"/>
            <w:noWrap/>
            <w:vAlign w:val="bottom"/>
            <w:hideMark/>
          </w:tcPr>
          <w:p w14:paraId="52C4AEEA" w14:textId="69E3BA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15,027,481</w:t>
            </w:r>
          </w:p>
        </w:tc>
        <w:tc>
          <w:tcPr>
            <w:tcW w:w="1012" w:type="pct"/>
            <w:tcBorders>
              <w:top w:val="nil"/>
              <w:left w:val="nil"/>
              <w:bottom w:val="single" w:sz="4" w:space="0" w:color="auto"/>
              <w:right w:val="single" w:sz="4" w:space="0" w:color="auto"/>
            </w:tcBorders>
            <w:shd w:val="clear" w:color="auto" w:fill="auto"/>
            <w:noWrap/>
            <w:vAlign w:val="bottom"/>
            <w:hideMark/>
          </w:tcPr>
          <w:p w14:paraId="5E773BBF"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46FC04E3"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8430B0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Ohio</w:t>
            </w:r>
          </w:p>
        </w:tc>
        <w:tc>
          <w:tcPr>
            <w:tcW w:w="1426" w:type="pct"/>
            <w:tcBorders>
              <w:top w:val="nil"/>
              <w:left w:val="nil"/>
              <w:bottom w:val="single" w:sz="4" w:space="0" w:color="auto"/>
              <w:right w:val="single" w:sz="4" w:space="0" w:color="auto"/>
            </w:tcBorders>
            <w:shd w:val="clear" w:color="auto" w:fill="auto"/>
            <w:noWrap/>
            <w:vAlign w:val="bottom"/>
            <w:hideMark/>
          </w:tcPr>
          <w:p w14:paraId="1F09E0A2" w14:textId="45A5E39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71,568</w:t>
            </w:r>
          </w:p>
        </w:tc>
        <w:tc>
          <w:tcPr>
            <w:tcW w:w="1140" w:type="pct"/>
            <w:tcBorders>
              <w:top w:val="nil"/>
              <w:left w:val="nil"/>
              <w:bottom w:val="single" w:sz="4" w:space="0" w:color="auto"/>
              <w:right w:val="single" w:sz="4" w:space="0" w:color="auto"/>
            </w:tcBorders>
            <w:shd w:val="clear" w:color="auto" w:fill="auto"/>
            <w:noWrap/>
            <w:vAlign w:val="bottom"/>
            <w:hideMark/>
          </w:tcPr>
          <w:p w14:paraId="58FB7454" w14:textId="21F6A52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4,755,245</w:t>
            </w:r>
          </w:p>
        </w:tc>
        <w:tc>
          <w:tcPr>
            <w:tcW w:w="1012" w:type="pct"/>
            <w:tcBorders>
              <w:top w:val="nil"/>
              <w:left w:val="nil"/>
              <w:bottom w:val="single" w:sz="4" w:space="0" w:color="auto"/>
              <w:right w:val="single" w:sz="4" w:space="0" w:color="auto"/>
            </w:tcBorders>
            <w:shd w:val="clear" w:color="auto" w:fill="auto"/>
            <w:noWrap/>
            <w:vAlign w:val="bottom"/>
            <w:hideMark/>
          </w:tcPr>
          <w:p w14:paraId="41AA8D5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13ADE69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D54559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Oklahoma</w:t>
            </w:r>
          </w:p>
        </w:tc>
        <w:tc>
          <w:tcPr>
            <w:tcW w:w="1426" w:type="pct"/>
            <w:tcBorders>
              <w:top w:val="nil"/>
              <w:left w:val="nil"/>
              <w:bottom w:val="single" w:sz="4" w:space="0" w:color="auto"/>
              <w:right w:val="single" w:sz="4" w:space="0" w:color="auto"/>
            </w:tcBorders>
            <w:shd w:val="clear" w:color="auto" w:fill="auto"/>
            <w:noWrap/>
            <w:vAlign w:val="bottom"/>
            <w:hideMark/>
          </w:tcPr>
          <w:p w14:paraId="3764C651" w14:textId="161545E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24,628</w:t>
            </w:r>
          </w:p>
        </w:tc>
        <w:tc>
          <w:tcPr>
            <w:tcW w:w="1140" w:type="pct"/>
            <w:tcBorders>
              <w:top w:val="nil"/>
              <w:left w:val="nil"/>
              <w:bottom w:val="single" w:sz="4" w:space="0" w:color="auto"/>
              <w:right w:val="single" w:sz="4" w:space="0" w:color="auto"/>
            </w:tcBorders>
            <w:shd w:val="clear" w:color="auto" w:fill="auto"/>
            <w:noWrap/>
            <w:vAlign w:val="bottom"/>
            <w:hideMark/>
          </w:tcPr>
          <w:p w14:paraId="3018F54E" w14:textId="6AC792F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2,285,659</w:t>
            </w:r>
          </w:p>
        </w:tc>
        <w:tc>
          <w:tcPr>
            <w:tcW w:w="1012" w:type="pct"/>
            <w:tcBorders>
              <w:top w:val="nil"/>
              <w:left w:val="nil"/>
              <w:bottom w:val="single" w:sz="4" w:space="0" w:color="auto"/>
              <w:right w:val="single" w:sz="4" w:space="0" w:color="auto"/>
            </w:tcBorders>
            <w:shd w:val="clear" w:color="auto" w:fill="auto"/>
            <w:noWrap/>
            <w:vAlign w:val="bottom"/>
            <w:hideMark/>
          </w:tcPr>
          <w:p w14:paraId="4887900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C9F9A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74EF1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Oregon</w:t>
            </w:r>
          </w:p>
        </w:tc>
        <w:tc>
          <w:tcPr>
            <w:tcW w:w="1426" w:type="pct"/>
            <w:tcBorders>
              <w:top w:val="nil"/>
              <w:left w:val="nil"/>
              <w:bottom w:val="single" w:sz="4" w:space="0" w:color="auto"/>
              <w:right w:val="single" w:sz="4" w:space="0" w:color="auto"/>
            </w:tcBorders>
            <w:shd w:val="clear" w:color="auto" w:fill="auto"/>
            <w:noWrap/>
            <w:vAlign w:val="bottom"/>
            <w:hideMark/>
          </w:tcPr>
          <w:p w14:paraId="4E0578A9" w14:textId="07D5B2B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8,328</w:t>
            </w:r>
          </w:p>
        </w:tc>
        <w:tc>
          <w:tcPr>
            <w:tcW w:w="1140" w:type="pct"/>
            <w:tcBorders>
              <w:top w:val="nil"/>
              <w:left w:val="nil"/>
              <w:bottom w:val="single" w:sz="4" w:space="0" w:color="auto"/>
              <w:right w:val="single" w:sz="4" w:space="0" w:color="auto"/>
            </w:tcBorders>
            <w:shd w:val="clear" w:color="auto" w:fill="auto"/>
            <w:noWrap/>
            <w:vAlign w:val="bottom"/>
            <w:hideMark/>
          </w:tcPr>
          <w:p w14:paraId="42F2B86C" w14:textId="1C5CA33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752,768</w:t>
            </w:r>
          </w:p>
        </w:tc>
        <w:tc>
          <w:tcPr>
            <w:tcW w:w="1012" w:type="pct"/>
            <w:tcBorders>
              <w:top w:val="nil"/>
              <w:left w:val="nil"/>
              <w:bottom w:val="single" w:sz="4" w:space="0" w:color="auto"/>
              <w:right w:val="single" w:sz="4" w:space="0" w:color="auto"/>
            </w:tcBorders>
            <w:shd w:val="clear" w:color="auto" w:fill="auto"/>
            <w:noWrap/>
            <w:vAlign w:val="bottom"/>
            <w:hideMark/>
          </w:tcPr>
          <w:p w14:paraId="7499D69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4310BFF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B7C633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Pennsylvania</w:t>
            </w:r>
          </w:p>
        </w:tc>
        <w:tc>
          <w:tcPr>
            <w:tcW w:w="1426" w:type="pct"/>
            <w:tcBorders>
              <w:top w:val="nil"/>
              <w:left w:val="nil"/>
              <w:bottom w:val="single" w:sz="4" w:space="0" w:color="auto"/>
              <w:right w:val="single" w:sz="4" w:space="0" w:color="auto"/>
            </w:tcBorders>
            <w:shd w:val="clear" w:color="auto" w:fill="auto"/>
            <w:noWrap/>
            <w:vAlign w:val="bottom"/>
            <w:hideMark/>
          </w:tcPr>
          <w:p w14:paraId="6DF85C53" w14:textId="73F7CD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62,292</w:t>
            </w:r>
          </w:p>
        </w:tc>
        <w:tc>
          <w:tcPr>
            <w:tcW w:w="1140" w:type="pct"/>
            <w:tcBorders>
              <w:top w:val="nil"/>
              <w:left w:val="nil"/>
              <w:bottom w:val="single" w:sz="4" w:space="0" w:color="auto"/>
              <w:right w:val="single" w:sz="4" w:space="0" w:color="auto"/>
            </w:tcBorders>
            <w:shd w:val="clear" w:color="auto" w:fill="auto"/>
            <w:noWrap/>
            <w:vAlign w:val="bottom"/>
            <w:hideMark/>
          </w:tcPr>
          <w:p w14:paraId="6BFAC07B" w14:textId="31E2470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4,733,925</w:t>
            </w:r>
          </w:p>
        </w:tc>
        <w:tc>
          <w:tcPr>
            <w:tcW w:w="1012" w:type="pct"/>
            <w:tcBorders>
              <w:top w:val="nil"/>
              <w:left w:val="nil"/>
              <w:bottom w:val="single" w:sz="4" w:space="0" w:color="auto"/>
              <w:right w:val="single" w:sz="4" w:space="0" w:color="auto"/>
            </w:tcBorders>
            <w:shd w:val="clear" w:color="auto" w:fill="auto"/>
            <w:noWrap/>
            <w:vAlign w:val="bottom"/>
            <w:hideMark/>
          </w:tcPr>
          <w:p w14:paraId="0DB710E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EFE7B6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4A05FB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Rhode Island</w:t>
            </w:r>
          </w:p>
        </w:tc>
        <w:tc>
          <w:tcPr>
            <w:tcW w:w="1426" w:type="pct"/>
            <w:tcBorders>
              <w:top w:val="nil"/>
              <w:left w:val="nil"/>
              <w:bottom w:val="single" w:sz="4" w:space="0" w:color="auto"/>
              <w:right w:val="single" w:sz="4" w:space="0" w:color="auto"/>
            </w:tcBorders>
            <w:shd w:val="clear" w:color="auto" w:fill="auto"/>
            <w:noWrap/>
            <w:vAlign w:val="bottom"/>
            <w:hideMark/>
          </w:tcPr>
          <w:p w14:paraId="478496D1" w14:textId="21102A3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5,476</w:t>
            </w:r>
          </w:p>
        </w:tc>
        <w:tc>
          <w:tcPr>
            <w:tcW w:w="1140" w:type="pct"/>
            <w:tcBorders>
              <w:top w:val="nil"/>
              <w:left w:val="nil"/>
              <w:bottom w:val="single" w:sz="4" w:space="0" w:color="auto"/>
              <w:right w:val="single" w:sz="4" w:space="0" w:color="auto"/>
            </w:tcBorders>
            <w:shd w:val="clear" w:color="auto" w:fill="auto"/>
            <w:noWrap/>
            <w:vAlign w:val="bottom"/>
            <w:hideMark/>
          </w:tcPr>
          <w:p w14:paraId="449AB7B4" w14:textId="205F0BE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384,117</w:t>
            </w:r>
          </w:p>
        </w:tc>
        <w:tc>
          <w:tcPr>
            <w:tcW w:w="1012" w:type="pct"/>
            <w:tcBorders>
              <w:top w:val="nil"/>
              <w:left w:val="nil"/>
              <w:bottom w:val="single" w:sz="4" w:space="0" w:color="auto"/>
              <w:right w:val="single" w:sz="4" w:space="0" w:color="auto"/>
            </w:tcBorders>
            <w:shd w:val="clear" w:color="auto" w:fill="auto"/>
            <w:noWrap/>
            <w:vAlign w:val="bottom"/>
            <w:hideMark/>
          </w:tcPr>
          <w:p w14:paraId="7E863DD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E5461C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3D1F23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Texas</w:t>
            </w:r>
          </w:p>
        </w:tc>
        <w:tc>
          <w:tcPr>
            <w:tcW w:w="1426" w:type="pct"/>
            <w:tcBorders>
              <w:top w:val="nil"/>
              <w:left w:val="nil"/>
              <w:bottom w:val="single" w:sz="4" w:space="0" w:color="auto"/>
              <w:right w:val="single" w:sz="4" w:space="0" w:color="auto"/>
            </w:tcBorders>
            <w:shd w:val="clear" w:color="auto" w:fill="auto"/>
            <w:noWrap/>
            <w:vAlign w:val="bottom"/>
            <w:hideMark/>
          </w:tcPr>
          <w:p w14:paraId="28461E4B" w14:textId="466565A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381,999</w:t>
            </w:r>
          </w:p>
        </w:tc>
        <w:tc>
          <w:tcPr>
            <w:tcW w:w="1140" w:type="pct"/>
            <w:tcBorders>
              <w:top w:val="nil"/>
              <w:left w:val="nil"/>
              <w:bottom w:val="single" w:sz="4" w:space="0" w:color="auto"/>
              <w:right w:val="single" w:sz="4" w:space="0" w:color="auto"/>
            </w:tcBorders>
            <w:shd w:val="clear" w:color="auto" w:fill="auto"/>
            <w:noWrap/>
            <w:vAlign w:val="bottom"/>
            <w:hideMark/>
          </w:tcPr>
          <w:p w14:paraId="2504F5D2" w14:textId="316D5F0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22,992,023</w:t>
            </w:r>
          </w:p>
        </w:tc>
        <w:tc>
          <w:tcPr>
            <w:tcW w:w="1012" w:type="pct"/>
            <w:tcBorders>
              <w:top w:val="nil"/>
              <w:left w:val="nil"/>
              <w:bottom w:val="single" w:sz="4" w:space="0" w:color="auto"/>
              <w:right w:val="single" w:sz="4" w:space="0" w:color="auto"/>
            </w:tcBorders>
            <w:shd w:val="clear" w:color="auto" w:fill="auto"/>
            <w:noWrap/>
            <w:vAlign w:val="bottom"/>
            <w:hideMark/>
          </w:tcPr>
          <w:p w14:paraId="4A57333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D8234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636F95C"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Utah</w:t>
            </w:r>
          </w:p>
        </w:tc>
        <w:tc>
          <w:tcPr>
            <w:tcW w:w="1426" w:type="pct"/>
            <w:tcBorders>
              <w:top w:val="nil"/>
              <w:left w:val="nil"/>
              <w:bottom w:val="single" w:sz="4" w:space="0" w:color="auto"/>
              <w:right w:val="single" w:sz="4" w:space="0" w:color="auto"/>
            </w:tcBorders>
            <w:shd w:val="clear" w:color="auto" w:fill="auto"/>
            <w:noWrap/>
            <w:vAlign w:val="bottom"/>
            <w:hideMark/>
          </w:tcPr>
          <w:p w14:paraId="16092CDE" w14:textId="0A60E2F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30,221</w:t>
            </w:r>
          </w:p>
        </w:tc>
        <w:tc>
          <w:tcPr>
            <w:tcW w:w="1140" w:type="pct"/>
            <w:tcBorders>
              <w:top w:val="nil"/>
              <w:left w:val="nil"/>
              <w:bottom w:val="single" w:sz="4" w:space="0" w:color="auto"/>
              <w:right w:val="single" w:sz="4" w:space="0" w:color="auto"/>
            </w:tcBorders>
            <w:shd w:val="clear" w:color="auto" w:fill="auto"/>
            <w:noWrap/>
            <w:vAlign w:val="bottom"/>
            <w:hideMark/>
          </w:tcPr>
          <w:p w14:paraId="790B1072" w14:textId="24F8156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2,902,955</w:t>
            </w:r>
          </w:p>
        </w:tc>
        <w:tc>
          <w:tcPr>
            <w:tcW w:w="1012" w:type="pct"/>
            <w:tcBorders>
              <w:top w:val="nil"/>
              <w:left w:val="nil"/>
              <w:bottom w:val="single" w:sz="4" w:space="0" w:color="auto"/>
              <w:right w:val="single" w:sz="4" w:space="0" w:color="auto"/>
            </w:tcBorders>
            <w:shd w:val="clear" w:color="auto" w:fill="auto"/>
            <w:noWrap/>
            <w:vAlign w:val="bottom"/>
            <w:hideMark/>
          </w:tcPr>
          <w:p w14:paraId="3882D06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2E51690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2B6CD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Vermont</w:t>
            </w:r>
          </w:p>
        </w:tc>
        <w:tc>
          <w:tcPr>
            <w:tcW w:w="1426" w:type="pct"/>
            <w:tcBorders>
              <w:top w:val="nil"/>
              <w:left w:val="nil"/>
              <w:bottom w:val="single" w:sz="4" w:space="0" w:color="auto"/>
              <w:right w:val="single" w:sz="4" w:space="0" w:color="auto"/>
            </w:tcBorders>
            <w:shd w:val="clear" w:color="auto" w:fill="auto"/>
            <w:noWrap/>
            <w:vAlign w:val="bottom"/>
            <w:hideMark/>
          </w:tcPr>
          <w:p w14:paraId="37FC7E4E" w14:textId="2989DED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6,498</w:t>
            </w:r>
          </w:p>
        </w:tc>
        <w:tc>
          <w:tcPr>
            <w:tcW w:w="1140" w:type="pct"/>
            <w:tcBorders>
              <w:top w:val="nil"/>
              <w:left w:val="nil"/>
              <w:bottom w:val="single" w:sz="4" w:space="0" w:color="auto"/>
              <w:right w:val="single" w:sz="4" w:space="0" w:color="auto"/>
            </w:tcBorders>
            <w:shd w:val="clear" w:color="auto" w:fill="auto"/>
            <w:noWrap/>
            <w:vAlign w:val="bottom"/>
            <w:hideMark/>
          </w:tcPr>
          <w:p w14:paraId="6C864143" w14:textId="2931C43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563,280</w:t>
            </w:r>
          </w:p>
        </w:tc>
        <w:tc>
          <w:tcPr>
            <w:tcW w:w="1012" w:type="pct"/>
            <w:tcBorders>
              <w:top w:val="nil"/>
              <w:left w:val="nil"/>
              <w:bottom w:val="single" w:sz="4" w:space="0" w:color="auto"/>
              <w:right w:val="single" w:sz="4" w:space="0" w:color="auto"/>
            </w:tcBorders>
            <w:shd w:val="clear" w:color="auto" w:fill="auto"/>
            <w:noWrap/>
            <w:vAlign w:val="bottom"/>
            <w:hideMark/>
          </w:tcPr>
          <w:p w14:paraId="758299C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50A52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4377C14"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Washington</w:t>
            </w:r>
          </w:p>
        </w:tc>
        <w:tc>
          <w:tcPr>
            <w:tcW w:w="1426" w:type="pct"/>
            <w:tcBorders>
              <w:top w:val="nil"/>
              <w:left w:val="nil"/>
              <w:bottom w:val="single" w:sz="4" w:space="0" w:color="auto"/>
              <w:right w:val="single" w:sz="4" w:space="0" w:color="auto"/>
            </w:tcBorders>
            <w:shd w:val="clear" w:color="auto" w:fill="auto"/>
            <w:noWrap/>
            <w:vAlign w:val="bottom"/>
            <w:hideMark/>
          </w:tcPr>
          <w:p w14:paraId="5F9FBDC4" w14:textId="53E9CE0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18,647</w:t>
            </w:r>
          </w:p>
        </w:tc>
        <w:tc>
          <w:tcPr>
            <w:tcW w:w="1140" w:type="pct"/>
            <w:tcBorders>
              <w:top w:val="nil"/>
              <w:left w:val="nil"/>
              <w:bottom w:val="single" w:sz="4" w:space="0" w:color="auto"/>
              <w:right w:val="single" w:sz="4" w:space="0" w:color="auto"/>
            </w:tcBorders>
            <w:shd w:val="clear" w:color="auto" w:fill="auto"/>
            <w:noWrap/>
            <w:vAlign w:val="bottom"/>
            <w:hideMark/>
          </w:tcPr>
          <w:p w14:paraId="0E3FF261" w14:textId="577E116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2,752,373</w:t>
            </w:r>
          </w:p>
        </w:tc>
        <w:tc>
          <w:tcPr>
            <w:tcW w:w="1012" w:type="pct"/>
            <w:tcBorders>
              <w:top w:val="nil"/>
              <w:left w:val="nil"/>
              <w:bottom w:val="single" w:sz="4" w:space="0" w:color="auto"/>
              <w:right w:val="single" w:sz="4" w:space="0" w:color="auto"/>
            </w:tcBorders>
            <w:shd w:val="clear" w:color="auto" w:fill="auto"/>
            <w:noWrap/>
            <w:vAlign w:val="bottom"/>
            <w:hideMark/>
          </w:tcPr>
          <w:p w14:paraId="4642357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660FEF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8128A0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West Virginia</w:t>
            </w:r>
          </w:p>
        </w:tc>
        <w:tc>
          <w:tcPr>
            <w:tcW w:w="1426" w:type="pct"/>
            <w:tcBorders>
              <w:top w:val="nil"/>
              <w:left w:val="nil"/>
              <w:bottom w:val="single" w:sz="4" w:space="0" w:color="auto"/>
              <w:right w:val="single" w:sz="4" w:space="0" w:color="auto"/>
            </w:tcBorders>
            <w:shd w:val="clear" w:color="auto" w:fill="auto"/>
            <w:noWrap/>
            <w:vAlign w:val="bottom"/>
            <w:hideMark/>
          </w:tcPr>
          <w:p w14:paraId="6A45AD44" w14:textId="3F0BB1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3,847</w:t>
            </w:r>
          </w:p>
        </w:tc>
        <w:tc>
          <w:tcPr>
            <w:tcW w:w="1140" w:type="pct"/>
            <w:tcBorders>
              <w:top w:val="nil"/>
              <w:left w:val="nil"/>
              <w:bottom w:val="single" w:sz="4" w:space="0" w:color="auto"/>
              <w:right w:val="single" w:sz="4" w:space="0" w:color="auto"/>
            </w:tcBorders>
            <w:shd w:val="clear" w:color="auto" w:fill="auto"/>
            <w:noWrap/>
            <w:vAlign w:val="bottom"/>
            <w:hideMark/>
          </w:tcPr>
          <w:p w14:paraId="0E150689" w14:textId="612C4AA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325,031</w:t>
            </w:r>
          </w:p>
        </w:tc>
        <w:tc>
          <w:tcPr>
            <w:tcW w:w="1012" w:type="pct"/>
            <w:tcBorders>
              <w:top w:val="nil"/>
              <w:left w:val="nil"/>
              <w:bottom w:val="single" w:sz="4" w:space="0" w:color="auto"/>
              <w:right w:val="single" w:sz="4" w:space="0" w:color="auto"/>
            </w:tcBorders>
            <w:shd w:val="clear" w:color="auto" w:fill="auto"/>
            <w:noWrap/>
            <w:vAlign w:val="bottom"/>
            <w:hideMark/>
          </w:tcPr>
          <w:p w14:paraId="57A880C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70B5F86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221940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Wisconsin</w:t>
            </w:r>
          </w:p>
        </w:tc>
        <w:tc>
          <w:tcPr>
            <w:tcW w:w="1426" w:type="pct"/>
            <w:tcBorders>
              <w:top w:val="nil"/>
              <w:left w:val="nil"/>
              <w:bottom w:val="single" w:sz="4" w:space="0" w:color="auto"/>
              <w:right w:val="single" w:sz="4" w:space="0" w:color="auto"/>
            </w:tcBorders>
            <w:shd w:val="clear" w:color="auto" w:fill="auto"/>
            <w:noWrap/>
            <w:vAlign w:val="bottom"/>
            <w:hideMark/>
          </w:tcPr>
          <w:p w14:paraId="5D37E193" w14:textId="332D1F8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14,404</w:t>
            </w:r>
          </w:p>
        </w:tc>
        <w:tc>
          <w:tcPr>
            <w:tcW w:w="1140" w:type="pct"/>
            <w:tcBorders>
              <w:top w:val="nil"/>
              <w:left w:val="nil"/>
              <w:bottom w:val="single" w:sz="4" w:space="0" w:color="auto"/>
              <w:right w:val="single" w:sz="4" w:space="0" w:color="auto"/>
            </w:tcBorders>
            <w:shd w:val="clear" w:color="auto" w:fill="auto"/>
            <w:noWrap/>
            <w:vAlign w:val="bottom"/>
            <w:hideMark/>
          </w:tcPr>
          <w:p w14:paraId="43D59DDF" w14:textId="0A84C02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1,174,447</w:t>
            </w:r>
          </w:p>
        </w:tc>
        <w:tc>
          <w:tcPr>
            <w:tcW w:w="1012" w:type="pct"/>
            <w:tcBorders>
              <w:top w:val="nil"/>
              <w:left w:val="nil"/>
              <w:bottom w:val="single" w:sz="4" w:space="0" w:color="auto"/>
              <w:right w:val="single" w:sz="4" w:space="0" w:color="auto"/>
            </w:tcBorders>
            <w:shd w:val="clear" w:color="auto" w:fill="auto"/>
            <w:noWrap/>
            <w:vAlign w:val="bottom"/>
            <w:hideMark/>
          </w:tcPr>
          <w:p w14:paraId="751639D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bl>
    <w:p w14:paraId="6CF3BD0A" w14:textId="4E5666B4" w:rsidR="00594157" w:rsidRDefault="00594157" w:rsidP="00E14325">
      <w:pPr>
        <w:spacing w:line="276" w:lineRule="auto"/>
        <w:rPr>
          <w:b/>
          <w:bCs/>
        </w:rPr>
      </w:pPr>
    </w:p>
    <w:p w14:paraId="63AEECFE" w14:textId="7A3D6D50" w:rsidR="00594157" w:rsidRDefault="00594157" w:rsidP="00E14325">
      <w:pPr>
        <w:spacing w:line="276" w:lineRule="auto"/>
        <w:rPr>
          <w:b/>
          <w:bCs/>
        </w:rPr>
      </w:pPr>
    </w:p>
    <w:p w14:paraId="219783AF" w14:textId="77777777" w:rsidR="00594157" w:rsidRDefault="00594157" w:rsidP="00E14325">
      <w:pPr>
        <w:spacing w:line="276" w:lineRule="auto"/>
        <w:rPr>
          <w:b/>
          <w:bCs/>
        </w:rPr>
        <w:sectPr w:rsidR="00594157" w:rsidSect="00845F40">
          <w:pgSz w:w="11906" w:h="16838" w:code="9"/>
          <w:pgMar w:top="1440" w:right="1440" w:bottom="1440" w:left="1440" w:header="720" w:footer="720" w:gutter="0"/>
          <w:lnNumType w:countBy="1" w:restart="continuous"/>
          <w:cols w:space="720"/>
          <w:docGrid w:linePitch="360"/>
        </w:sectPr>
      </w:pPr>
    </w:p>
    <w:p w14:paraId="05B6C6AB" w14:textId="2EF7C245" w:rsidR="009C6EF2" w:rsidRPr="000A6843" w:rsidRDefault="004E4D3F" w:rsidP="00E14325">
      <w:pPr>
        <w:pStyle w:val="NoSpacing"/>
        <w:spacing w:line="276" w:lineRule="auto"/>
        <w:rPr>
          <w:b/>
          <w:bCs/>
          <w:i/>
          <w:iCs/>
          <w:color w:val="44546A" w:themeColor="text2"/>
        </w:rPr>
      </w:pPr>
      <w:bookmarkStart w:id="2339" w:name="_Ref9948042"/>
      <w:bookmarkStart w:id="2340" w:name="_Toc9940848"/>
      <w:bookmarkStart w:id="2341" w:name="_Toc14120466"/>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ED2A02">
        <w:rPr>
          <w:i/>
          <w:iCs/>
          <w:noProof/>
          <w:color w:val="44546A" w:themeColor="text2"/>
        </w:rPr>
        <w:t>5</w:t>
      </w:r>
      <w:r w:rsidR="003A36B2" w:rsidRPr="000A6843">
        <w:rPr>
          <w:i/>
          <w:iCs/>
          <w:noProof/>
          <w:color w:val="44546A" w:themeColor="text2"/>
        </w:rPr>
        <w:fldChar w:fldCharType="end"/>
      </w:r>
      <w:bookmarkEnd w:id="2339"/>
      <w:r w:rsidRPr="000A6843">
        <w:rPr>
          <w:i/>
          <w:iCs/>
          <w:color w:val="44546A" w:themeColor="text2"/>
        </w:rPr>
        <w:t>: State</w:t>
      </w:r>
      <w:r w:rsidR="00673020" w:rsidRPr="000A6843">
        <w:rPr>
          <w:i/>
          <w:iCs/>
          <w:color w:val="44546A" w:themeColor="text2"/>
        </w:rPr>
        <w:t>-</w:t>
      </w:r>
      <w:r w:rsidR="009B2ADE" w:rsidRPr="000A6843">
        <w:rPr>
          <w:i/>
          <w:iCs/>
          <w:color w:val="44546A" w:themeColor="text2"/>
        </w:rPr>
        <w:t xml:space="preserve">specific </w:t>
      </w:r>
      <w:r w:rsidRPr="000A6843">
        <w:rPr>
          <w:i/>
          <w:iCs/>
          <w:color w:val="44546A" w:themeColor="text2"/>
        </w:rPr>
        <w:t>results</w:t>
      </w:r>
      <w:bookmarkEnd w:id="2340"/>
      <w:r w:rsidRPr="000A6843">
        <w:rPr>
          <w:i/>
          <w:iCs/>
          <w:color w:val="44546A" w:themeColor="text2"/>
        </w:rPr>
        <w:t xml:space="preserve"> and comparison</w:t>
      </w:r>
      <w:bookmarkEnd w:id="2341"/>
    </w:p>
    <w:tbl>
      <w:tblPr>
        <w:tblpPr w:leftFromText="180" w:rightFromText="180" w:vertAnchor="text" w:tblpXSpec="center" w:tblpY="1"/>
        <w:tblOverlap w:val="never"/>
        <w:tblW w:w="10715" w:type="dxa"/>
        <w:tblLook w:val="04A0" w:firstRow="1" w:lastRow="0" w:firstColumn="1" w:lastColumn="0" w:noHBand="0" w:noVBand="1"/>
      </w:tblPr>
      <w:tblGrid>
        <w:gridCol w:w="1316"/>
        <w:gridCol w:w="759"/>
        <w:gridCol w:w="810"/>
        <w:gridCol w:w="720"/>
        <w:gridCol w:w="900"/>
        <w:gridCol w:w="810"/>
        <w:gridCol w:w="615"/>
        <w:gridCol w:w="759"/>
        <w:gridCol w:w="786"/>
        <w:gridCol w:w="810"/>
        <w:gridCol w:w="759"/>
        <w:gridCol w:w="861"/>
        <w:gridCol w:w="810"/>
      </w:tblGrid>
      <w:tr w:rsidR="009C6EF2" w:rsidRPr="00976EB1" w14:paraId="30E5CC31" w14:textId="77777777" w:rsidTr="00976EB1">
        <w:trPr>
          <w:trHeight w:val="1"/>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02EA4" w14:textId="77777777" w:rsidR="009C6EF2" w:rsidRPr="00976EB1" w:rsidRDefault="009C6EF2" w:rsidP="00E14325">
            <w:pPr>
              <w:spacing w:after="0" w:line="276" w:lineRule="auto"/>
              <w:rPr>
                <w:rFonts w:eastAsia="Times New Roman" w:cstheme="minorHAnsi"/>
                <w:b/>
                <w:bCs/>
                <w:color w:val="000000"/>
                <w:sz w:val="16"/>
                <w:szCs w:val="16"/>
              </w:rPr>
            </w:pPr>
            <w:r w:rsidRPr="00976EB1">
              <w:rPr>
                <w:rFonts w:eastAsia="Times New Roman" w:cstheme="minorHAnsi"/>
                <w:b/>
                <w:bCs/>
                <w:color w:val="000000"/>
                <w:sz w:val="16"/>
                <w:szCs w:val="16"/>
              </w:rPr>
              <w:t> </w:t>
            </w:r>
          </w:p>
        </w:tc>
        <w:tc>
          <w:tcPr>
            <w:tcW w:w="2289" w:type="dxa"/>
            <w:gridSpan w:val="3"/>
            <w:tcBorders>
              <w:top w:val="single" w:sz="4" w:space="0" w:color="auto"/>
              <w:left w:val="nil"/>
              <w:bottom w:val="single" w:sz="4" w:space="0" w:color="auto"/>
              <w:right w:val="single" w:sz="4" w:space="0" w:color="auto"/>
            </w:tcBorders>
            <w:shd w:val="clear" w:color="auto" w:fill="auto"/>
            <w:noWrap/>
            <w:vAlign w:val="center"/>
            <w:hideMark/>
          </w:tcPr>
          <w:p w14:paraId="4C3A1CF9"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Results using flat national-level IR</w:t>
            </w:r>
            <w:r w:rsidRPr="00976EB1">
              <w:rPr>
                <w:rFonts w:eastAsia="Times New Roman" w:cstheme="minorHAnsi"/>
                <w:color w:val="000000"/>
                <w:sz w:val="16"/>
                <w:szCs w:val="16"/>
              </w:rPr>
              <w:t> </w:t>
            </w:r>
          </w:p>
        </w:tc>
        <w:tc>
          <w:tcPr>
            <w:tcW w:w="23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6C765CAA"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Results using state-specific IR</w:t>
            </w:r>
          </w:p>
        </w:tc>
        <w:tc>
          <w:tcPr>
            <w:tcW w:w="235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3CDC84B"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Difference</w:t>
            </w:r>
          </w:p>
        </w:tc>
        <w:tc>
          <w:tcPr>
            <w:tcW w:w="24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899353" w14:textId="77777777" w:rsidR="009C6EF2" w:rsidRPr="00976EB1" w:rsidRDefault="009C6EF2" w:rsidP="00E14325">
            <w:pPr>
              <w:spacing w:after="0" w:line="276" w:lineRule="auto"/>
              <w:jc w:val="center"/>
              <w:rPr>
                <w:rFonts w:eastAsia="Times New Roman" w:cstheme="minorHAnsi"/>
                <w:b/>
                <w:bCs/>
                <w:color w:val="000000"/>
                <w:sz w:val="16"/>
                <w:szCs w:val="16"/>
              </w:rPr>
            </w:pPr>
            <w:r w:rsidRPr="00976EB1">
              <w:rPr>
                <w:rFonts w:eastAsia="Times New Roman" w:cstheme="minorHAnsi"/>
                <w:b/>
                <w:bCs/>
                <w:color w:val="000000"/>
                <w:sz w:val="16"/>
                <w:szCs w:val="16"/>
              </w:rPr>
              <w:t>Difference (%)</w:t>
            </w:r>
          </w:p>
        </w:tc>
      </w:tr>
      <w:tr w:rsidR="00976EB1" w:rsidRPr="00976EB1" w14:paraId="628DC73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AD742FF" w14:textId="77777777" w:rsidR="009C6EF2" w:rsidRPr="00976EB1" w:rsidRDefault="009C6EF2" w:rsidP="00976EB1">
            <w:pPr>
              <w:spacing w:after="0" w:line="276" w:lineRule="auto"/>
              <w:rPr>
                <w:rFonts w:eastAsia="Times New Roman" w:cstheme="minorHAnsi"/>
                <w:b/>
                <w:bCs/>
                <w:color w:val="000000"/>
                <w:sz w:val="16"/>
                <w:szCs w:val="16"/>
              </w:rPr>
            </w:pPr>
            <w:r w:rsidRPr="00976EB1">
              <w:rPr>
                <w:rFonts w:eastAsia="Times New Roman" w:cstheme="minorHAnsi"/>
                <w:b/>
                <w:bCs/>
                <w:color w:val="000000"/>
                <w:sz w:val="16"/>
                <w:szCs w:val="16"/>
              </w:rPr>
              <w:t>State</w:t>
            </w:r>
          </w:p>
        </w:tc>
        <w:tc>
          <w:tcPr>
            <w:tcW w:w="759" w:type="dxa"/>
            <w:tcBorders>
              <w:top w:val="nil"/>
              <w:left w:val="nil"/>
              <w:bottom w:val="single" w:sz="4" w:space="0" w:color="auto"/>
              <w:right w:val="single" w:sz="4" w:space="0" w:color="auto"/>
            </w:tcBorders>
            <w:shd w:val="clear" w:color="auto" w:fill="auto"/>
            <w:vAlign w:val="center"/>
            <w:hideMark/>
          </w:tcPr>
          <w:p w14:paraId="2F32309E" w14:textId="77777777" w:rsidR="009C6EF2" w:rsidRPr="00976EB1" w:rsidRDefault="009C6EF2" w:rsidP="00976EB1">
            <w:pPr>
              <w:spacing w:after="0" w:line="276" w:lineRule="auto"/>
              <w:jc w:val="center"/>
              <w:rPr>
                <w:rFonts w:eastAsia="Times New Roman" w:cstheme="minorHAnsi"/>
                <w:b/>
                <w:bCs/>
                <w:color w:val="000000"/>
                <w:sz w:val="16"/>
                <w:szCs w:val="16"/>
                <w:rPrChange w:id="2342"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43" w:author="Alotaibi, Raed" w:date="2019-07-12T12:49:00Z">
                  <w:rPr>
                    <w:rFonts w:ascii="Calibri" w:eastAsia="Times New Roman" w:hAnsi="Calibri" w:cs="Calibri"/>
                    <w:b/>
                    <w:bCs/>
                    <w:color w:val="000000"/>
                    <w:sz w:val="16"/>
                    <w:szCs w:val="16"/>
                  </w:rPr>
                </w:rPrChange>
              </w:rPr>
              <w:t>Incident cases</w:t>
            </w:r>
          </w:p>
        </w:tc>
        <w:tc>
          <w:tcPr>
            <w:tcW w:w="810" w:type="dxa"/>
            <w:tcBorders>
              <w:top w:val="nil"/>
              <w:left w:val="nil"/>
              <w:bottom w:val="single" w:sz="4" w:space="0" w:color="auto"/>
              <w:right w:val="single" w:sz="4" w:space="0" w:color="auto"/>
            </w:tcBorders>
            <w:shd w:val="clear" w:color="auto" w:fill="auto"/>
            <w:vAlign w:val="center"/>
            <w:hideMark/>
          </w:tcPr>
          <w:p w14:paraId="337FDA2B" w14:textId="77777777" w:rsidR="009C6EF2" w:rsidRPr="00976EB1" w:rsidRDefault="009C6EF2" w:rsidP="00976EB1">
            <w:pPr>
              <w:spacing w:after="0" w:line="276" w:lineRule="auto"/>
              <w:jc w:val="center"/>
              <w:rPr>
                <w:rFonts w:eastAsia="Times New Roman" w:cstheme="minorHAnsi"/>
                <w:b/>
                <w:bCs/>
                <w:color w:val="000000"/>
                <w:sz w:val="16"/>
                <w:szCs w:val="16"/>
                <w:rPrChange w:id="2344"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45" w:author="Alotaibi, Raed" w:date="2019-07-12T12:49:00Z">
                  <w:rPr>
                    <w:rFonts w:ascii="Calibri" w:eastAsia="Times New Roman" w:hAnsi="Calibri" w:cs="Calibri"/>
                    <w:b/>
                    <w:bCs/>
                    <w:color w:val="000000"/>
                    <w:sz w:val="16"/>
                    <w:szCs w:val="16"/>
                  </w:rPr>
                </w:rPrChange>
              </w:rPr>
              <w:t>AC</w:t>
            </w:r>
          </w:p>
        </w:tc>
        <w:tc>
          <w:tcPr>
            <w:tcW w:w="720" w:type="dxa"/>
            <w:tcBorders>
              <w:top w:val="nil"/>
              <w:left w:val="nil"/>
              <w:bottom w:val="single" w:sz="4" w:space="0" w:color="auto"/>
              <w:right w:val="single" w:sz="4" w:space="0" w:color="auto"/>
            </w:tcBorders>
            <w:shd w:val="clear" w:color="auto" w:fill="auto"/>
            <w:vAlign w:val="center"/>
            <w:hideMark/>
          </w:tcPr>
          <w:p w14:paraId="4AE16303" w14:textId="77777777" w:rsidR="009C6EF2" w:rsidRPr="00976EB1" w:rsidRDefault="009C6EF2" w:rsidP="00976EB1">
            <w:pPr>
              <w:spacing w:after="0" w:line="276" w:lineRule="auto"/>
              <w:jc w:val="center"/>
              <w:rPr>
                <w:rFonts w:eastAsia="Times New Roman" w:cstheme="minorHAnsi"/>
                <w:b/>
                <w:bCs/>
                <w:color w:val="000000"/>
                <w:sz w:val="16"/>
                <w:szCs w:val="16"/>
                <w:rPrChange w:id="2346"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47" w:author="Alotaibi, Raed" w:date="2019-07-12T12:49:00Z">
                  <w:rPr>
                    <w:rFonts w:ascii="Calibri" w:eastAsia="Times New Roman" w:hAnsi="Calibri" w:cs="Calibri"/>
                    <w:b/>
                    <w:bCs/>
                    <w:color w:val="000000"/>
                    <w:sz w:val="16"/>
                    <w:szCs w:val="16"/>
                  </w:rPr>
                </w:rPrChange>
              </w:rPr>
              <w:t>AF</w:t>
            </w:r>
          </w:p>
        </w:tc>
        <w:tc>
          <w:tcPr>
            <w:tcW w:w="900" w:type="dxa"/>
            <w:tcBorders>
              <w:top w:val="nil"/>
              <w:left w:val="nil"/>
              <w:bottom w:val="single" w:sz="4" w:space="0" w:color="auto"/>
              <w:right w:val="single" w:sz="4" w:space="0" w:color="auto"/>
            </w:tcBorders>
            <w:shd w:val="clear" w:color="auto" w:fill="auto"/>
            <w:vAlign w:val="center"/>
            <w:hideMark/>
          </w:tcPr>
          <w:p w14:paraId="43A03731" w14:textId="77777777" w:rsidR="009C6EF2" w:rsidRPr="00976EB1" w:rsidRDefault="009C6EF2" w:rsidP="00976EB1">
            <w:pPr>
              <w:spacing w:after="0" w:line="276" w:lineRule="auto"/>
              <w:jc w:val="center"/>
              <w:rPr>
                <w:rFonts w:eastAsia="Times New Roman" w:cstheme="minorHAnsi"/>
                <w:b/>
                <w:bCs/>
                <w:color w:val="000000"/>
                <w:sz w:val="16"/>
                <w:szCs w:val="16"/>
                <w:rPrChange w:id="2348"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49" w:author="Alotaibi, Raed" w:date="2019-07-12T12:50:00Z">
                  <w:rPr>
                    <w:rFonts w:ascii="Calibri" w:eastAsia="Times New Roman" w:hAnsi="Calibri" w:cs="Calibri"/>
                    <w:b/>
                    <w:bCs/>
                    <w:color w:val="000000"/>
                    <w:sz w:val="16"/>
                    <w:szCs w:val="16"/>
                  </w:rPr>
                </w:rPrChange>
              </w:rPr>
              <w:t>Incident cases</w:t>
            </w:r>
          </w:p>
        </w:tc>
        <w:tc>
          <w:tcPr>
            <w:tcW w:w="810" w:type="dxa"/>
            <w:tcBorders>
              <w:top w:val="nil"/>
              <w:left w:val="nil"/>
              <w:bottom w:val="single" w:sz="4" w:space="0" w:color="auto"/>
              <w:right w:val="single" w:sz="4" w:space="0" w:color="auto"/>
            </w:tcBorders>
            <w:shd w:val="clear" w:color="auto" w:fill="auto"/>
            <w:vAlign w:val="center"/>
            <w:hideMark/>
          </w:tcPr>
          <w:p w14:paraId="7472291E" w14:textId="77777777" w:rsidR="009C6EF2" w:rsidRPr="00976EB1" w:rsidRDefault="009C6EF2" w:rsidP="00976EB1">
            <w:pPr>
              <w:spacing w:after="0" w:line="276" w:lineRule="auto"/>
              <w:jc w:val="center"/>
              <w:rPr>
                <w:rFonts w:eastAsia="Times New Roman" w:cstheme="minorHAnsi"/>
                <w:b/>
                <w:bCs/>
                <w:color w:val="000000"/>
                <w:sz w:val="16"/>
                <w:szCs w:val="16"/>
                <w:rPrChange w:id="2350"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51" w:author="Alotaibi, Raed" w:date="2019-07-12T12:49:00Z">
                  <w:rPr>
                    <w:rFonts w:ascii="Calibri" w:eastAsia="Times New Roman" w:hAnsi="Calibri" w:cs="Calibri"/>
                    <w:b/>
                    <w:bCs/>
                    <w:color w:val="000000"/>
                    <w:sz w:val="16"/>
                    <w:szCs w:val="16"/>
                  </w:rPr>
                </w:rPrChange>
              </w:rPr>
              <w:t>AC</w:t>
            </w:r>
          </w:p>
        </w:tc>
        <w:tc>
          <w:tcPr>
            <w:tcW w:w="615" w:type="dxa"/>
            <w:tcBorders>
              <w:top w:val="nil"/>
              <w:left w:val="nil"/>
              <w:bottom w:val="single" w:sz="4" w:space="0" w:color="auto"/>
              <w:right w:val="single" w:sz="4" w:space="0" w:color="auto"/>
            </w:tcBorders>
            <w:shd w:val="clear" w:color="auto" w:fill="auto"/>
            <w:vAlign w:val="center"/>
            <w:hideMark/>
          </w:tcPr>
          <w:p w14:paraId="5AA04754" w14:textId="77777777" w:rsidR="009C6EF2" w:rsidRPr="00976EB1" w:rsidRDefault="009C6EF2" w:rsidP="00976EB1">
            <w:pPr>
              <w:spacing w:after="0" w:line="276" w:lineRule="auto"/>
              <w:jc w:val="center"/>
              <w:rPr>
                <w:rFonts w:eastAsia="Times New Roman" w:cstheme="minorHAnsi"/>
                <w:b/>
                <w:bCs/>
                <w:color w:val="000000"/>
                <w:sz w:val="16"/>
                <w:szCs w:val="16"/>
                <w:rPrChange w:id="2352"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53" w:author="Alotaibi, Raed" w:date="2019-07-12T12:49:00Z">
                  <w:rPr>
                    <w:rFonts w:ascii="Calibri" w:eastAsia="Times New Roman" w:hAnsi="Calibri" w:cs="Calibri"/>
                    <w:b/>
                    <w:bCs/>
                    <w:color w:val="000000"/>
                    <w:sz w:val="16"/>
                    <w:szCs w:val="16"/>
                  </w:rPr>
                </w:rPrChange>
              </w:rPr>
              <w:t>AF</w:t>
            </w:r>
          </w:p>
        </w:tc>
        <w:tc>
          <w:tcPr>
            <w:tcW w:w="759" w:type="dxa"/>
            <w:tcBorders>
              <w:top w:val="nil"/>
              <w:left w:val="nil"/>
              <w:bottom w:val="single" w:sz="4" w:space="0" w:color="auto"/>
              <w:right w:val="single" w:sz="4" w:space="0" w:color="auto"/>
            </w:tcBorders>
            <w:shd w:val="clear" w:color="auto" w:fill="auto"/>
            <w:vAlign w:val="center"/>
            <w:hideMark/>
          </w:tcPr>
          <w:p w14:paraId="51DD3CDA" w14:textId="77777777" w:rsidR="009C6EF2" w:rsidRPr="00976EB1" w:rsidRDefault="009C6EF2" w:rsidP="00976EB1">
            <w:pPr>
              <w:spacing w:after="0" w:line="276" w:lineRule="auto"/>
              <w:jc w:val="center"/>
              <w:rPr>
                <w:rFonts w:eastAsia="Times New Roman" w:cstheme="minorHAnsi"/>
                <w:b/>
                <w:bCs/>
                <w:color w:val="000000"/>
                <w:sz w:val="16"/>
                <w:szCs w:val="16"/>
                <w:rPrChange w:id="2354"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55" w:author="Alotaibi, Raed" w:date="2019-07-12T12:49:00Z">
                  <w:rPr>
                    <w:rFonts w:ascii="Calibri" w:eastAsia="Times New Roman" w:hAnsi="Calibri" w:cs="Calibri"/>
                    <w:b/>
                    <w:bCs/>
                    <w:color w:val="000000"/>
                    <w:sz w:val="16"/>
                    <w:szCs w:val="16"/>
                  </w:rPr>
                </w:rPrChange>
              </w:rPr>
              <w:t>Incident cases</w:t>
            </w:r>
          </w:p>
        </w:tc>
        <w:tc>
          <w:tcPr>
            <w:tcW w:w="786" w:type="dxa"/>
            <w:tcBorders>
              <w:top w:val="nil"/>
              <w:left w:val="nil"/>
              <w:bottom w:val="single" w:sz="4" w:space="0" w:color="auto"/>
              <w:right w:val="single" w:sz="4" w:space="0" w:color="auto"/>
            </w:tcBorders>
            <w:shd w:val="clear" w:color="auto" w:fill="auto"/>
            <w:vAlign w:val="center"/>
            <w:hideMark/>
          </w:tcPr>
          <w:p w14:paraId="2F746125" w14:textId="77777777" w:rsidR="009C6EF2" w:rsidRPr="00976EB1" w:rsidRDefault="009C6EF2" w:rsidP="00976EB1">
            <w:pPr>
              <w:spacing w:after="0" w:line="276" w:lineRule="auto"/>
              <w:jc w:val="center"/>
              <w:rPr>
                <w:rFonts w:eastAsia="Times New Roman" w:cstheme="minorHAnsi"/>
                <w:b/>
                <w:bCs/>
                <w:color w:val="000000"/>
                <w:sz w:val="16"/>
                <w:szCs w:val="16"/>
                <w:rPrChange w:id="2356"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57" w:author="Alotaibi, Raed" w:date="2019-07-12T12:49:00Z">
                  <w:rPr>
                    <w:rFonts w:ascii="Calibri" w:eastAsia="Times New Roman" w:hAnsi="Calibri" w:cs="Calibri"/>
                    <w:b/>
                    <w:bCs/>
                    <w:color w:val="000000"/>
                    <w:sz w:val="16"/>
                    <w:szCs w:val="16"/>
                  </w:rPr>
                </w:rPrChange>
              </w:rPr>
              <w:t>AC</w:t>
            </w:r>
          </w:p>
        </w:tc>
        <w:tc>
          <w:tcPr>
            <w:tcW w:w="810" w:type="dxa"/>
            <w:tcBorders>
              <w:top w:val="nil"/>
              <w:left w:val="nil"/>
              <w:bottom w:val="single" w:sz="4" w:space="0" w:color="auto"/>
              <w:right w:val="single" w:sz="4" w:space="0" w:color="auto"/>
            </w:tcBorders>
            <w:shd w:val="clear" w:color="auto" w:fill="auto"/>
            <w:noWrap/>
            <w:vAlign w:val="center"/>
            <w:hideMark/>
          </w:tcPr>
          <w:p w14:paraId="1EBF9C23" w14:textId="77777777" w:rsidR="009C6EF2" w:rsidRPr="00976EB1" w:rsidRDefault="009C6EF2" w:rsidP="00976EB1">
            <w:pPr>
              <w:spacing w:after="0" w:line="276" w:lineRule="auto"/>
              <w:jc w:val="center"/>
              <w:rPr>
                <w:rFonts w:eastAsia="Times New Roman" w:cstheme="minorHAnsi"/>
                <w:b/>
                <w:bCs/>
                <w:color w:val="000000"/>
                <w:sz w:val="16"/>
                <w:szCs w:val="16"/>
                <w:rPrChange w:id="2358" w:author="Alotaibi, Raed" w:date="2019-07-12T12:49:00Z">
                  <w:rPr>
                    <w:rFonts w:ascii="Calibri" w:eastAsia="Times New Roman" w:hAnsi="Calibri" w:cs="Calibri"/>
                    <w:b/>
                    <w:bCs/>
                    <w:color w:val="000000"/>
                  </w:rPr>
                </w:rPrChange>
              </w:rPr>
            </w:pPr>
            <w:r w:rsidRPr="00976EB1">
              <w:rPr>
                <w:rFonts w:eastAsia="Times New Roman" w:cstheme="minorHAnsi"/>
                <w:b/>
                <w:bCs/>
                <w:color w:val="000000"/>
                <w:sz w:val="16"/>
                <w:szCs w:val="16"/>
                <w:rPrChange w:id="2359" w:author="Alotaibi, Raed" w:date="2019-07-12T12:49:00Z">
                  <w:rPr>
                    <w:rFonts w:ascii="Calibri" w:eastAsia="Times New Roman" w:hAnsi="Calibri" w:cs="Calibri"/>
                    <w:b/>
                    <w:bCs/>
                    <w:color w:val="000000"/>
                  </w:rPr>
                </w:rPrChange>
              </w:rPr>
              <w:t>AF</w:t>
            </w:r>
          </w:p>
        </w:tc>
        <w:tc>
          <w:tcPr>
            <w:tcW w:w="759" w:type="dxa"/>
            <w:tcBorders>
              <w:top w:val="nil"/>
              <w:left w:val="nil"/>
              <w:bottom w:val="single" w:sz="4" w:space="0" w:color="auto"/>
              <w:right w:val="single" w:sz="4" w:space="0" w:color="auto"/>
            </w:tcBorders>
            <w:shd w:val="clear" w:color="auto" w:fill="auto"/>
            <w:vAlign w:val="center"/>
            <w:hideMark/>
          </w:tcPr>
          <w:p w14:paraId="37D5C06F" w14:textId="77777777" w:rsidR="009C6EF2" w:rsidRPr="00976EB1" w:rsidRDefault="009C6EF2" w:rsidP="00976EB1">
            <w:pPr>
              <w:spacing w:after="0" w:line="276" w:lineRule="auto"/>
              <w:jc w:val="center"/>
              <w:rPr>
                <w:rFonts w:eastAsia="Times New Roman" w:cstheme="minorHAnsi"/>
                <w:b/>
                <w:bCs/>
                <w:color w:val="000000"/>
                <w:sz w:val="16"/>
                <w:szCs w:val="16"/>
                <w:rPrChange w:id="2360"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61" w:author="Alotaibi, Raed" w:date="2019-07-12T12:49:00Z">
                  <w:rPr>
                    <w:rFonts w:ascii="Calibri" w:eastAsia="Times New Roman" w:hAnsi="Calibri" w:cs="Calibri"/>
                    <w:b/>
                    <w:bCs/>
                    <w:color w:val="000000"/>
                    <w:sz w:val="16"/>
                    <w:szCs w:val="16"/>
                  </w:rPr>
                </w:rPrChange>
              </w:rPr>
              <w:t>I</w:t>
            </w:r>
            <w:r w:rsidRPr="00976EB1">
              <w:rPr>
                <w:rFonts w:eastAsia="Times New Roman" w:cstheme="minorHAnsi"/>
                <w:b/>
                <w:bCs/>
                <w:color w:val="000000"/>
                <w:sz w:val="16"/>
                <w:szCs w:val="16"/>
                <w:rPrChange w:id="2362" w:author="Alotaibi, Raed" w:date="2019-07-12T12:50:00Z">
                  <w:rPr>
                    <w:rFonts w:ascii="Calibri" w:eastAsia="Times New Roman" w:hAnsi="Calibri" w:cs="Calibri"/>
                    <w:b/>
                    <w:bCs/>
                    <w:color w:val="000000"/>
                    <w:sz w:val="16"/>
                    <w:szCs w:val="16"/>
                  </w:rPr>
                </w:rPrChange>
              </w:rPr>
              <w:t>ncident cases</w:t>
            </w:r>
          </w:p>
        </w:tc>
        <w:tc>
          <w:tcPr>
            <w:tcW w:w="861" w:type="dxa"/>
            <w:tcBorders>
              <w:top w:val="nil"/>
              <w:left w:val="nil"/>
              <w:bottom w:val="single" w:sz="4" w:space="0" w:color="auto"/>
              <w:right w:val="single" w:sz="4" w:space="0" w:color="auto"/>
            </w:tcBorders>
            <w:shd w:val="clear" w:color="auto" w:fill="auto"/>
            <w:vAlign w:val="center"/>
            <w:hideMark/>
          </w:tcPr>
          <w:p w14:paraId="1E443460" w14:textId="77777777" w:rsidR="009C6EF2" w:rsidRPr="00976EB1" w:rsidRDefault="009C6EF2" w:rsidP="00976EB1">
            <w:pPr>
              <w:spacing w:after="0" w:line="276" w:lineRule="auto"/>
              <w:jc w:val="center"/>
              <w:rPr>
                <w:rFonts w:eastAsia="Times New Roman" w:cstheme="minorHAnsi"/>
                <w:b/>
                <w:bCs/>
                <w:color w:val="000000"/>
                <w:sz w:val="16"/>
                <w:szCs w:val="16"/>
                <w:rPrChange w:id="2363"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64" w:author="Alotaibi, Raed" w:date="2019-07-12T12:49:00Z">
                  <w:rPr>
                    <w:rFonts w:ascii="Calibri" w:eastAsia="Times New Roman" w:hAnsi="Calibri" w:cs="Calibri"/>
                    <w:b/>
                    <w:bCs/>
                    <w:color w:val="000000"/>
                    <w:sz w:val="16"/>
                    <w:szCs w:val="16"/>
                  </w:rPr>
                </w:rPrChange>
              </w:rPr>
              <w:t>AC</w:t>
            </w:r>
          </w:p>
        </w:tc>
        <w:tc>
          <w:tcPr>
            <w:tcW w:w="810" w:type="dxa"/>
            <w:tcBorders>
              <w:top w:val="nil"/>
              <w:left w:val="nil"/>
              <w:bottom w:val="single" w:sz="4" w:space="0" w:color="auto"/>
              <w:right w:val="single" w:sz="4" w:space="0" w:color="auto"/>
            </w:tcBorders>
            <w:shd w:val="clear" w:color="auto" w:fill="auto"/>
            <w:vAlign w:val="center"/>
            <w:hideMark/>
          </w:tcPr>
          <w:p w14:paraId="3999F661" w14:textId="77777777" w:rsidR="009C6EF2" w:rsidRPr="00976EB1" w:rsidRDefault="009C6EF2" w:rsidP="00976EB1">
            <w:pPr>
              <w:spacing w:after="0" w:line="276" w:lineRule="auto"/>
              <w:jc w:val="center"/>
              <w:rPr>
                <w:rFonts w:eastAsia="Times New Roman" w:cstheme="minorHAnsi"/>
                <w:b/>
                <w:bCs/>
                <w:color w:val="000000"/>
                <w:sz w:val="16"/>
                <w:szCs w:val="16"/>
                <w:rPrChange w:id="2365" w:author="Alotaibi, Raed" w:date="2019-07-12T12:49:00Z">
                  <w:rPr>
                    <w:rFonts w:ascii="Calibri" w:eastAsia="Times New Roman" w:hAnsi="Calibri" w:cs="Calibri"/>
                    <w:b/>
                    <w:bCs/>
                    <w:color w:val="000000"/>
                    <w:sz w:val="16"/>
                    <w:szCs w:val="16"/>
                  </w:rPr>
                </w:rPrChange>
              </w:rPr>
            </w:pPr>
            <w:r w:rsidRPr="00976EB1">
              <w:rPr>
                <w:rFonts w:eastAsia="Times New Roman" w:cstheme="minorHAnsi"/>
                <w:b/>
                <w:bCs/>
                <w:color w:val="000000"/>
                <w:sz w:val="16"/>
                <w:szCs w:val="16"/>
                <w:rPrChange w:id="2366" w:author="Alotaibi, Raed" w:date="2019-07-12T12:49:00Z">
                  <w:rPr>
                    <w:rFonts w:ascii="Calibri" w:eastAsia="Times New Roman" w:hAnsi="Calibri" w:cs="Calibri"/>
                    <w:b/>
                    <w:bCs/>
                    <w:color w:val="000000"/>
                    <w:sz w:val="16"/>
                    <w:szCs w:val="16"/>
                  </w:rPr>
                </w:rPrChange>
              </w:rPr>
              <w:t>AF</w:t>
            </w:r>
          </w:p>
        </w:tc>
      </w:tr>
      <w:tr w:rsidR="00976EB1" w:rsidRPr="00976EB1" w14:paraId="6CBEDCB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420A354" w14:textId="77777777" w:rsidR="00976EB1" w:rsidRPr="00976EB1" w:rsidRDefault="00976EB1" w:rsidP="00976EB1">
            <w:pPr>
              <w:spacing w:after="0" w:line="276" w:lineRule="auto"/>
              <w:rPr>
                <w:rFonts w:eastAsia="Times New Roman" w:cstheme="minorHAnsi"/>
                <w:b/>
                <w:bCs/>
                <w:color w:val="000000"/>
                <w:sz w:val="16"/>
                <w:szCs w:val="16"/>
                <w:rPrChange w:id="2367" w:author="Alotaibi, Raed" w:date="2019-07-12T12:51:00Z">
                  <w:rPr>
                    <w:rFonts w:ascii="Calibri" w:eastAsia="Times New Roman" w:hAnsi="Calibri" w:cs="Calibri"/>
                    <w:b/>
                    <w:bCs/>
                    <w:color w:val="000000"/>
                  </w:rPr>
                </w:rPrChange>
              </w:rPr>
              <w:pPrChange w:id="236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369" w:author="Alotaibi, Raed" w:date="2019-07-12T12:51:00Z">
                  <w:rPr>
                    <w:rFonts w:ascii="Calibri" w:eastAsia="Times New Roman" w:hAnsi="Calibri" w:cs="Calibri"/>
                    <w:b/>
                    <w:bCs/>
                    <w:color w:val="000000"/>
                  </w:rPr>
                </w:rPrChange>
              </w:rPr>
              <w:t>Alabama</w:t>
            </w:r>
          </w:p>
        </w:tc>
        <w:tc>
          <w:tcPr>
            <w:tcW w:w="759" w:type="dxa"/>
            <w:tcBorders>
              <w:top w:val="nil"/>
              <w:left w:val="nil"/>
              <w:bottom w:val="single" w:sz="4" w:space="0" w:color="auto"/>
              <w:right w:val="single" w:sz="4" w:space="0" w:color="auto"/>
            </w:tcBorders>
            <w:shd w:val="clear" w:color="auto" w:fill="auto"/>
            <w:noWrap/>
            <w:vAlign w:val="bottom"/>
            <w:hideMark/>
          </w:tcPr>
          <w:p w14:paraId="2326D49D" w14:textId="77777777" w:rsidR="00976EB1" w:rsidRPr="00976EB1" w:rsidRDefault="00976EB1" w:rsidP="00976EB1">
            <w:pPr>
              <w:spacing w:after="0" w:line="276" w:lineRule="auto"/>
              <w:jc w:val="right"/>
              <w:rPr>
                <w:rFonts w:eastAsia="Times New Roman" w:cstheme="minorHAnsi"/>
                <w:color w:val="000000"/>
                <w:sz w:val="16"/>
                <w:szCs w:val="16"/>
                <w:rPrChange w:id="2370" w:author="Alotaibi, Raed" w:date="2019-07-12T12:49:00Z">
                  <w:rPr>
                    <w:rFonts w:ascii="Calibri" w:eastAsia="Times New Roman" w:hAnsi="Calibri" w:cs="Calibri"/>
                    <w:color w:val="000000"/>
                  </w:rPr>
                </w:rPrChange>
              </w:rPr>
              <w:pPrChange w:id="237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72" w:author="Alotaibi, Raed" w:date="2019-07-12T12:49:00Z">
                  <w:rPr>
                    <w:rFonts w:ascii="Calibri" w:eastAsia="Times New Roman" w:hAnsi="Calibri" w:cs="Calibri"/>
                    <w:color w:val="000000"/>
                  </w:rPr>
                </w:rPrChange>
              </w:rPr>
              <w:t>12,200</w:t>
            </w:r>
          </w:p>
        </w:tc>
        <w:tc>
          <w:tcPr>
            <w:tcW w:w="810" w:type="dxa"/>
            <w:tcBorders>
              <w:top w:val="nil"/>
              <w:left w:val="nil"/>
              <w:bottom w:val="single" w:sz="4" w:space="0" w:color="auto"/>
              <w:right w:val="single" w:sz="4" w:space="0" w:color="auto"/>
            </w:tcBorders>
            <w:shd w:val="clear" w:color="auto" w:fill="auto"/>
            <w:noWrap/>
            <w:vAlign w:val="bottom"/>
            <w:hideMark/>
          </w:tcPr>
          <w:p w14:paraId="23B751B2" w14:textId="77777777" w:rsidR="00976EB1" w:rsidRPr="00976EB1" w:rsidRDefault="00976EB1" w:rsidP="00976EB1">
            <w:pPr>
              <w:spacing w:after="0" w:line="276" w:lineRule="auto"/>
              <w:jc w:val="right"/>
              <w:rPr>
                <w:rFonts w:eastAsia="Times New Roman" w:cstheme="minorHAnsi"/>
                <w:color w:val="000000"/>
                <w:sz w:val="16"/>
                <w:szCs w:val="16"/>
                <w:rPrChange w:id="2373" w:author="Alotaibi, Raed" w:date="2019-07-12T12:49:00Z">
                  <w:rPr>
                    <w:rFonts w:ascii="Calibri" w:eastAsia="Times New Roman" w:hAnsi="Calibri" w:cs="Calibri"/>
                    <w:color w:val="000000"/>
                    <w:sz w:val="20"/>
                    <w:szCs w:val="20"/>
                  </w:rPr>
                </w:rPrChange>
              </w:rPr>
              <w:pPrChange w:id="237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75" w:author="Alotaibi, Raed" w:date="2019-07-12T12:49:00Z">
                  <w:rPr>
                    <w:rFonts w:ascii="Calibri" w:eastAsia="Times New Roman" w:hAnsi="Calibri" w:cs="Calibri"/>
                    <w:color w:val="000000"/>
                    <w:sz w:val="20"/>
                    <w:szCs w:val="20"/>
                  </w:rPr>
                </w:rPrChange>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4AC5D827" w14:textId="77777777" w:rsidR="00976EB1" w:rsidRPr="00976EB1" w:rsidRDefault="00976EB1" w:rsidP="00976EB1">
            <w:pPr>
              <w:spacing w:after="0" w:line="276" w:lineRule="auto"/>
              <w:jc w:val="right"/>
              <w:rPr>
                <w:rFonts w:eastAsia="Times New Roman" w:cstheme="minorHAnsi"/>
                <w:color w:val="000000"/>
                <w:sz w:val="16"/>
                <w:szCs w:val="16"/>
                <w:rPrChange w:id="2376" w:author="Alotaibi, Raed" w:date="2019-07-12T12:49:00Z">
                  <w:rPr>
                    <w:rFonts w:ascii="Calibri" w:eastAsia="Times New Roman" w:hAnsi="Calibri" w:cs="Calibri"/>
                    <w:color w:val="000000"/>
                    <w:sz w:val="20"/>
                    <w:szCs w:val="20"/>
                  </w:rPr>
                </w:rPrChange>
              </w:rPr>
              <w:pPrChange w:id="237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78" w:author="Alotaibi, Raed" w:date="2019-07-12T12:49:00Z">
                  <w:rPr>
                    <w:rFonts w:ascii="Calibri" w:eastAsia="Times New Roman" w:hAnsi="Calibri" w:cs="Calibri"/>
                    <w:color w:val="000000"/>
                    <w:sz w:val="20"/>
                    <w:szCs w:val="20"/>
                  </w:rPr>
                </w:rPrChange>
              </w:rPr>
              <w:t>11.5%</w:t>
            </w:r>
          </w:p>
        </w:tc>
        <w:tc>
          <w:tcPr>
            <w:tcW w:w="900" w:type="dxa"/>
            <w:tcBorders>
              <w:top w:val="nil"/>
              <w:left w:val="nil"/>
              <w:bottom w:val="single" w:sz="4" w:space="0" w:color="auto"/>
              <w:right w:val="single" w:sz="4" w:space="0" w:color="auto"/>
            </w:tcBorders>
            <w:shd w:val="clear" w:color="auto" w:fill="auto"/>
            <w:noWrap/>
            <w:vAlign w:val="bottom"/>
            <w:hideMark/>
          </w:tcPr>
          <w:p w14:paraId="23023CBE" w14:textId="77777777" w:rsidR="00976EB1" w:rsidRPr="00976EB1" w:rsidRDefault="00976EB1" w:rsidP="00976EB1">
            <w:pPr>
              <w:spacing w:after="0" w:line="276" w:lineRule="auto"/>
              <w:jc w:val="right"/>
              <w:rPr>
                <w:rFonts w:eastAsia="Times New Roman" w:cstheme="minorHAnsi"/>
                <w:color w:val="000000"/>
                <w:sz w:val="16"/>
                <w:szCs w:val="16"/>
                <w:rPrChange w:id="2379" w:author="Alotaibi, Raed" w:date="2019-07-12T12:49:00Z">
                  <w:rPr>
                    <w:rFonts w:ascii="Calibri" w:eastAsia="Times New Roman" w:hAnsi="Calibri" w:cs="Calibri"/>
                    <w:color w:val="000000"/>
                  </w:rPr>
                </w:rPrChange>
              </w:rPr>
              <w:pPrChange w:id="23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381" w:author="Alotaibi, Raed" w:date="2019-07-12T12:49:00Z">
                  <w:rPr>
                    <w:rFonts w:ascii="Calibri" w:eastAsia="Times New Roman" w:hAnsi="Calibri" w:cs="Calibri"/>
                    <w:color w:val="000000"/>
                  </w:rPr>
                </w:rPrChange>
              </w:rPr>
              <w:t>11,300</w:t>
            </w:r>
          </w:p>
        </w:tc>
        <w:tc>
          <w:tcPr>
            <w:tcW w:w="810" w:type="dxa"/>
            <w:tcBorders>
              <w:top w:val="nil"/>
              <w:left w:val="nil"/>
              <w:bottom w:val="single" w:sz="4" w:space="0" w:color="auto"/>
              <w:right w:val="single" w:sz="4" w:space="0" w:color="auto"/>
            </w:tcBorders>
            <w:shd w:val="clear" w:color="auto" w:fill="auto"/>
            <w:noWrap/>
            <w:hideMark/>
          </w:tcPr>
          <w:p w14:paraId="27E10012" w14:textId="03C1FF6E" w:rsidR="00976EB1" w:rsidRPr="00976EB1" w:rsidRDefault="00976EB1" w:rsidP="00976EB1">
            <w:pPr>
              <w:spacing w:after="0" w:line="276" w:lineRule="auto"/>
              <w:jc w:val="right"/>
              <w:rPr>
                <w:rFonts w:eastAsia="Times New Roman" w:cstheme="minorHAnsi"/>
                <w:color w:val="000000"/>
                <w:sz w:val="16"/>
                <w:szCs w:val="16"/>
                <w:rPrChange w:id="2382" w:author="Alotaibi, Raed" w:date="2019-07-12T12:49:00Z">
                  <w:rPr>
                    <w:rFonts w:ascii="Calibri" w:eastAsia="Times New Roman" w:hAnsi="Calibri" w:cs="Calibri"/>
                    <w:color w:val="000000"/>
                  </w:rPr>
                </w:rPrChange>
              </w:rPr>
              <w:pPrChange w:id="23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615" w:type="dxa"/>
            <w:tcBorders>
              <w:top w:val="nil"/>
              <w:left w:val="nil"/>
              <w:bottom w:val="single" w:sz="4" w:space="0" w:color="auto"/>
              <w:right w:val="single" w:sz="4" w:space="0" w:color="auto"/>
            </w:tcBorders>
            <w:shd w:val="clear" w:color="auto" w:fill="auto"/>
            <w:noWrap/>
            <w:hideMark/>
          </w:tcPr>
          <w:p w14:paraId="7DCC6B1B" w14:textId="37C45EAB" w:rsidR="00976EB1" w:rsidRPr="00976EB1" w:rsidRDefault="00976EB1" w:rsidP="00976EB1">
            <w:pPr>
              <w:spacing w:after="0" w:line="276" w:lineRule="auto"/>
              <w:jc w:val="right"/>
              <w:rPr>
                <w:rFonts w:eastAsia="Times New Roman" w:cstheme="minorHAnsi"/>
                <w:color w:val="000000"/>
                <w:sz w:val="16"/>
                <w:szCs w:val="16"/>
                <w:rPrChange w:id="2384" w:author="Alotaibi, Raed" w:date="2019-07-12T12:49:00Z">
                  <w:rPr>
                    <w:rFonts w:ascii="Calibri" w:eastAsia="Times New Roman" w:hAnsi="Calibri" w:cs="Calibri"/>
                    <w:color w:val="000000"/>
                  </w:rPr>
                </w:rPrChange>
              </w:rPr>
              <w:pPrChange w:id="23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11.5%</w:t>
            </w:r>
          </w:p>
        </w:tc>
        <w:tc>
          <w:tcPr>
            <w:tcW w:w="759" w:type="dxa"/>
            <w:tcBorders>
              <w:top w:val="nil"/>
              <w:left w:val="nil"/>
              <w:bottom w:val="single" w:sz="4" w:space="0" w:color="auto"/>
              <w:right w:val="single" w:sz="4" w:space="0" w:color="auto"/>
            </w:tcBorders>
            <w:shd w:val="clear" w:color="auto" w:fill="auto"/>
            <w:noWrap/>
            <w:hideMark/>
          </w:tcPr>
          <w:p w14:paraId="2635F055" w14:textId="1436A0B6" w:rsidR="00976EB1" w:rsidRPr="00976EB1" w:rsidRDefault="00976EB1" w:rsidP="00976EB1">
            <w:pPr>
              <w:spacing w:after="0" w:line="276" w:lineRule="auto"/>
              <w:jc w:val="right"/>
              <w:rPr>
                <w:rFonts w:eastAsia="Times New Roman" w:cstheme="minorHAnsi"/>
                <w:color w:val="000000"/>
                <w:sz w:val="16"/>
                <w:szCs w:val="16"/>
                <w:rPrChange w:id="2386" w:author="Alotaibi, Raed" w:date="2019-07-12T12:49:00Z">
                  <w:rPr>
                    <w:rFonts w:ascii="Calibri" w:eastAsia="Times New Roman" w:hAnsi="Calibri" w:cs="Calibri"/>
                    <w:color w:val="000000"/>
                  </w:rPr>
                </w:rPrChange>
              </w:rPr>
              <w:pPrChange w:id="23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7E51BABA" w14:textId="7E0C8692" w:rsidR="00976EB1" w:rsidRPr="00976EB1" w:rsidRDefault="00976EB1" w:rsidP="00976EB1">
            <w:pPr>
              <w:spacing w:after="0" w:line="276" w:lineRule="auto"/>
              <w:jc w:val="right"/>
              <w:rPr>
                <w:rFonts w:eastAsia="Times New Roman" w:cstheme="minorHAnsi"/>
                <w:color w:val="000000"/>
                <w:sz w:val="16"/>
                <w:szCs w:val="16"/>
                <w:rPrChange w:id="2388" w:author="Alotaibi, Raed" w:date="2019-07-12T12:49:00Z">
                  <w:rPr>
                    <w:rFonts w:ascii="Calibri" w:eastAsia="Times New Roman" w:hAnsi="Calibri" w:cs="Calibri"/>
                    <w:color w:val="000000"/>
                  </w:rPr>
                </w:rPrChange>
              </w:rPr>
              <w:pPrChange w:id="23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0756736" w14:textId="56D3B949" w:rsidR="00976EB1" w:rsidRPr="00976EB1" w:rsidRDefault="00976EB1" w:rsidP="00976EB1">
            <w:pPr>
              <w:spacing w:after="0" w:line="276" w:lineRule="auto"/>
              <w:jc w:val="right"/>
              <w:rPr>
                <w:rFonts w:eastAsia="Times New Roman" w:cstheme="minorHAnsi"/>
                <w:color w:val="000000"/>
                <w:sz w:val="16"/>
                <w:szCs w:val="16"/>
                <w:rPrChange w:id="2390" w:author="Alotaibi, Raed" w:date="2019-07-12T12:49:00Z">
                  <w:rPr>
                    <w:rFonts w:ascii="Calibri" w:eastAsia="Times New Roman" w:hAnsi="Calibri" w:cs="Calibri"/>
                    <w:color w:val="000000"/>
                  </w:rPr>
                </w:rPrChange>
              </w:rPr>
              <w:pPrChange w:id="23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53053CFC" w14:textId="7D05242B" w:rsidR="00976EB1" w:rsidRPr="00976EB1" w:rsidRDefault="00976EB1" w:rsidP="00976EB1">
            <w:pPr>
              <w:spacing w:after="0" w:line="276" w:lineRule="auto"/>
              <w:jc w:val="right"/>
              <w:rPr>
                <w:rFonts w:eastAsia="Times New Roman" w:cstheme="minorHAnsi"/>
                <w:color w:val="000000"/>
                <w:sz w:val="16"/>
                <w:szCs w:val="16"/>
                <w:rPrChange w:id="2392" w:author="Alotaibi, Raed" w:date="2019-07-12T12:49:00Z">
                  <w:rPr>
                    <w:rFonts w:ascii="Calibri" w:eastAsia="Times New Roman" w:hAnsi="Calibri" w:cs="Calibri"/>
                    <w:color w:val="000000"/>
                  </w:rPr>
                </w:rPrChange>
              </w:rPr>
              <w:pPrChange w:id="23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-7.4%</w:t>
            </w:r>
          </w:p>
        </w:tc>
        <w:tc>
          <w:tcPr>
            <w:tcW w:w="861" w:type="dxa"/>
            <w:tcBorders>
              <w:top w:val="nil"/>
              <w:left w:val="nil"/>
              <w:bottom w:val="single" w:sz="4" w:space="0" w:color="auto"/>
              <w:right w:val="single" w:sz="4" w:space="0" w:color="auto"/>
            </w:tcBorders>
            <w:shd w:val="clear" w:color="auto" w:fill="auto"/>
            <w:noWrap/>
            <w:hideMark/>
          </w:tcPr>
          <w:p w14:paraId="0B017C7F" w14:textId="24D65F05" w:rsidR="00976EB1" w:rsidRPr="00976EB1" w:rsidRDefault="00976EB1" w:rsidP="00976EB1">
            <w:pPr>
              <w:spacing w:after="0" w:line="276" w:lineRule="auto"/>
              <w:jc w:val="right"/>
              <w:rPr>
                <w:rFonts w:eastAsia="Times New Roman" w:cstheme="minorHAnsi"/>
                <w:color w:val="000000"/>
                <w:sz w:val="16"/>
                <w:szCs w:val="16"/>
                <w:rPrChange w:id="2394" w:author="Alotaibi, Raed" w:date="2019-07-12T12:49:00Z">
                  <w:rPr>
                    <w:rFonts w:ascii="Calibri" w:eastAsia="Times New Roman" w:hAnsi="Calibri" w:cs="Calibri"/>
                    <w:color w:val="000000"/>
                  </w:rPr>
                </w:rPrChange>
              </w:rPr>
              <w:pPrChange w:id="23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c>
          <w:tcPr>
            <w:tcW w:w="810" w:type="dxa"/>
            <w:tcBorders>
              <w:top w:val="nil"/>
              <w:left w:val="nil"/>
              <w:bottom w:val="single" w:sz="4" w:space="0" w:color="auto"/>
              <w:right w:val="single" w:sz="4" w:space="0" w:color="auto"/>
            </w:tcBorders>
            <w:shd w:val="clear" w:color="auto" w:fill="auto"/>
            <w:noWrap/>
            <w:hideMark/>
          </w:tcPr>
          <w:p w14:paraId="5311CBA8" w14:textId="0149785C" w:rsidR="00976EB1" w:rsidRPr="00976EB1" w:rsidRDefault="00976EB1" w:rsidP="00976EB1">
            <w:pPr>
              <w:spacing w:after="0" w:line="276" w:lineRule="auto"/>
              <w:jc w:val="right"/>
              <w:rPr>
                <w:rFonts w:eastAsia="Times New Roman" w:cstheme="minorHAnsi"/>
                <w:color w:val="000000"/>
                <w:sz w:val="16"/>
                <w:szCs w:val="16"/>
                <w:rPrChange w:id="2396" w:author="Alotaibi, Raed" w:date="2019-07-12T12:49:00Z">
                  <w:rPr>
                    <w:rFonts w:ascii="Calibri" w:eastAsia="Times New Roman" w:hAnsi="Calibri" w:cs="Calibri"/>
                    <w:color w:val="000000"/>
                  </w:rPr>
                </w:rPrChange>
              </w:rPr>
              <w:pPrChange w:id="23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r>
      <w:tr w:rsidR="00976EB1" w:rsidRPr="00976EB1" w14:paraId="3BADBEDA"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126863D" w14:textId="77777777" w:rsidR="00976EB1" w:rsidRPr="00976EB1" w:rsidRDefault="00976EB1" w:rsidP="00976EB1">
            <w:pPr>
              <w:spacing w:after="0" w:line="276" w:lineRule="auto"/>
              <w:rPr>
                <w:rFonts w:eastAsia="Times New Roman" w:cstheme="minorHAnsi"/>
                <w:b/>
                <w:bCs/>
                <w:color w:val="000000"/>
                <w:sz w:val="16"/>
                <w:szCs w:val="16"/>
                <w:rPrChange w:id="2398" w:author="Alotaibi, Raed" w:date="2019-07-12T12:51:00Z">
                  <w:rPr>
                    <w:rFonts w:ascii="Calibri" w:eastAsia="Times New Roman" w:hAnsi="Calibri" w:cs="Calibri"/>
                    <w:b/>
                    <w:bCs/>
                    <w:color w:val="000000"/>
                  </w:rPr>
                </w:rPrChange>
              </w:rPr>
              <w:pPrChange w:id="239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00" w:author="Alotaibi, Raed" w:date="2019-07-12T12:51:00Z">
                  <w:rPr>
                    <w:rFonts w:ascii="Calibri" w:eastAsia="Times New Roman" w:hAnsi="Calibri" w:cs="Calibri"/>
                    <w:b/>
                    <w:bCs/>
                    <w:color w:val="000000"/>
                  </w:rPr>
                </w:rPrChange>
              </w:rPr>
              <w:t>Arizona</w:t>
            </w:r>
          </w:p>
        </w:tc>
        <w:tc>
          <w:tcPr>
            <w:tcW w:w="759" w:type="dxa"/>
            <w:tcBorders>
              <w:top w:val="nil"/>
              <w:left w:val="nil"/>
              <w:bottom w:val="single" w:sz="4" w:space="0" w:color="auto"/>
              <w:right w:val="single" w:sz="4" w:space="0" w:color="auto"/>
            </w:tcBorders>
            <w:shd w:val="clear" w:color="auto" w:fill="auto"/>
            <w:noWrap/>
            <w:vAlign w:val="bottom"/>
            <w:hideMark/>
          </w:tcPr>
          <w:p w14:paraId="6DF8B4B0" w14:textId="77777777" w:rsidR="00976EB1" w:rsidRPr="00976EB1" w:rsidRDefault="00976EB1" w:rsidP="00976EB1">
            <w:pPr>
              <w:spacing w:after="0" w:line="276" w:lineRule="auto"/>
              <w:jc w:val="right"/>
              <w:rPr>
                <w:rFonts w:eastAsia="Times New Roman" w:cstheme="minorHAnsi"/>
                <w:color w:val="000000"/>
                <w:sz w:val="16"/>
                <w:szCs w:val="16"/>
                <w:rPrChange w:id="2401" w:author="Alotaibi, Raed" w:date="2019-07-12T12:49:00Z">
                  <w:rPr>
                    <w:rFonts w:ascii="Calibri" w:eastAsia="Times New Roman" w:hAnsi="Calibri" w:cs="Calibri"/>
                    <w:color w:val="000000"/>
                  </w:rPr>
                </w:rPrChange>
              </w:rPr>
              <w:pPrChange w:id="240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03" w:author="Alotaibi, Raed" w:date="2019-07-12T12:49:00Z">
                  <w:rPr>
                    <w:rFonts w:ascii="Calibri" w:eastAsia="Times New Roman" w:hAnsi="Calibri" w:cs="Calibri"/>
                    <w:color w:val="000000"/>
                  </w:rPr>
                </w:rPrChange>
              </w:rPr>
              <w:t>17,600</w:t>
            </w:r>
          </w:p>
        </w:tc>
        <w:tc>
          <w:tcPr>
            <w:tcW w:w="810" w:type="dxa"/>
            <w:tcBorders>
              <w:top w:val="nil"/>
              <w:left w:val="nil"/>
              <w:bottom w:val="single" w:sz="4" w:space="0" w:color="auto"/>
              <w:right w:val="single" w:sz="4" w:space="0" w:color="auto"/>
            </w:tcBorders>
            <w:shd w:val="clear" w:color="auto" w:fill="auto"/>
            <w:noWrap/>
            <w:vAlign w:val="bottom"/>
            <w:hideMark/>
          </w:tcPr>
          <w:p w14:paraId="7938BEBE" w14:textId="77777777" w:rsidR="00976EB1" w:rsidRPr="00976EB1" w:rsidRDefault="00976EB1" w:rsidP="00976EB1">
            <w:pPr>
              <w:spacing w:after="0" w:line="276" w:lineRule="auto"/>
              <w:jc w:val="right"/>
              <w:rPr>
                <w:rFonts w:eastAsia="Times New Roman" w:cstheme="minorHAnsi"/>
                <w:color w:val="000000"/>
                <w:sz w:val="16"/>
                <w:szCs w:val="16"/>
                <w:rPrChange w:id="2404" w:author="Alotaibi, Raed" w:date="2019-07-12T12:49:00Z">
                  <w:rPr>
                    <w:rFonts w:ascii="Calibri" w:eastAsia="Times New Roman" w:hAnsi="Calibri" w:cs="Calibri"/>
                    <w:color w:val="000000"/>
                    <w:sz w:val="20"/>
                    <w:szCs w:val="20"/>
                  </w:rPr>
                </w:rPrChange>
              </w:rPr>
              <w:pPrChange w:id="240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06" w:author="Alotaibi, Raed" w:date="2019-07-12T12:49:00Z">
                  <w:rPr>
                    <w:rFonts w:ascii="Calibri" w:eastAsia="Times New Roman" w:hAnsi="Calibri" w:cs="Calibri"/>
                    <w:color w:val="000000"/>
                    <w:sz w:val="20"/>
                    <w:szCs w:val="20"/>
                  </w:rPr>
                </w:rPrChange>
              </w:rPr>
              <w:t>3,800</w:t>
            </w:r>
          </w:p>
        </w:tc>
        <w:tc>
          <w:tcPr>
            <w:tcW w:w="720" w:type="dxa"/>
            <w:tcBorders>
              <w:top w:val="nil"/>
              <w:left w:val="nil"/>
              <w:bottom w:val="single" w:sz="4" w:space="0" w:color="auto"/>
              <w:right w:val="single" w:sz="4" w:space="0" w:color="auto"/>
            </w:tcBorders>
            <w:shd w:val="clear" w:color="auto" w:fill="auto"/>
            <w:noWrap/>
            <w:vAlign w:val="bottom"/>
            <w:hideMark/>
          </w:tcPr>
          <w:p w14:paraId="10FA7424" w14:textId="77777777" w:rsidR="00976EB1" w:rsidRPr="00976EB1" w:rsidRDefault="00976EB1" w:rsidP="00976EB1">
            <w:pPr>
              <w:spacing w:after="0" w:line="276" w:lineRule="auto"/>
              <w:jc w:val="right"/>
              <w:rPr>
                <w:rFonts w:eastAsia="Times New Roman" w:cstheme="minorHAnsi"/>
                <w:color w:val="000000"/>
                <w:sz w:val="16"/>
                <w:szCs w:val="16"/>
                <w:rPrChange w:id="2407" w:author="Alotaibi, Raed" w:date="2019-07-12T12:49:00Z">
                  <w:rPr>
                    <w:rFonts w:ascii="Calibri" w:eastAsia="Times New Roman" w:hAnsi="Calibri" w:cs="Calibri"/>
                    <w:color w:val="000000"/>
                    <w:sz w:val="20"/>
                    <w:szCs w:val="20"/>
                  </w:rPr>
                </w:rPrChange>
              </w:rPr>
              <w:pPrChange w:id="240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09" w:author="Alotaibi, Raed" w:date="2019-07-12T12:49:00Z">
                  <w:rPr>
                    <w:rFonts w:ascii="Calibri" w:eastAsia="Times New Roman" w:hAnsi="Calibri" w:cs="Calibri"/>
                    <w:color w:val="000000"/>
                    <w:sz w:val="20"/>
                    <w:szCs w:val="20"/>
                  </w:rPr>
                </w:rPrChange>
              </w:rPr>
              <w:t>21.6%</w:t>
            </w:r>
          </w:p>
        </w:tc>
        <w:tc>
          <w:tcPr>
            <w:tcW w:w="900" w:type="dxa"/>
            <w:tcBorders>
              <w:top w:val="nil"/>
              <w:left w:val="nil"/>
              <w:bottom w:val="single" w:sz="4" w:space="0" w:color="auto"/>
              <w:right w:val="single" w:sz="4" w:space="0" w:color="auto"/>
            </w:tcBorders>
            <w:shd w:val="clear" w:color="auto" w:fill="auto"/>
            <w:noWrap/>
            <w:vAlign w:val="bottom"/>
            <w:hideMark/>
          </w:tcPr>
          <w:p w14:paraId="734638F4" w14:textId="77777777" w:rsidR="00976EB1" w:rsidRPr="00976EB1" w:rsidRDefault="00976EB1" w:rsidP="00976EB1">
            <w:pPr>
              <w:spacing w:after="0" w:line="276" w:lineRule="auto"/>
              <w:jc w:val="right"/>
              <w:rPr>
                <w:rFonts w:eastAsia="Times New Roman" w:cstheme="minorHAnsi"/>
                <w:color w:val="000000"/>
                <w:sz w:val="16"/>
                <w:szCs w:val="16"/>
                <w:rPrChange w:id="2410" w:author="Alotaibi, Raed" w:date="2019-07-12T12:49:00Z">
                  <w:rPr>
                    <w:rFonts w:ascii="Calibri" w:eastAsia="Times New Roman" w:hAnsi="Calibri" w:cs="Calibri"/>
                    <w:color w:val="000000"/>
                  </w:rPr>
                </w:rPrChange>
              </w:rPr>
              <w:pPrChange w:id="24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12" w:author="Alotaibi, Raed" w:date="2019-07-12T12:49:00Z">
                  <w:rPr>
                    <w:rFonts w:ascii="Calibri" w:eastAsia="Times New Roman" w:hAnsi="Calibri" w:cs="Calibri"/>
                    <w:color w:val="000000"/>
                  </w:rPr>
                </w:rPrChange>
              </w:rPr>
              <w:t>21,500</w:t>
            </w:r>
          </w:p>
        </w:tc>
        <w:tc>
          <w:tcPr>
            <w:tcW w:w="810" w:type="dxa"/>
            <w:tcBorders>
              <w:top w:val="nil"/>
              <w:left w:val="nil"/>
              <w:bottom w:val="single" w:sz="4" w:space="0" w:color="auto"/>
              <w:right w:val="single" w:sz="4" w:space="0" w:color="auto"/>
            </w:tcBorders>
            <w:shd w:val="clear" w:color="auto" w:fill="auto"/>
            <w:noWrap/>
            <w:hideMark/>
          </w:tcPr>
          <w:p w14:paraId="6803EB77" w14:textId="29F6734F" w:rsidR="00976EB1" w:rsidRPr="00976EB1" w:rsidRDefault="00976EB1" w:rsidP="00976EB1">
            <w:pPr>
              <w:spacing w:after="0" w:line="276" w:lineRule="auto"/>
              <w:jc w:val="right"/>
              <w:rPr>
                <w:rFonts w:eastAsia="Times New Roman" w:cstheme="minorHAnsi"/>
                <w:color w:val="000000"/>
                <w:sz w:val="16"/>
                <w:szCs w:val="16"/>
                <w:rPrChange w:id="2413" w:author="Alotaibi, Raed" w:date="2019-07-12T12:49:00Z">
                  <w:rPr>
                    <w:rFonts w:ascii="Calibri" w:eastAsia="Times New Roman" w:hAnsi="Calibri" w:cs="Calibri"/>
                    <w:color w:val="000000"/>
                  </w:rPr>
                </w:rPrChange>
              </w:rPr>
              <w:pPrChange w:id="24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4,600</w:t>
            </w:r>
          </w:p>
        </w:tc>
        <w:tc>
          <w:tcPr>
            <w:tcW w:w="615" w:type="dxa"/>
            <w:tcBorders>
              <w:top w:val="nil"/>
              <w:left w:val="nil"/>
              <w:bottom w:val="single" w:sz="4" w:space="0" w:color="auto"/>
              <w:right w:val="single" w:sz="4" w:space="0" w:color="auto"/>
            </w:tcBorders>
            <w:shd w:val="clear" w:color="auto" w:fill="auto"/>
            <w:noWrap/>
            <w:hideMark/>
          </w:tcPr>
          <w:p w14:paraId="796D13C3" w14:textId="4BD52684" w:rsidR="00976EB1" w:rsidRPr="00976EB1" w:rsidRDefault="00976EB1" w:rsidP="00976EB1">
            <w:pPr>
              <w:spacing w:after="0" w:line="276" w:lineRule="auto"/>
              <w:jc w:val="right"/>
              <w:rPr>
                <w:rFonts w:eastAsia="Times New Roman" w:cstheme="minorHAnsi"/>
                <w:color w:val="000000"/>
                <w:sz w:val="16"/>
                <w:szCs w:val="16"/>
                <w:rPrChange w:id="2415" w:author="Alotaibi, Raed" w:date="2019-07-12T12:49:00Z">
                  <w:rPr>
                    <w:rFonts w:ascii="Calibri" w:eastAsia="Times New Roman" w:hAnsi="Calibri" w:cs="Calibri"/>
                    <w:color w:val="000000"/>
                  </w:rPr>
                </w:rPrChange>
              </w:rPr>
              <w:pPrChange w:id="24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21.4%</w:t>
            </w:r>
          </w:p>
        </w:tc>
        <w:tc>
          <w:tcPr>
            <w:tcW w:w="759" w:type="dxa"/>
            <w:tcBorders>
              <w:top w:val="nil"/>
              <w:left w:val="nil"/>
              <w:bottom w:val="single" w:sz="4" w:space="0" w:color="auto"/>
              <w:right w:val="single" w:sz="4" w:space="0" w:color="auto"/>
            </w:tcBorders>
            <w:shd w:val="clear" w:color="auto" w:fill="auto"/>
            <w:noWrap/>
            <w:hideMark/>
          </w:tcPr>
          <w:p w14:paraId="689C1061" w14:textId="11097CC3" w:rsidR="00976EB1" w:rsidRPr="00976EB1" w:rsidRDefault="00976EB1" w:rsidP="00976EB1">
            <w:pPr>
              <w:spacing w:after="0" w:line="276" w:lineRule="auto"/>
              <w:jc w:val="right"/>
              <w:rPr>
                <w:rFonts w:eastAsia="Times New Roman" w:cstheme="minorHAnsi"/>
                <w:color w:val="000000"/>
                <w:sz w:val="16"/>
                <w:szCs w:val="16"/>
                <w:rPrChange w:id="2417" w:author="Alotaibi, Raed" w:date="2019-07-12T12:49:00Z">
                  <w:rPr>
                    <w:rFonts w:ascii="Calibri" w:eastAsia="Times New Roman" w:hAnsi="Calibri" w:cs="Calibri"/>
                    <w:color w:val="000000"/>
                  </w:rPr>
                </w:rPrChange>
              </w:rPr>
              <w:pPrChange w:id="24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3,900</w:t>
            </w:r>
          </w:p>
        </w:tc>
        <w:tc>
          <w:tcPr>
            <w:tcW w:w="786" w:type="dxa"/>
            <w:tcBorders>
              <w:top w:val="nil"/>
              <w:left w:val="nil"/>
              <w:bottom w:val="single" w:sz="4" w:space="0" w:color="auto"/>
              <w:right w:val="single" w:sz="4" w:space="0" w:color="auto"/>
            </w:tcBorders>
            <w:shd w:val="clear" w:color="auto" w:fill="auto"/>
            <w:noWrap/>
            <w:hideMark/>
          </w:tcPr>
          <w:p w14:paraId="462D52D9" w14:textId="1B25A163" w:rsidR="00976EB1" w:rsidRPr="00976EB1" w:rsidRDefault="00976EB1" w:rsidP="00976EB1">
            <w:pPr>
              <w:spacing w:after="0" w:line="276" w:lineRule="auto"/>
              <w:jc w:val="right"/>
              <w:rPr>
                <w:rFonts w:eastAsia="Times New Roman" w:cstheme="minorHAnsi"/>
                <w:color w:val="000000"/>
                <w:sz w:val="16"/>
                <w:szCs w:val="16"/>
                <w:rPrChange w:id="2419" w:author="Alotaibi, Raed" w:date="2019-07-12T12:49:00Z">
                  <w:rPr>
                    <w:rFonts w:ascii="Calibri" w:eastAsia="Times New Roman" w:hAnsi="Calibri" w:cs="Calibri"/>
                    <w:color w:val="000000"/>
                  </w:rPr>
                </w:rPrChange>
              </w:rPr>
              <w:pPrChange w:id="24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810" w:type="dxa"/>
            <w:tcBorders>
              <w:top w:val="nil"/>
              <w:left w:val="nil"/>
              <w:bottom w:val="single" w:sz="4" w:space="0" w:color="auto"/>
              <w:right w:val="single" w:sz="4" w:space="0" w:color="auto"/>
            </w:tcBorders>
            <w:shd w:val="clear" w:color="auto" w:fill="auto"/>
            <w:noWrap/>
            <w:hideMark/>
          </w:tcPr>
          <w:p w14:paraId="53D0211A" w14:textId="45C541B8" w:rsidR="00976EB1" w:rsidRPr="00976EB1" w:rsidRDefault="00976EB1" w:rsidP="00976EB1">
            <w:pPr>
              <w:spacing w:after="0" w:line="276" w:lineRule="auto"/>
              <w:jc w:val="right"/>
              <w:rPr>
                <w:rFonts w:eastAsia="Times New Roman" w:cstheme="minorHAnsi"/>
                <w:color w:val="000000"/>
                <w:sz w:val="16"/>
                <w:szCs w:val="16"/>
                <w:rPrChange w:id="2421" w:author="Alotaibi, Raed" w:date="2019-07-12T12:49:00Z">
                  <w:rPr>
                    <w:rFonts w:ascii="Calibri" w:eastAsia="Times New Roman" w:hAnsi="Calibri" w:cs="Calibri"/>
                    <w:color w:val="000000"/>
                  </w:rPr>
                </w:rPrChange>
              </w:rPr>
              <w:pPrChange w:id="24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7292CD37" w14:textId="5E76AA5E" w:rsidR="00976EB1" w:rsidRPr="00976EB1" w:rsidRDefault="00976EB1" w:rsidP="00976EB1">
            <w:pPr>
              <w:spacing w:after="0" w:line="276" w:lineRule="auto"/>
              <w:jc w:val="right"/>
              <w:rPr>
                <w:rFonts w:eastAsia="Times New Roman" w:cstheme="minorHAnsi"/>
                <w:color w:val="000000"/>
                <w:sz w:val="16"/>
                <w:szCs w:val="16"/>
                <w:rPrChange w:id="2423" w:author="Alotaibi, Raed" w:date="2019-07-12T12:49:00Z">
                  <w:rPr>
                    <w:rFonts w:ascii="Calibri" w:eastAsia="Times New Roman" w:hAnsi="Calibri" w:cs="Calibri"/>
                    <w:color w:val="000000"/>
                  </w:rPr>
                </w:rPrChange>
              </w:rPr>
              <w:pPrChange w:id="24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22.2%</w:t>
            </w:r>
          </w:p>
        </w:tc>
        <w:tc>
          <w:tcPr>
            <w:tcW w:w="861" w:type="dxa"/>
            <w:tcBorders>
              <w:top w:val="nil"/>
              <w:left w:val="nil"/>
              <w:bottom w:val="single" w:sz="4" w:space="0" w:color="auto"/>
              <w:right w:val="single" w:sz="4" w:space="0" w:color="auto"/>
            </w:tcBorders>
            <w:shd w:val="clear" w:color="auto" w:fill="auto"/>
            <w:noWrap/>
            <w:hideMark/>
          </w:tcPr>
          <w:p w14:paraId="04D7B0F8" w14:textId="1416DB10" w:rsidR="00976EB1" w:rsidRPr="00976EB1" w:rsidRDefault="00976EB1" w:rsidP="00976EB1">
            <w:pPr>
              <w:spacing w:after="0" w:line="276" w:lineRule="auto"/>
              <w:jc w:val="right"/>
              <w:rPr>
                <w:rFonts w:eastAsia="Times New Roman" w:cstheme="minorHAnsi"/>
                <w:color w:val="000000"/>
                <w:sz w:val="16"/>
                <w:szCs w:val="16"/>
                <w:rPrChange w:id="2425" w:author="Alotaibi, Raed" w:date="2019-07-12T12:49:00Z">
                  <w:rPr>
                    <w:rFonts w:ascii="Calibri" w:eastAsia="Times New Roman" w:hAnsi="Calibri" w:cs="Calibri"/>
                    <w:color w:val="000000"/>
                  </w:rPr>
                </w:rPrChange>
              </w:rPr>
              <w:pPrChange w:id="24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21.1%</w:t>
            </w:r>
          </w:p>
        </w:tc>
        <w:tc>
          <w:tcPr>
            <w:tcW w:w="810" w:type="dxa"/>
            <w:tcBorders>
              <w:top w:val="nil"/>
              <w:left w:val="nil"/>
              <w:bottom w:val="single" w:sz="4" w:space="0" w:color="auto"/>
              <w:right w:val="single" w:sz="4" w:space="0" w:color="auto"/>
            </w:tcBorders>
            <w:shd w:val="clear" w:color="auto" w:fill="auto"/>
            <w:noWrap/>
            <w:hideMark/>
          </w:tcPr>
          <w:p w14:paraId="61ACC27A" w14:textId="38EDA4EB" w:rsidR="00976EB1" w:rsidRPr="00976EB1" w:rsidRDefault="00976EB1" w:rsidP="00976EB1">
            <w:pPr>
              <w:spacing w:after="0" w:line="276" w:lineRule="auto"/>
              <w:jc w:val="right"/>
              <w:rPr>
                <w:rFonts w:eastAsia="Times New Roman" w:cstheme="minorHAnsi"/>
                <w:color w:val="000000"/>
                <w:sz w:val="16"/>
                <w:szCs w:val="16"/>
                <w:rPrChange w:id="2427" w:author="Alotaibi, Raed" w:date="2019-07-12T12:49:00Z">
                  <w:rPr>
                    <w:rFonts w:ascii="Calibri" w:eastAsia="Times New Roman" w:hAnsi="Calibri" w:cs="Calibri"/>
                    <w:color w:val="000000"/>
                  </w:rPr>
                </w:rPrChange>
              </w:rPr>
              <w:pPrChange w:id="24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r>
      <w:tr w:rsidR="00976EB1" w:rsidRPr="00976EB1" w14:paraId="651A3CF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37F86B1" w14:textId="77777777" w:rsidR="00976EB1" w:rsidRPr="00976EB1" w:rsidRDefault="00976EB1" w:rsidP="00976EB1">
            <w:pPr>
              <w:spacing w:after="0" w:line="276" w:lineRule="auto"/>
              <w:rPr>
                <w:rFonts w:eastAsia="Times New Roman" w:cstheme="minorHAnsi"/>
                <w:b/>
                <w:bCs/>
                <w:color w:val="000000"/>
                <w:sz w:val="16"/>
                <w:szCs w:val="16"/>
                <w:rPrChange w:id="2429" w:author="Alotaibi, Raed" w:date="2019-07-12T12:51:00Z">
                  <w:rPr>
                    <w:rFonts w:ascii="Calibri" w:eastAsia="Times New Roman" w:hAnsi="Calibri" w:cs="Calibri"/>
                    <w:b/>
                    <w:bCs/>
                    <w:color w:val="000000"/>
                  </w:rPr>
                </w:rPrChange>
              </w:rPr>
              <w:pPrChange w:id="243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31" w:author="Alotaibi, Raed" w:date="2019-07-12T12:51:00Z">
                  <w:rPr>
                    <w:rFonts w:ascii="Calibri" w:eastAsia="Times New Roman" w:hAnsi="Calibri" w:cs="Calibri"/>
                    <w:b/>
                    <w:bCs/>
                    <w:color w:val="000000"/>
                  </w:rPr>
                </w:rPrChange>
              </w:rPr>
              <w:t>Arkansas</w:t>
            </w:r>
          </w:p>
        </w:tc>
        <w:tc>
          <w:tcPr>
            <w:tcW w:w="759" w:type="dxa"/>
            <w:tcBorders>
              <w:top w:val="nil"/>
              <w:left w:val="nil"/>
              <w:bottom w:val="single" w:sz="4" w:space="0" w:color="auto"/>
              <w:right w:val="single" w:sz="4" w:space="0" w:color="auto"/>
            </w:tcBorders>
            <w:shd w:val="clear" w:color="auto" w:fill="auto"/>
            <w:noWrap/>
            <w:vAlign w:val="bottom"/>
            <w:hideMark/>
          </w:tcPr>
          <w:p w14:paraId="1E5EF172" w14:textId="77777777" w:rsidR="00976EB1" w:rsidRPr="00976EB1" w:rsidRDefault="00976EB1" w:rsidP="00976EB1">
            <w:pPr>
              <w:spacing w:after="0" w:line="276" w:lineRule="auto"/>
              <w:jc w:val="right"/>
              <w:rPr>
                <w:rFonts w:eastAsia="Times New Roman" w:cstheme="minorHAnsi"/>
                <w:color w:val="000000"/>
                <w:sz w:val="16"/>
                <w:szCs w:val="16"/>
                <w:rPrChange w:id="2432" w:author="Alotaibi, Raed" w:date="2019-07-12T12:49:00Z">
                  <w:rPr>
                    <w:rFonts w:ascii="Calibri" w:eastAsia="Times New Roman" w:hAnsi="Calibri" w:cs="Calibri"/>
                    <w:color w:val="000000"/>
                  </w:rPr>
                </w:rPrChange>
              </w:rPr>
              <w:pPrChange w:id="243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34" w:author="Alotaibi, Raed" w:date="2019-07-12T12:49:00Z">
                  <w:rPr>
                    <w:rFonts w:ascii="Calibri" w:eastAsia="Times New Roman" w:hAnsi="Calibri" w:cs="Calibri"/>
                    <w:color w:val="000000"/>
                  </w:rPr>
                </w:rPrChange>
              </w:rPr>
              <w:t>7,700</w:t>
            </w:r>
          </w:p>
        </w:tc>
        <w:tc>
          <w:tcPr>
            <w:tcW w:w="810" w:type="dxa"/>
            <w:tcBorders>
              <w:top w:val="nil"/>
              <w:left w:val="nil"/>
              <w:bottom w:val="single" w:sz="4" w:space="0" w:color="auto"/>
              <w:right w:val="single" w:sz="4" w:space="0" w:color="auto"/>
            </w:tcBorders>
            <w:shd w:val="clear" w:color="auto" w:fill="auto"/>
            <w:noWrap/>
            <w:vAlign w:val="bottom"/>
            <w:hideMark/>
          </w:tcPr>
          <w:p w14:paraId="3B615E48" w14:textId="77777777" w:rsidR="00976EB1" w:rsidRPr="00976EB1" w:rsidRDefault="00976EB1" w:rsidP="00976EB1">
            <w:pPr>
              <w:spacing w:after="0" w:line="276" w:lineRule="auto"/>
              <w:jc w:val="right"/>
              <w:rPr>
                <w:rFonts w:eastAsia="Times New Roman" w:cstheme="minorHAnsi"/>
                <w:color w:val="000000"/>
                <w:sz w:val="16"/>
                <w:szCs w:val="16"/>
                <w:rPrChange w:id="2435" w:author="Alotaibi, Raed" w:date="2019-07-12T12:49:00Z">
                  <w:rPr>
                    <w:rFonts w:ascii="Calibri" w:eastAsia="Times New Roman" w:hAnsi="Calibri" w:cs="Calibri"/>
                    <w:color w:val="000000"/>
                    <w:sz w:val="20"/>
                    <w:szCs w:val="20"/>
                  </w:rPr>
                </w:rPrChange>
              </w:rPr>
              <w:pPrChange w:id="243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37" w:author="Alotaibi, Raed" w:date="2019-07-12T12:49:00Z">
                  <w:rPr>
                    <w:rFonts w:ascii="Calibri" w:eastAsia="Times New Roman" w:hAnsi="Calibri" w:cs="Calibri"/>
                    <w:color w:val="000000"/>
                    <w:sz w:val="20"/>
                    <w:szCs w:val="20"/>
                  </w:rPr>
                </w:rPrChange>
              </w:rPr>
              <w:t>900</w:t>
            </w:r>
          </w:p>
        </w:tc>
        <w:tc>
          <w:tcPr>
            <w:tcW w:w="720" w:type="dxa"/>
            <w:tcBorders>
              <w:top w:val="nil"/>
              <w:left w:val="nil"/>
              <w:bottom w:val="single" w:sz="4" w:space="0" w:color="auto"/>
              <w:right w:val="single" w:sz="4" w:space="0" w:color="auto"/>
            </w:tcBorders>
            <w:shd w:val="clear" w:color="auto" w:fill="auto"/>
            <w:noWrap/>
            <w:vAlign w:val="bottom"/>
            <w:hideMark/>
          </w:tcPr>
          <w:p w14:paraId="216ACF05" w14:textId="77777777" w:rsidR="00976EB1" w:rsidRPr="00976EB1" w:rsidRDefault="00976EB1" w:rsidP="00976EB1">
            <w:pPr>
              <w:spacing w:after="0" w:line="276" w:lineRule="auto"/>
              <w:jc w:val="right"/>
              <w:rPr>
                <w:rFonts w:eastAsia="Times New Roman" w:cstheme="minorHAnsi"/>
                <w:color w:val="000000"/>
                <w:sz w:val="16"/>
                <w:szCs w:val="16"/>
                <w:rPrChange w:id="2438" w:author="Alotaibi, Raed" w:date="2019-07-12T12:49:00Z">
                  <w:rPr>
                    <w:rFonts w:ascii="Calibri" w:eastAsia="Times New Roman" w:hAnsi="Calibri" w:cs="Calibri"/>
                    <w:color w:val="000000"/>
                    <w:sz w:val="20"/>
                    <w:szCs w:val="20"/>
                  </w:rPr>
                </w:rPrChange>
              </w:rPr>
              <w:pPrChange w:id="243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40" w:author="Alotaibi, Raed" w:date="2019-07-12T12:49:00Z">
                  <w:rPr>
                    <w:rFonts w:ascii="Calibri" w:eastAsia="Times New Roman" w:hAnsi="Calibri" w:cs="Calibri"/>
                    <w:color w:val="000000"/>
                    <w:sz w:val="20"/>
                    <w:szCs w:val="20"/>
                  </w:rPr>
                </w:rPrChange>
              </w:rPr>
              <w:t>11.7%</w:t>
            </w:r>
          </w:p>
        </w:tc>
        <w:tc>
          <w:tcPr>
            <w:tcW w:w="900" w:type="dxa"/>
            <w:tcBorders>
              <w:top w:val="nil"/>
              <w:left w:val="nil"/>
              <w:bottom w:val="single" w:sz="4" w:space="0" w:color="auto"/>
              <w:right w:val="single" w:sz="4" w:space="0" w:color="auto"/>
            </w:tcBorders>
            <w:shd w:val="clear" w:color="auto" w:fill="auto"/>
            <w:noWrap/>
            <w:vAlign w:val="bottom"/>
            <w:hideMark/>
          </w:tcPr>
          <w:p w14:paraId="1994A4A5" w14:textId="77777777" w:rsidR="00976EB1" w:rsidRPr="00976EB1" w:rsidRDefault="00976EB1" w:rsidP="00976EB1">
            <w:pPr>
              <w:spacing w:after="0" w:line="276" w:lineRule="auto"/>
              <w:jc w:val="right"/>
              <w:rPr>
                <w:rFonts w:eastAsia="Times New Roman" w:cstheme="minorHAnsi"/>
                <w:color w:val="000000"/>
                <w:sz w:val="16"/>
                <w:szCs w:val="16"/>
                <w:rPrChange w:id="2441" w:author="Alotaibi, Raed" w:date="2019-07-12T12:49:00Z">
                  <w:rPr>
                    <w:rFonts w:ascii="Calibri" w:eastAsia="Times New Roman" w:hAnsi="Calibri" w:cs="Calibri"/>
                    <w:color w:val="000000"/>
                  </w:rPr>
                </w:rPrChange>
              </w:rPr>
              <w:pPrChange w:id="24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43" w:author="Alotaibi, Raed" w:date="2019-07-12T12:49:00Z">
                  <w:rPr>
                    <w:rFonts w:ascii="Calibri" w:eastAsia="Times New Roman" w:hAnsi="Calibri" w:cs="Calibri"/>
                    <w:color w:val="000000"/>
                  </w:rPr>
                </w:rPrChange>
              </w:rPr>
              <w:t>7,200</w:t>
            </w:r>
          </w:p>
        </w:tc>
        <w:tc>
          <w:tcPr>
            <w:tcW w:w="810" w:type="dxa"/>
            <w:tcBorders>
              <w:top w:val="nil"/>
              <w:left w:val="nil"/>
              <w:bottom w:val="single" w:sz="4" w:space="0" w:color="auto"/>
              <w:right w:val="single" w:sz="4" w:space="0" w:color="auto"/>
            </w:tcBorders>
            <w:shd w:val="clear" w:color="auto" w:fill="auto"/>
            <w:noWrap/>
            <w:hideMark/>
          </w:tcPr>
          <w:p w14:paraId="767D1FC3" w14:textId="1AD2874C" w:rsidR="00976EB1" w:rsidRPr="00976EB1" w:rsidRDefault="00976EB1" w:rsidP="00976EB1">
            <w:pPr>
              <w:spacing w:after="0" w:line="276" w:lineRule="auto"/>
              <w:jc w:val="right"/>
              <w:rPr>
                <w:rFonts w:eastAsia="Times New Roman" w:cstheme="minorHAnsi"/>
                <w:color w:val="000000"/>
                <w:sz w:val="16"/>
                <w:szCs w:val="16"/>
                <w:rPrChange w:id="2444" w:author="Alotaibi, Raed" w:date="2019-07-12T12:49:00Z">
                  <w:rPr>
                    <w:rFonts w:ascii="Calibri" w:eastAsia="Times New Roman" w:hAnsi="Calibri" w:cs="Calibri"/>
                    <w:color w:val="000000"/>
                  </w:rPr>
                </w:rPrChange>
              </w:rPr>
              <w:pPrChange w:id="24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615" w:type="dxa"/>
            <w:tcBorders>
              <w:top w:val="nil"/>
              <w:left w:val="nil"/>
              <w:bottom w:val="single" w:sz="4" w:space="0" w:color="auto"/>
              <w:right w:val="single" w:sz="4" w:space="0" w:color="auto"/>
            </w:tcBorders>
            <w:shd w:val="clear" w:color="auto" w:fill="auto"/>
            <w:noWrap/>
            <w:hideMark/>
          </w:tcPr>
          <w:p w14:paraId="3938632B" w14:textId="3E539F18" w:rsidR="00976EB1" w:rsidRPr="00976EB1" w:rsidRDefault="00976EB1" w:rsidP="00976EB1">
            <w:pPr>
              <w:spacing w:after="0" w:line="276" w:lineRule="auto"/>
              <w:jc w:val="right"/>
              <w:rPr>
                <w:rFonts w:eastAsia="Times New Roman" w:cstheme="minorHAnsi"/>
                <w:color w:val="000000"/>
                <w:sz w:val="16"/>
                <w:szCs w:val="16"/>
                <w:rPrChange w:id="2446" w:author="Alotaibi, Raed" w:date="2019-07-12T12:49:00Z">
                  <w:rPr>
                    <w:rFonts w:ascii="Calibri" w:eastAsia="Times New Roman" w:hAnsi="Calibri" w:cs="Calibri"/>
                    <w:color w:val="000000"/>
                  </w:rPr>
                </w:rPrChange>
              </w:rPr>
              <w:pPrChange w:id="24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c>
          <w:tcPr>
            <w:tcW w:w="759" w:type="dxa"/>
            <w:tcBorders>
              <w:top w:val="nil"/>
              <w:left w:val="nil"/>
              <w:bottom w:val="single" w:sz="4" w:space="0" w:color="auto"/>
              <w:right w:val="single" w:sz="4" w:space="0" w:color="auto"/>
            </w:tcBorders>
            <w:shd w:val="clear" w:color="auto" w:fill="auto"/>
            <w:noWrap/>
            <w:hideMark/>
          </w:tcPr>
          <w:p w14:paraId="43412EAE" w14:textId="2BA59C8F" w:rsidR="00976EB1" w:rsidRPr="00976EB1" w:rsidRDefault="00976EB1" w:rsidP="00976EB1">
            <w:pPr>
              <w:spacing w:after="0" w:line="276" w:lineRule="auto"/>
              <w:jc w:val="right"/>
              <w:rPr>
                <w:rFonts w:eastAsia="Times New Roman" w:cstheme="minorHAnsi"/>
                <w:color w:val="000000"/>
                <w:sz w:val="16"/>
                <w:szCs w:val="16"/>
                <w:rPrChange w:id="2448" w:author="Alotaibi, Raed" w:date="2019-07-12T12:49:00Z">
                  <w:rPr>
                    <w:rFonts w:ascii="Calibri" w:eastAsia="Times New Roman" w:hAnsi="Calibri" w:cs="Calibri"/>
                    <w:color w:val="000000"/>
                  </w:rPr>
                </w:rPrChange>
              </w:rPr>
              <w:pPrChange w:id="24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786" w:type="dxa"/>
            <w:tcBorders>
              <w:top w:val="nil"/>
              <w:left w:val="nil"/>
              <w:bottom w:val="single" w:sz="4" w:space="0" w:color="auto"/>
              <w:right w:val="single" w:sz="4" w:space="0" w:color="auto"/>
            </w:tcBorders>
            <w:shd w:val="clear" w:color="auto" w:fill="auto"/>
            <w:noWrap/>
            <w:hideMark/>
          </w:tcPr>
          <w:p w14:paraId="36A89CAF" w14:textId="75B65398" w:rsidR="00976EB1" w:rsidRPr="00976EB1" w:rsidRDefault="00976EB1" w:rsidP="00976EB1">
            <w:pPr>
              <w:spacing w:after="0" w:line="276" w:lineRule="auto"/>
              <w:jc w:val="right"/>
              <w:rPr>
                <w:rFonts w:eastAsia="Times New Roman" w:cstheme="minorHAnsi"/>
                <w:color w:val="000000"/>
                <w:sz w:val="16"/>
                <w:szCs w:val="16"/>
                <w:rPrChange w:id="2450" w:author="Alotaibi, Raed" w:date="2019-07-12T12:49:00Z">
                  <w:rPr>
                    <w:rFonts w:ascii="Calibri" w:eastAsia="Times New Roman" w:hAnsi="Calibri" w:cs="Calibri"/>
                    <w:color w:val="000000"/>
                  </w:rPr>
                </w:rPrChange>
              </w:rPr>
              <w:pPrChange w:id="24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D8FA662" w14:textId="37FB1AAD" w:rsidR="00976EB1" w:rsidRPr="00976EB1" w:rsidRDefault="00976EB1" w:rsidP="00976EB1">
            <w:pPr>
              <w:spacing w:after="0" w:line="276" w:lineRule="auto"/>
              <w:jc w:val="right"/>
              <w:rPr>
                <w:rFonts w:eastAsia="Times New Roman" w:cstheme="minorHAnsi"/>
                <w:color w:val="000000"/>
                <w:sz w:val="16"/>
                <w:szCs w:val="16"/>
                <w:rPrChange w:id="2452" w:author="Alotaibi, Raed" w:date="2019-07-12T12:49:00Z">
                  <w:rPr>
                    <w:rFonts w:ascii="Calibri" w:eastAsia="Times New Roman" w:hAnsi="Calibri" w:cs="Calibri"/>
                    <w:color w:val="000000"/>
                  </w:rPr>
                </w:rPrChange>
              </w:rPr>
              <w:pPrChange w:id="24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c>
          <w:tcPr>
            <w:tcW w:w="759" w:type="dxa"/>
            <w:tcBorders>
              <w:top w:val="nil"/>
              <w:left w:val="nil"/>
              <w:bottom w:val="single" w:sz="4" w:space="0" w:color="auto"/>
              <w:right w:val="single" w:sz="4" w:space="0" w:color="auto"/>
            </w:tcBorders>
            <w:shd w:val="clear" w:color="auto" w:fill="auto"/>
            <w:noWrap/>
            <w:hideMark/>
          </w:tcPr>
          <w:p w14:paraId="0AEF0261" w14:textId="74F21581" w:rsidR="00976EB1" w:rsidRPr="00976EB1" w:rsidRDefault="00976EB1" w:rsidP="00976EB1">
            <w:pPr>
              <w:spacing w:after="0" w:line="276" w:lineRule="auto"/>
              <w:jc w:val="right"/>
              <w:rPr>
                <w:rFonts w:eastAsia="Times New Roman" w:cstheme="minorHAnsi"/>
                <w:color w:val="000000"/>
                <w:sz w:val="16"/>
                <w:szCs w:val="16"/>
                <w:rPrChange w:id="2454" w:author="Alotaibi, Raed" w:date="2019-07-12T12:49:00Z">
                  <w:rPr>
                    <w:rFonts w:ascii="Calibri" w:eastAsia="Times New Roman" w:hAnsi="Calibri" w:cs="Calibri"/>
                    <w:color w:val="000000"/>
                  </w:rPr>
                </w:rPrChange>
              </w:rPr>
              <w:pPrChange w:id="24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w:t>
            </w:r>
          </w:p>
        </w:tc>
        <w:tc>
          <w:tcPr>
            <w:tcW w:w="861" w:type="dxa"/>
            <w:tcBorders>
              <w:top w:val="nil"/>
              <w:left w:val="nil"/>
              <w:bottom w:val="single" w:sz="4" w:space="0" w:color="auto"/>
              <w:right w:val="single" w:sz="4" w:space="0" w:color="auto"/>
            </w:tcBorders>
            <w:shd w:val="clear" w:color="auto" w:fill="auto"/>
            <w:noWrap/>
            <w:hideMark/>
          </w:tcPr>
          <w:p w14:paraId="0E3AF19F" w14:textId="78420474" w:rsidR="00976EB1" w:rsidRPr="00976EB1" w:rsidRDefault="00976EB1" w:rsidP="00976EB1">
            <w:pPr>
              <w:spacing w:after="0" w:line="276" w:lineRule="auto"/>
              <w:jc w:val="right"/>
              <w:rPr>
                <w:rFonts w:eastAsia="Times New Roman" w:cstheme="minorHAnsi"/>
                <w:color w:val="000000"/>
                <w:sz w:val="16"/>
                <w:szCs w:val="16"/>
                <w:rPrChange w:id="2456" w:author="Alotaibi, Raed" w:date="2019-07-12T12:49:00Z">
                  <w:rPr>
                    <w:rFonts w:ascii="Calibri" w:eastAsia="Times New Roman" w:hAnsi="Calibri" w:cs="Calibri"/>
                    <w:color w:val="000000"/>
                  </w:rPr>
                </w:rPrChange>
              </w:rPr>
              <w:pPrChange w:id="24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c>
          <w:tcPr>
            <w:tcW w:w="810" w:type="dxa"/>
            <w:tcBorders>
              <w:top w:val="nil"/>
              <w:left w:val="nil"/>
              <w:bottom w:val="single" w:sz="4" w:space="0" w:color="auto"/>
              <w:right w:val="single" w:sz="4" w:space="0" w:color="auto"/>
            </w:tcBorders>
            <w:shd w:val="clear" w:color="auto" w:fill="auto"/>
            <w:noWrap/>
            <w:hideMark/>
          </w:tcPr>
          <w:p w14:paraId="065424F3" w14:textId="1DF70E71" w:rsidR="00976EB1" w:rsidRPr="00976EB1" w:rsidRDefault="00976EB1" w:rsidP="00976EB1">
            <w:pPr>
              <w:spacing w:after="0" w:line="276" w:lineRule="auto"/>
              <w:jc w:val="right"/>
              <w:rPr>
                <w:rFonts w:eastAsia="Times New Roman" w:cstheme="minorHAnsi"/>
                <w:color w:val="000000"/>
                <w:sz w:val="16"/>
                <w:szCs w:val="16"/>
                <w:rPrChange w:id="2458" w:author="Alotaibi, Raed" w:date="2019-07-12T12:49:00Z">
                  <w:rPr>
                    <w:rFonts w:ascii="Calibri" w:eastAsia="Times New Roman" w:hAnsi="Calibri" w:cs="Calibri"/>
                    <w:color w:val="000000"/>
                  </w:rPr>
                </w:rPrChange>
              </w:rPr>
              <w:pPrChange w:id="24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-4.9%</w:t>
            </w:r>
          </w:p>
        </w:tc>
      </w:tr>
      <w:tr w:rsidR="00976EB1" w:rsidRPr="00976EB1" w14:paraId="1750CFC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3AA2B763" w14:textId="77777777" w:rsidR="00976EB1" w:rsidRPr="00976EB1" w:rsidRDefault="00976EB1" w:rsidP="00976EB1">
            <w:pPr>
              <w:spacing w:after="0" w:line="276" w:lineRule="auto"/>
              <w:rPr>
                <w:rFonts w:eastAsia="Times New Roman" w:cstheme="minorHAnsi"/>
                <w:b/>
                <w:bCs/>
                <w:color w:val="000000"/>
                <w:sz w:val="16"/>
                <w:szCs w:val="16"/>
                <w:rPrChange w:id="2460" w:author="Alotaibi, Raed" w:date="2019-07-12T12:51:00Z">
                  <w:rPr>
                    <w:rFonts w:ascii="Calibri" w:eastAsia="Times New Roman" w:hAnsi="Calibri" w:cs="Calibri"/>
                    <w:b/>
                    <w:bCs/>
                    <w:color w:val="000000"/>
                  </w:rPr>
                </w:rPrChange>
              </w:rPr>
              <w:pPrChange w:id="246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62" w:author="Alotaibi, Raed" w:date="2019-07-12T12:51:00Z">
                  <w:rPr>
                    <w:rFonts w:ascii="Calibri" w:eastAsia="Times New Roman" w:hAnsi="Calibri" w:cs="Calibri"/>
                    <w:b/>
                    <w:bCs/>
                    <w:color w:val="000000"/>
                  </w:rPr>
                </w:rPrChange>
              </w:rPr>
              <w:t>California</w:t>
            </w:r>
          </w:p>
        </w:tc>
        <w:tc>
          <w:tcPr>
            <w:tcW w:w="759" w:type="dxa"/>
            <w:tcBorders>
              <w:top w:val="nil"/>
              <w:left w:val="nil"/>
              <w:bottom w:val="single" w:sz="4" w:space="0" w:color="auto"/>
              <w:right w:val="single" w:sz="4" w:space="0" w:color="auto"/>
            </w:tcBorders>
            <w:shd w:val="clear" w:color="auto" w:fill="auto"/>
            <w:noWrap/>
            <w:vAlign w:val="bottom"/>
            <w:hideMark/>
          </w:tcPr>
          <w:p w14:paraId="0F622603" w14:textId="77777777" w:rsidR="00976EB1" w:rsidRPr="00976EB1" w:rsidRDefault="00976EB1" w:rsidP="00976EB1">
            <w:pPr>
              <w:spacing w:after="0" w:line="276" w:lineRule="auto"/>
              <w:jc w:val="right"/>
              <w:rPr>
                <w:rFonts w:eastAsia="Times New Roman" w:cstheme="minorHAnsi"/>
                <w:color w:val="000000"/>
                <w:sz w:val="16"/>
                <w:szCs w:val="16"/>
                <w:rPrChange w:id="2463" w:author="Alotaibi, Raed" w:date="2019-07-12T12:49:00Z">
                  <w:rPr>
                    <w:rFonts w:ascii="Calibri" w:eastAsia="Times New Roman" w:hAnsi="Calibri" w:cs="Calibri"/>
                    <w:color w:val="000000"/>
                  </w:rPr>
                </w:rPrChange>
              </w:rPr>
              <w:pPrChange w:id="246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65" w:author="Alotaibi, Raed" w:date="2019-07-12T12:49:00Z">
                  <w:rPr>
                    <w:rFonts w:ascii="Calibri" w:eastAsia="Times New Roman" w:hAnsi="Calibri" w:cs="Calibri"/>
                    <w:color w:val="000000"/>
                  </w:rPr>
                </w:rPrChange>
              </w:rPr>
              <w:t>100,300</w:t>
            </w:r>
          </w:p>
        </w:tc>
        <w:tc>
          <w:tcPr>
            <w:tcW w:w="810" w:type="dxa"/>
            <w:tcBorders>
              <w:top w:val="nil"/>
              <w:left w:val="nil"/>
              <w:bottom w:val="single" w:sz="4" w:space="0" w:color="auto"/>
              <w:right w:val="single" w:sz="4" w:space="0" w:color="auto"/>
            </w:tcBorders>
            <w:shd w:val="clear" w:color="auto" w:fill="auto"/>
            <w:noWrap/>
            <w:vAlign w:val="bottom"/>
            <w:hideMark/>
          </w:tcPr>
          <w:p w14:paraId="4358FAC9" w14:textId="77777777" w:rsidR="00976EB1" w:rsidRPr="00976EB1" w:rsidRDefault="00976EB1" w:rsidP="00976EB1">
            <w:pPr>
              <w:spacing w:after="0" w:line="276" w:lineRule="auto"/>
              <w:jc w:val="right"/>
              <w:rPr>
                <w:rFonts w:eastAsia="Times New Roman" w:cstheme="minorHAnsi"/>
                <w:color w:val="000000"/>
                <w:sz w:val="16"/>
                <w:szCs w:val="16"/>
                <w:rPrChange w:id="2466" w:author="Alotaibi, Raed" w:date="2019-07-12T12:49:00Z">
                  <w:rPr>
                    <w:rFonts w:ascii="Calibri" w:eastAsia="Times New Roman" w:hAnsi="Calibri" w:cs="Calibri"/>
                    <w:color w:val="000000"/>
                    <w:sz w:val="20"/>
                    <w:szCs w:val="20"/>
                  </w:rPr>
                </w:rPrChange>
              </w:rPr>
              <w:pPrChange w:id="246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68" w:author="Alotaibi, Raed" w:date="2019-07-12T12:49:00Z">
                  <w:rPr>
                    <w:rFonts w:ascii="Calibri" w:eastAsia="Times New Roman" w:hAnsi="Calibri" w:cs="Calibri"/>
                    <w:color w:val="000000"/>
                    <w:sz w:val="20"/>
                    <w:szCs w:val="20"/>
                  </w:rPr>
                </w:rPrChange>
              </w:rPr>
              <w:t>25,400</w:t>
            </w:r>
          </w:p>
        </w:tc>
        <w:tc>
          <w:tcPr>
            <w:tcW w:w="720" w:type="dxa"/>
            <w:tcBorders>
              <w:top w:val="nil"/>
              <w:left w:val="nil"/>
              <w:bottom w:val="single" w:sz="4" w:space="0" w:color="auto"/>
              <w:right w:val="single" w:sz="4" w:space="0" w:color="auto"/>
            </w:tcBorders>
            <w:shd w:val="clear" w:color="auto" w:fill="auto"/>
            <w:noWrap/>
            <w:vAlign w:val="bottom"/>
            <w:hideMark/>
          </w:tcPr>
          <w:p w14:paraId="4799C59D" w14:textId="77777777" w:rsidR="00976EB1" w:rsidRPr="00976EB1" w:rsidRDefault="00976EB1" w:rsidP="00976EB1">
            <w:pPr>
              <w:spacing w:after="0" w:line="276" w:lineRule="auto"/>
              <w:jc w:val="right"/>
              <w:rPr>
                <w:rFonts w:eastAsia="Times New Roman" w:cstheme="minorHAnsi"/>
                <w:color w:val="000000"/>
                <w:sz w:val="16"/>
                <w:szCs w:val="16"/>
                <w:rPrChange w:id="2469" w:author="Alotaibi, Raed" w:date="2019-07-12T12:49:00Z">
                  <w:rPr>
                    <w:rFonts w:ascii="Calibri" w:eastAsia="Times New Roman" w:hAnsi="Calibri" w:cs="Calibri"/>
                    <w:color w:val="000000"/>
                    <w:sz w:val="20"/>
                    <w:szCs w:val="20"/>
                  </w:rPr>
                </w:rPrChange>
              </w:rPr>
              <w:pPrChange w:id="247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71" w:author="Alotaibi, Raed" w:date="2019-07-12T12:49:00Z">
                  <w:rPr>
                    <w:rFonts w:ascii="Calibri" w:eastAsia="Times New Roman" w:hAnsi="Calibri" w:cs="Calibri"/>
                    <w:color w:val="000000"/>
                    <w:sz w:val="20"/>
                    <w:szCs w:val="20"/>
                  </w:rPr>
                </w:rPrChange>
              </w:rPr>
              <w:t>25.3%</w:t>
            </w:r>
          </w:p>
        </w:tc>
        <w:tc>
          <w:tcPr>
            <w:tcW w:w="900" w:type="dxa"/>
            <w:tcBorders>
              <w:top w:val="nil"/>
              <w:left w:val="nil"/>
              <w:bottom w:val="single" w:sz="4" w:space="0" w:color="auto"/>
              <w:right w:val="single" w:sz="4" w:space="0" w:color="auto"/>
            </w:tcBorders>
            <w:shd w:val="clear" w:color="auto" w:fill="auto"/>
            <w:noWrap/>
            <w:vAlign w:val="bottom"/>
            <w:hideMark/>
          </w:tcPr>
          <w:p w14:paraId="713EF4A5" w14:textId="77777777" w:rsidR="00976EB1" w:rsidRPr="00976EB1" w:rsidRDefault="00976EB1" w:rsidP="00976EB1">
            <w:pPr>
              <w:spacing w:after="0" w:line="276" w:lineRule="auto"/>
              <w:jc w:val="right"/>
              <w:rPr>
                <w:rFonts w:eastAsia="Times New Roman" w:cstheme="minorHAnsi"/>
                <w:color w:val="000000"/>
                <w:sz w:val="16"/>
                <w:szCs w:val="16"/>
                <w:rPrChange w:id="2472" w:author="Alotaibi, Raed" w:date="2019-07-12T12:49:00Z">
                  <w:rPr>
                    <w:rFonts w:ascii="Calibri" w:eastAsia="Times New Roman" w:hAnsi="Calibri" w:cs="Calibri"/>
                    <w:color w:val="000000"/>
                  </w:rPr>
                </w:rPrChange>
              </w:rPr>
              <w:pPrChange w:id="24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74" w:author="Alotaibi, Raed" w:date="2019-07-12T12:49:00Z">
                  <w:rPr>
                    <w:rFonts w:ascii="Calibri" w:eastAsia="Times New Roman" w:hAnsi="Calibri" w:cs="Calibri"/>
                    <w:color w:val="000000"/>
                  </w:rPr>
                </w:rPrChange>
              </w:rPr>
              <w:t>75,800</w:t>
            </w:r>
          </w:p>
        </w:tc>
        <w:tc>
          <w:tcPr>
            <w:tcW w:w="810" w:type="dxa"/>
            <w:tcBorders>
              <w:top w:val="nil"/>
              <w:left w:val="nil"/>
              <w:bottom w:val="single" w:sz="4" w:space="0" w:color="auto"/>
              <w:right w:val="single" w:sz="4" w:space="0" w:color="auto"/>
            </w:tcBorders>
            <w:shd w:val="clear" w:color="auto" w:fill="auto"/>
            <w:noWrap/>
            <w:hideMark/>
          </w:tcPr>
          <w:p w14:paraId="173C4B44" w14:textId="3D48D64A" w:rsidR="00976EB1" w:rsidRPr="00976EB1" w:rsidRDefault="00976EB1" w:rsidP="00976EB1">
            <w:pPr>
              <w:spacing w:after="0" w:line="276" w:lineRule="auto"/>
              <w:jc w:val="right"/>
              <w:rPr>
                <w:rFonts w:eastAsia="Times New Roman" w:cstheme="minorHAnsi"/>
                <w:color w:val="000000"/>
                <w:sz w:val="16"/>
                <w:szCs w:val="16"/>
                <w:rPrChange w:id="2475" w:author="Alotaibi, Raed" w:date="2019-07-12T12:49:00Z">
                  <w:rPr>
                    <w:rFonts w:ascii="Calibri" w:eastAsia="Times New Roman" w:hAnsi="Calibri" w:cs="Calibri"/>
                    <w:color w:val="000000"/>
                  </w:rPr>
                </w:rPrChange>
              </w:rPr>
              <w:pPrChange w:id="24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19,200</w:t>
            </w:r>
          </w:p>
        </w:tc>
        <w:tc>
          <w:tcPr>
            <w:tcW w:w="615" w:type="dxa"/>
            <w:tcBorders>
              <w:top w:val="nil"/>
              <w:left w:val="nil"/>
              <w:bottom w:val="single" w:sz="4" w:space="0" w:color="auto"/>
              <w:right w:val="single" w:sz="4" w:space="0" w:color="auto"/>
            </w:tcBorders>
            <w:shd w:val="clear" w:color="auto" w:fill="auto"/>
            <w:noWrap/>
            <w:hideMark/>
          </w:tcPr>
          <w:p w14:paraId="7F2023C6" w14:textId="0B58C709" w:rsidR="00976EB1" w:rsidRPr="00976EB1" w:rsidRDefault="00976EB1" w:rsidP="00976EB1">
            <w:pPr>
              <w:spacing w:after="0" w:line="276" w:lineRule="auto"/>
              <w:jc w:val="right"/>
              <w:rPr>
                <w:rFonts w:eastAsia="Times New Roman" w:cstheme="minorHAnsi"/>
                <w:color w:val="000000"/>
                <w:sz w:val="16"/>
                <w:szCs w:val="16"/>
                <w:rPrChange w:id="2477" w:author="Alotaibi, Raed" w:date="2019-07-12T12:49:00Z">
                  <w:rPr>
                    <w:rFonts w:ascii="Calibri" w:eastAsia="Times New Roman" w:hAnsi="Calibri" w:cs="Calibri"/>
                    <w:color w:val="000000"/>
                  </w:rPr>
                </w:rPrChange>
              </w:rPr>
              <w:pPrChange w:id="24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25.3%</w:t>
            </w:r>
          </w:p>
        </w:tc>
        <w:tc>
          <w:tcPr>
            <w:tcW w:w="759" w:type="dxa"/>
            <w:tcBorders>
              <w:top w:val="nil"/>
              <w:left w:val="nil"/>
              <w:bottom w:val="single" w:sz="4" w:space="0" w:color="auto"/>
              <w:right w:val="single" w:sz="4" w:space="0" w:color="auto"/>
            </w:tcBorders>
            <w:shd w:val="clear" w:color="auto" w:fill="auto"/>
            <w:noWrap/>
            <w:hideMark/>
          </w:tcPr>
          <w:p w14:paraId="0F096C5A" w14:textId="6FD0C165" w:rsidR="00976EB1" w:rsidRPr="00976EB1" w:rsidRDefault="00976EB1" w:rsidP="00976EB1">
            <w:pPr>
              <w:spacing w:after="0" w:line="276" w:lineRule="auto"/>
              <w:jc w:val="right"/>
              <w:rPr>
                <w:rFonts w:eastAsia="Times New Roman" w:cstheme="minorHAnsi"/>
                <w:color w:val="000000"/>
                <w:sz w:val="16"/>
                <w:szCs w:val="16"/>
                <w:rPrChange w:id="2479" w:author="Alotaibi, Raed" w:date="2019-07-12T12:49:00Z">
                  <w:rPr>
                    <w:rFonts w:ascii="Calibri" w:eastAsia="Times New Roman" w:hAnsi="Calibri" w:cs="Calibri"/>
                    <w:color w:val="000000"/>
                  </w:rPr>
                </w:rPrChange>
              </w:rPr>
              <w:pPrChange w:id="24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-24,500</w:t>
            </w:r>
          </w:p>
        </w:tc>
        <w:tc>
          <w:tcPr>
            <w:tcW w:w="786" w:type="dxa"/>
            <w:tcBorders>
              <w:top w:val="nil"/>
              <w:left w:val="nil"/>
              <w:bottom w:val="single" w:sz="4" w:space="0" w:color="auto"/>
              <w:right w:val="single" w:sz="4" w:space="0" w:color="auto"/>
            </w:tcBorders>
            <w:shd w:val="clear" w:color="auto" w:fill="auto"/>
            <w:noWrap/>
            <w:hideMark/>
          </w:tcPr>
          <w:p w14:paraId="778E7143" w14:textId="083178E1" w:rsidR="00976EB1" w:rsidRPr="00976EB1" w:rsidRDefault="00976EB1" w:rsidP="00976EB1">
            <w:pPr>
              <w:spacing w:after="0" w:line="276" w:lineRule="auto"/>
              <w:jc w:val="right"/>
              <w:rPr>
                <w:rFonts w:eastAsia="Times New Roman" w:cstheme="minorHAnsi"/>
                <w:color w:val="000000"/>
                <w:sz w:val="16"/>
                <w:szCs w:val="16"/>
                <w:rPrChange w:id="2481" w:author="Alotaibi, Raed" w:date="2019-07-12T12:49:00Z">
                  <w:rPr>
                    <w:rFonts w:ascii="Calibri" w:eastAsia="Times New Roman" w:hAnsi="Calibri" w:cs="Calibri"/>
                    <w:color w:val="000000"/>
                  </w:rPr>
                </w:rPrChange>
              </w:rPr>
              <w:pPrChange w:id="24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-6,200</w:t>
            </w:r>
          </w:p>
        </w:tc>
        <w:tc>
          <w:tcPr>
            <w:tcW w:w="810" w:type="dxa"/>
            <w:tcBorders>
              <w:top w:val="nil"/>
              <w:left w:val="nil"/>
              <w:bottom w:val="single" w:sz="4" w:space="0" w:color="auto"/>
              <w:right w:val="single" w:sz="4" w:space="0" w:color="auto"/>
            </w:tcBorders>
            <w:shd w:val="clear" w:color="auto" w:fill="auto"/>
            <w:noWrap/>
            <w:hideMark/>
          </w:tcPr>
          <w:p w14:paraId="2E9C1CDD" w14:textId="59FE5544" w:rsidR="00976EB1" w:rsidRPr="00976EB1" w:rsidRDefault="00976EB1" w:rsidP="00976EB1">
            <w:pPr>
              <w:spacing w:after="0" w:line="276" w:lineRule="auto"/>
              <w:jc w:val="right"/>
              <w:rPr>
                <w:rFonts w:eastAsia="Times New Roman" w:cstheme="minorHAnsi"/>
                <w:color w:val="000000"/>
                <w:sz w:val="16"/>
                <w:szCs w:val="16"/>
                <w:rPrChange w:id="2483" w:author="Alotaibi, Raed" w:date="2019-07-12T12:49:00Z">
                  <w:rPr>
                    <w:rFonts w:ascii="Calibri" w:eastAsia="Times New Roman" w:hAnsi="Calibri" w:cs="Calibri"/>
                    <w:color w:val="000000"/>
                  </w:rPr>
                </w:rPrChange>
              </w:rPr>
              <w:pPrChange w:id="24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60C1823" w14:textId="372BBCA2" w:rsidR="00976EB1" w:rsidRPr="00976EB1" w:rsidRDefault="00976EB1" w:rsidP="00976EB1">
            <w:pPr>
              <w:spacing w:after="0" w:line="276" w:lineRule="auto"/>
              <w:jc w:val="right"/>
              <w:rPr>
                <w:rFonts w:eastAsia="Times New Roman" w:cstheme="minorHAnsi"/>
                <w:color w:val="000000"/>
                <w:sz w:val="16"/>
                <w:szCs w:val="16"/>
                <w:rPrChange w:id="2485" w:author="Alotaibi, Raed" w:date="2019-07-12T12:49:00Z">
                  <w:rPr>
                    <w:rFonts w:ascii="Calibri" w:eastAsia="Times New Roman" w:hAnsi="Calibri" w:cs="Calibri"/>
                    <w:color w:val="000000"/>
                  </w:rPr>
                </w:rPrChange>
              </w:rPr>
              <w:pPrChange w:id="24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-24.4%</w:t>
            </w:r>
          </w:p>
        </w:tc>
        <w:tc>
          <w:tcPr>
            <w:tcW w:w="861" w:type="dxa"/>
            <w:tcBorders>
              <w:top w:val="nil"/>
              <w:left w:val="nil"/>
              <w:bottom w:val="single" w:sz="4" w:space="0" w:color="auto"/>
              <w:right w:val="single" w:sz="4" w:space="0" w:color="auto"/>
            </w:tcBorders>
            <w:shd w:val="clear" w:color="auto" w:fill="auto"/>
            <w:noWrap/>
            <w:hideMark/>
          </w:tcPr>
          <w:p w14:paraId="0906C5FE" w14:textId="58F11AB2" w:rsidR="00976EB1" w:rsidRPr="00976EB1" w:rsidRDefault="00976EB1" w:rsidP="00976EB1">
            <w:pPr>
              <w:spacing w:after="0" w:line="276" w:lineRule="auto"/>
              <w:jc w:val="right"/>
              <w:rPr>
                <w:rFonts w:eastAsia="Times New Roman" w:cstheme="minorHAnsi"/>
                <w:color w:val="000000"/>
                <w:sz w:val="16"/>
                <w:szCs w:val="16"/>
                <w:rPrChange w:id="2487" w:author="Alotaibi, Raed" w:date="2019-07-12T12:49:00Z">
                  <w:rPr>
                    <w:rFonts w:ascii="Calibri" w:eastAsia="Times New Roman" w:hAnsi="Calibri" w:cs="Calibri"/>
                    <w:color w:val="000000"/>
                  </w:rPr>
                </w:rPrChange>
              </w:rPr>
              <w:pPrChange w:id="24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-24.4%</w:t>
            </w:r>
          </w:p>
        </w:tc>
        <w:tc>
          <w:tcPr>
            <w:tcW w:w="810" w:type="dxa"/>
            <w:tcBorders>
              <w:top w:val="nil"/>
              <w:left w:val="nil"/>
              <w:bottom w:val="single" w:sz="4" w:space="0" w:color="auto"/>
              <w:right w:val="single" w:sz="4" w:space="0" w:color="auto"/>
            </w:tcBorders>
            <w:shd w:val="clear" w:color="auto" w:fill="auto"/>
            <w:noWrap/>
            <w:hideMark/>
          </w:tcPr>
          <w:p w14:paraId="63E65B7E" w14:textId="152C5884" w:rsidR="00976EB1" w:rsidRPr="00976EB1" w:rsidRDefault="00976EB1" w:rsidP="00976EB1">
            <w:pPr>
              <w:spacing w:after="0" w:line="276" w:lineRule="auto"/>
              <w:jc w:val="right"/>
              <w:rPr>
                <w:rFonts w:eastAsia="Times New Roman" w:cstheme="minorHAnsi"/>
                <w:color w:val="000000"/>
                <w:sz w:val="16"/>
                <w:szCs w:val="16"/>
                <w:rPrChange w:id="2489" w:author="Alotaibi, Raed" w:date="2019-07-12T12:49:00Z">
                  <w:rPr>
                    <w:rFonts w:ascii="Calibri" w:eastAsia="Times New Roman" w:hAnsi="Calibri" w:cs="Calibri"/>
                    <w:color w:val="000000"/>
                  </w:rPr>
                </w:rPrChange>
              </w:rPr>
              <w:pPrChange w:id="24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r>
      <w:tr w:rsidR="00976EB1" w:rsidRPr="00976EB1" w14:paraId="64E1093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24011C9" w14:textId="77777777" w:rsidR="00976EB1" w:rsidRPr="00976EB1" w:rsidRDefault="00976EB1" w:rsidP="00976EB1">
            <w:pPr>
              <w:spacing w:after="0" w:line="276" w:lineRule="auto"/>
              <w:rPr>
                <w:rFonts w:eastAsia="Times New Roman" w:cstheme="minorHAnsi"/>
                <w:b/>
                <w:bCs/>
                <w:color w:val="000000"/>
                <w:sz w:val="16"/>
                <w:szCs w:val="16"/>
                <w:rPrChange w:id="2491" w:author="Alotaibi, Raed" w:date="2019-07-12T12:51:00Z">
                  <w:rPr>
                    <w:rFonts w:ascii="Calibri" w:eastAsia="Times New Roman" w:hAnsi="Calibri" w:cs="Calibri"/>
                    <w:b/>
                    <w:bCs/>
                    <w:color w:val="000000"/>
                  </w:rPr>
                </w:rPrChange>
              </w:rPr>
              <w:pPrChange w:id="249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493" w:author="Alotaibi, Raed" w:date="2019-07-12T12:51:00Z">
                  <w:rPr>
                    <w:rFonts w:ascii="Calibri" w:eastAsia="Times New Roman" w:hAnsi="Calibri" w:cs="Calibri"/>
                    <w:b/>
                    <w:bCs/>
                    <w:color w:val="000000"/>
                  </w:rPr>
                </w:rPrChange>
              </w:rPr>
              <w:t>Colorado</w:t>
            </w:r>
          </w:p>
        </w:tc>
        <w:tc>
          <w:tcPr>
            <w:tcW w:w="759" w:type="dxa"/>
            <w:tcBorders>
              <w:top w:val="nil"/>
              <w:left w:val="nil"/>
              <w:bottom w:val="single" w:sz="4" w:space="0" w:color="auto"/>
              <w:right w:val="single" w:sz="4" w:space="0" w:color="auto"/>
            </w:tcBorders>
            <w:shd w:val="clear" w:color="auto" w:fill="auto"/>
            <w:noWrap/>
            <w:vAlign w:val="bottom"/>
            <w:hideMark/>
          </w:tcPr>
          <w:p w14:paraId="3EF71599" w14:textId="77777777" w:rsidR="00976EB1" w:rsidRPr="00976EB1" w:rsidRDefault="00976EB1" w:rsidP="00976EB1">
            <w:pPr>
              <w:spacing w:after="0" w:line="276" w:lineRule="auto"/>
              <w:jc w:val="right"/>
              <w:rPr>
                <w:rFonts w:eastAsia="Times New Roman" w:cstheme="minorHAnsi"/>
                <w:color w:val="000000"/>
                <w:sz w:val="16"/>
                <w:szCs w:val="16"/>
                <w:rPrChange w:id="2494" w:author="Alotaibi, Raed" w:date="2019-07-12T12:49:00Z">
                  <w:rPr>
                    <w:rFonts w:ascii="Calibri" w:eastAsia="Times New Roman" w:hAnsi="Calibri" w:cs="Calibri"/>
                    <w:color w:val="000000"/>
                  </w:rPr>
                </w:rPrChange>
              </w:rPr>
              <w:pPrChange w:id="249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96" w:author="Alotaibi, Raed" w:date="2019-07-12T12:49:00Z">
                  <w:rPr>
                    <w:rFonts w:ascii="Calibri" w:eastAsia="Times New Roman" w:hAnsi="Calibri" w:cs="Calibri"/>
                    <w:color w:val="000000"/>
                  </w:rPr>
                </w:rPrChange>
              </w:rPr>
              <w:t>13,200</w:t>
            </w:r>
          </w:p>
        </w:tc>
        <w:tc>
          <w:tcPr>
            <w:tcW w:w="810" w:type="dxa"/>
            <w:tcBorders>
              <w:top w:val="nil"/>
              <w:left w:val="nil"/>
              <w:bottom w:val="single" w:sz="4" w:space="0" w:color="auto"/>
              <w:right w:val="single" w:sz="4" w:space="0" w:color="auto"/>
            </w:tcBorders>
            <w:shd w:val="clear" w:color="auto" w:fill="auto"/>
            <w:noWrap/>
            <w:vAlign w:val="bottom"/>
            <w:hideMark/>
          </w:tcPr>
          <w:p w14:paraId="280476A9" w14:textId="77777777" w:rsidR="00976EB1" w:rsidRPr="00976EB1" w:rsidRDefault="00976EB1" w:rsidP="00976EB1">
            <w:pPr>
              <w:spacing w:after="0" w:line="276" w:lineRule="auto"/>
              <w:jc w:val="right"/>
              <w:rPr>
                <w:rFonts w:eastAsia="Times New Roman" w:cstheme="minorHAnsi"/>
                <w:color w:val="000000"/>
                <w:sz w:val="16"/>
                <w:szCs w:val="16"/>
                <w:rPrChange w:id="2497" w:author="Alotaibi, Raed" w:date="2019-07-12T12:49:00Z">
                  <w:rPr>
                    <w:rFonts w:ascii="Calibri" w:eastAsia="Times New Roman" w:hAnsi="Calibri" w:cs="Calibri"/>
                    <w:color w:val="000000"/>
                    <w:sz w:val="20"/>
                    <w:szCs w:val="20"/>
                  </w:rPr>
                </w:rPrChange>
              </w:rPr>
              <w:pPrChange w:id="249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499" w:author="Alotaibi, Raed" w:date="2019-07-12T12:49:00Z">
                  <w:rPr>
                    <w:rFonts w:ascii="Calibri" w:eastAsia="Times New Roman" w:hAnsi="Calibri" w:cs="Calibri"/>
                    <w:color w:val="000000"/>
                    <w:sz w:val="20"/>
                    <w:szCs w:val="20"/>
                  </w:rPr>
                </w:rPrChange>
              </w:rPr>
              <w:t>3,100</w:t>
            </w:r>
          </w:p>
        </w:tc>
        <w:tc>
          <w:tcPr>
            <w:tcW w:w="720" w:type="dxa"/>
            <w:tcBorders>
              <w:top w:val="nil"/>
              <w:left w:val="nil"/>
              <w:bottom w:val="single" w:sz="4" w:space="0" w:color="auto"/>
              <w:right w:val="single" w:sz="4" w:space="0" w:color="auto"/>
            </w:tcBorders>
            <w:shd w:val="clear" w:color="auto" w:fill="auto"/>
            <w:noWrap/>
            <w:vAlign w:val="bottom"/>
            <w:hideMark/>
          </w:tcPr>
          <w:p w14:paraId="4E48F055" w14:textId="77777777" w:rsidR="00976EB1" w:rsidRPr="00976EB1" w:rsidRDefault="00976EB1" w:rsidP="00976EB1">
            <w:pPr>
              <w:spacing w:after="0" w:line="276" w:lineRule="auto"/>
              <w:jc w:val="right"/>
              <w:rPr>
                <w:rFonts w:eastAsia="Times New Roman" w:cstheme="minorHAnsi"/>
                <w:color w:val="000000"/>
                <w:sz w:val="16"/>
                <w:szCs w:val="16"/>
                <w:rPrChange w:id="2500" w:author="Alotaibi, Raed" w:date="2019-07-12T12:49:00Z">
                  <w:rPr>
                    <w:rFonts w:ascii="Calibri" w:eastAsia="Times New Roman" w:hAnsi="Calibri" w:cs="Calibri"/>
                    <w:color w:val="000000"/>
                    <w:sz w:val="20"/>
                    <w:szCs w:val="20"/>
                  </w:rPr>
                </w:rPrChange>
              </w:rPr>
              <w:pPrChange w:id="250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02" w:author="Alotaibi, Raed" w:date="2019-07-12T12:49:00Z">
                  <w:rPr>
                    <w:rFonts w:ascii="Calibri" w:eastAsia="Times New Roman" w:hAnsi="Calibri" w:cs="Calibri"/>
                    <w:color w:val="000000"/>
                    <w:sz w:val="20"/>
                    <w:szCs w:val="20"/>
                  </w:rPr>
                </w:rPrChange>
              </w:rPr>
              <w:t>23.5%</w:t>
            </w:r>
          </w:p>
        </w:tc>
        <w:tc>
          <w:tcPr>
            <w:tcW w:w="900" w:type="dxa"/>
            <w:tcBorders>
              <w:top w:val="nil"/>
              <w:left w:val="nil"/>
              <w:bottom w:val="single" w:sz="4" w:space="0" w:color="auto"/>
              <w:right w:val="single" w:sz="4" w:space="0" w:color="auto"/>
            </w:tcBorders>
            <w:shd w:val="clear" w:color="auto" w:fill="auto"/>
            <w:noWrap/>
            <w:vAlign w:val="bottom"/>
            <w:hideMark/>
          </w:tcPr>
          <w:p w14:paraId="5F38DCE5" w14:textId="77777777" w:rsidR="00976EB1" w:rsidRPr="00976EB1" w:rsidRDefault="00976EB1" w:rsidP="00976EB1">
            <w:pPr>
              <w:spacing w:after="0" w:line="276" w:lineRule="auto"/>
              <w:jc w:val="right"/>
              <w:rPr>
                <w:rFonts w:eastAsia="Times New Roman" w:cstheme="minorHAnsi"/>
                <w:color w:val="000000"/>
                <w:sz w:val="16"/>
                <w:szCs w:val="16"/>
                <w:rPrChange w:id="2503" w:author="Alotaibi, Raed" w:date="2019-07-12T12:49:00Z">
                  <w:rPr>
                    <w:rFonts w:ascii="Calibri" w:eastAsia="Times New Roman" w:hAnsi="Calibri" w:cs="Calibri"/>
                    <w:color w:val="000000"/>
                  </w:rPr>
                </w:rPrChange>
              </w:rPr>
              <w:pPrChange w:id="25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05" w:author="Alotaibi, Raed" w:date="2019-07-12T12:49:00Z">
                  <w:rPr>
                    <w:rFonts w:ascii="Calibri" w:eastAsia="Times New Roman" w:hAnsi="Calibri" w:cs="Calibri"/>
                    <w:color w:val="000000"/>
                  </w:rPr>
                </w:rPrChange>
              </w:rPr>
              <w:t>12,400</w:t>
            </w:r>
          </w:p>
        </w:tc>
        <w:tc>
          <w:tcPr>
            <w:tcW w:w="810" w:type="dxa"/>
            <w:tcBorders>
              <w:top w:val="nil"/>
              <w:left w:val="nil"/>
              <w:bottom w:val="single" w:sz="4" w:space="0" w:color="auto"/>
              <w:right w:val="single" w:sz="4" w:space="0" w:color="auto"/>
            </w:tcBorders>
            <w:shd w:val="clear" w:color="auto" w:fill="auto"/>
            <w:noWrap/>
            <w:hideMark/>
          </w:tcPr>
          <w:p w14:paraId="237F2C3D" w14:textId="4F4AF9BB" w:rsidR="00976EB1" w:rsidRPr="00976EB1" w:rsidRDefault="00976EB1" w:rsidP="00976EB1">
            <w:pPr>
              <w:spacing w:after="0" w:line="276" w:lineRule="auto"/>
              <w:jc w:val="right"/>
              <w:rPr>
                <w:rFonts w:eastAsia="Times New Roman" w:cstheme="minorHAnsi"/>
                <w:color w:val="000000"/>
                <w:sz w:val="16"/>
                <w:szCs w:val="16"/>
                <w:rPrChange w:id="2506" w:author="Alotaibi, Raed" w:date="2019-07-12T12:49:00Z">
                  <w:rPr>
                    <w:rFonts w:ascii="Calibri" w:eastAsia="Times New Roman" w:hAnsi="Calibri" w:cs="Calibri"/>
                    <w:color w:val="000000"/>
                  </w:rPr>
                </w:rPrChange>
              </w:rPr>
              <w:pPrChange w:id="25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2,900</w:t>
            </w:r>
          </w:p>
        </w:tc>
        <w:tc>
          <w:tcPr>
            <w:tcW w:w="615" w:type="dxa"/>
            <w:tcBorders>
              <w:top w:val="nil"/>
              <w:left w:val="nil"/>
              <w:bottom w:val="single" w:sz="4" w:space="0" w:color="auto"/>
              <w:right w:val="single" w:sz="4" w:space="0" w:color="auto"/>
            </w:tcBorders>
            <w:shd w:val="clear" w:color="auto" w:fill="auto"/>
            <w:noWrap/>
            <w:hideMark/>
          </w:tcPr>
          <w:p w14:paraId="60D0DAFA" w14:textId="708496EC" w:rsidR="00976EB1" w:rsidRPr="00976EB1" w:rsidRDefault="00976EB1" w:rsidP="00976EB1">
            <w:pPr>
              <w:spacing w:after="0" w:line="276" w:lineRule="auto"/>
              <w:jc w:val="right"/>
              <w:rPr>
                <w:rFonts w:eastAsia="Times New Roman" w:cstheme="minorHAnsi"/>
                <w:color w:val="000000"/>
                <w:sz w:val="16"/>
                <w:szCs w:val="16"/>
                <w:rPrChange w:id="2508" w:author="Alotaibi, Raed" w:date="2019-07-12T12:49:00Z">
                  <w:rPr>
                    <w:rFonts w:ascii="Calibri" w:eastAsia="Times New Roman" w:hAnsi="Calibri" w:cs="Calibri"/>
                    <w:color w:val="000000"/>
                  </w:rPr>
                </w:rPrChange>
              </w:rPr>
              <w:pPrChange w:id="25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23.4%</w:t>
            </w:r>
          </w:p>
        </w:tc>
        <w:tc>
          <w:tcPr>
            <w:tcW w:w="759" w:type="dxa"/>
            <w:tcBorders>
              <w:top w:val="nil"/>
              <w:left w:val="nil"/>
              <w:bottom w:val="single" w:sz="4" w:space="0" w:color="auto"/>
              <w:right w:val="single" w:sz="4" w:space="0" w:color="auto"/>
            </w:tcBorders>
            <w:shd w:val="clear" w:color="auto" w:fill="auto"/>
            <w:noWrap/>
            <w:hideMark/>
          </w:tcPr>
          <w:p w14:paraId="476D9936" w14:textId="4BC1F674" w:rsidR="00976EB1" w:rsidRPr="00976EB1" w:rsidRDefault="00976EB1" w:rsidP="00976EB1">
            <w:pPr>
              <w:spacing w:after="0" w:line="276" w:lineRule="auto"/>
              <w:jc w:val="right"/>
              <w:rPr>
                <w:rFonts w:eastAsia="Times New Roman" w:cstheme="minorHAnsi"/>
                <w:color w:val="000000"/>
                <w:sz w:val="16"/>
                <w:szCs w:val="16"/>
                <w:rPrChange w:id="2510" w:author="Alotaibi, Raed" w:date="2019-07-12T12:49:00Z">
                  <w:rPr>
                    <w:rFonts w:ascii="Calibri" w:eastAsia="Times New Roman" w:hAnsi="Calibri" w:cs="Calibri"/>
                    <w:color w:val="000000"/>
                  </w:rPr>
                </w:rPrChange>
              </w:rPr>
              <w:pPrChange w:id="25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529B9823" w14:textId="2CD78154" w:rsidR="00976EB1" w:rsidRPr="00976EB1" w:rsidRDefault="00976EB1" w:rsidP="00976EB1">
            <w:pPr>
              <w:spacing w:after="0" w:line="276" w:lineRule="auto"/>
              <w:jc w:val="right"/>
              <w:rPr>
                <w:rFonts w:eastAsia="Times New Roman" w:cstheme="minorHAnsi"/>
                <w:color w:val="000000"/>
                <w:sz w:val="16"/>
                <w:szCs w:val="16"/>
                <w:rPrChange w:id="2512" w:author="Alotaibi, Raed" w:date="2019-07-12T12:49:00Z">
                  <w:rPr>
                    <w:rFonts w:ascii="Calibri" w:eastAsia="Times New Roman" w:hAnsi="Calibri" w:cs="Calibri"/>
                    <w:color w:val="000000"/>
                  </w:rPr>
                </w:rPrChange>
              </w:rPr>
              <w:pPrChange w:id="25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362869A8" w14:textId="446FDB83" w:rsidR="00976EB1" w:rsidRPr="00976EB1" w:rsidRDefault="00976EB1" w:rsidP="00976EB1">
            <w:pPr>
              <w:spacing w:after="0" w:line="276" w:lineRule="auto"/>
              <w:jc w:val="right"/>
              <w:rPr>
                <w:rFonts w:eastAsia="Times New Roman" w:cstheme="minorHAnsi"/>
                <w:color w:val="000000"/>
                <w:sz w:val="16"/>
                <w:szCs w:val="16"/>
                <w:rPrChange w:id="2514" w:author="Alotaibi, Raed" w:date="2019-07-12T12:49:00Z">
                  <w:rPr>
                    <w:rFonts w:ascii="Calibri" w:eastAsia="Times New Roman" w:hAnsi="Calibri" w:cs="Calibri"/>
                    <w:color w:val="000000"/>
                  </w:rPr>
                </w:rPrChange>
              </w:rPr>
              <w:pPrChange w:id="25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76A1DEF" w14:textId="7DC4EE98" w:rsidR="00976EB1" w:rsidRPr="00976EB1" w:rsidRDefault="00976EB1" w:rsidP="00976EB1">
            <w:pPr>
              <w:spacing w:after="0" w:line="276" w:lineRule="auto"/>
              <w:jc w:val="right"/>
              <w:rPr>
                <w:rFonts w:eastAsia="Times New Roman" w:cstheme="minorHAnsi"/>
                <w:color w:val="000000"/>
                <w:sz w:val="16"/>
                <w:szCs w:val="16"/>
                <w:rPrChange w:id="2516" w:author="Alotaibi, Raed" w:date="2019-07-12T12:49:00Z">
                  <w:rPr>
                    <w:rFonts w:ascii="Calibri" w:eastAsia="Times New Roman" w:hAnsi="Calibri" w:cs="Calibri"/>
                    <w:color w:val="000000"/>
                  </w:rPr>
                </w:rPrChange>
              </w:rPr>
              <w:pPrChange w:id="25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-6.1%</w:t>
            </w:r>
          </w:p>
        </w:tc>
        <w:tc>
          <w:tcPr>
            <w:tcW w:w="861" w:type="dxa"/>
            <w:tcBorders>
              <w:top w:val="nil"/>
              <w:left w:val="nil"/>
              <w:bottom w:val="single" w:sz="4" w:space="0" w:color="auto"/>
              <w:right w:val="single" w:sz="4" w:space="0" w:color="auto"/>
            </w:tcBorders>
            <w:shd w:val="clear" w:color="auto" w:fill="auto"/>
            <w:noWrap/>
            <w:hideMark/>
          </w:tcPr>
          <w:p w14:paraId="4D0B33BD" w14:textId="7CB8E171" w:rsidR="00976EB1" w:rsidRPr="00976EB1" w:rsidRDefault="00976EB1" w:rsidP="00976EB1">
            <w:pPr>
              <w:spacing w:after="0" w:line="276" w:lineRule="auto"/>
              <w:jc w:val="right"/>
              <w:rPr>
                <w:rFonts w:eastAsia="Times New Roman" w:cstheme="minorHAnsi"/>
                <w:color w:val="000000"/>
                <w:sz w:val="16"/>
                <w:szCs w:val="16"/>
                <w:rPrChange w:id="2518" w:author="Alotaibi, Raed" w:date="2019-07-12T12:49:00Z">
                  <w:rPr>
                    <w:rFonts w:ascii="Calibri" w:eastAsia="Times New Roman" w:hAnsi="Calibri" w:cs="Calibri"/>
                    <w:color w:val="000000"/>
                  </w:rPr>
                </w:rPrChange>
              </w:rPr>
              <w:pPrChange w:id="25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w:t>
            </w:r>
          </w:p>
        </w:tc>
        <w:tc>
          <w:tcPr>
            <w:tcW w:w="810" w:type="dxa"/>
            <w:tcBorders>
              <w:top w:val="nil"/>
              <w:left w:val="nil"/>
              <w:bottom w:val="single" w:sz="4" w:space="0" w:color="auto"/>
              <w:right w:val="single" w:sz="4" w:space="0" w:color="auto"/>
            </w:tcBorders>
            <w:shd w:val="clear" w:color="auto" w:fill="auto"/>
            <w:noWrap/>
            <w:hideMark/>
          </w:tcPr>
          <w:p w14:paraId="41CCB24D" w14:textId="312BE5FC" w:rsidR="00976EB1" w:rsidRPr="00976EB1" w:rsidRDefault="00976EB1" w:rsidP="00976EB1">
            <w:pPr>
              <w:spacing w:after="0" w:line="276" w:lineRule="auto"/>
              <w:jc w:val="right"/>
              <w:rPr>
                <w:rFonts w:eastAsia="Times New Roman" w:cstheme="minorHAnsi"/>
                <w:color w:val="000000"/>
                <w:sz w:val="16"/>
                <w:szCs w:val="16"/>
                <w:rPrChange w:id="2520" w:author="Alotaibi, Raed" w:date="2019-07-12T12:49:00Z">
                  <w:rPr>
                    <w:rFonts w:ascii="Calibri" w:eastAsia="Times New Roman" w:hAnsi="Calibri" w:cs="Calibri"/>
                    <w:color w:val="000000"/>
                  </w:rPr>
                </w:rPrChange>
              </w:rPr>
              <w:pPrChange w:id="25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r>
      <w:tr w:rsidR="00976EB1" w:rsidRPr="00976EB1" w14:paraId="5C952E0F"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82C5E20" w14:textId="77777777" w:rsidR="00976EB1" w:rsidRPr="00976EB1" w:rsidRDefault="00976EB1" w:rsidP="00976EB1">
            <w:pPr>
              <w:spacing w:after="0" w:line="276" w:lineRule="auto"/>
              <w:rPr>
                <w:rFonts w:eastAsia="Times New Roman" w:cstheme="minorHAnsi"/>
                <w:b/>
                <w:bCs/>
                <w:color w:val="000000"/>
                <w:sz w:val="16"/>
                <w:szCs w:val="16"/>
                <w:rPrChange w:id="2522" w:author="Alotaibi, Raed" w:date="2019-07-12T12:51:00Z">
                  <w:rPr>
                    <w:rFonts w:ascii="Calibri" w:eastAsia="Times New Roman" w:hAnsi="Calibri" w:cs="Calibri"/>
                    <w:b/>
                    <w:bCs/>
                    <w:color w:val="000000"/>
                  </w:rPr>
                </w:rPrChange>
              </w:rPr>
              <w:pPrChange w:id="252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524" w:author="Alotaibi, Raed" w:date="2019-07-12T12:51:00Z">
                  <w:rPr>
                    <w:rFonts w:ascii="Calibri" w:eastAsia="Times New Roman" w:hAnsi="Calibri" w:cs="Calibri"/>
                    <w:b/>
                    <w:bCs/>
                    <w:color w:val="000000"/>
                  </w:rPr>
                </w:rPrChange>
              </w:rPr>
              <w:t>Connecticut</w:t>
            </w:r>
          </w:p>
        </w:tc>
        <w:tc>
          <w:tcPr>
            <w:tcW w:w="759" w:type="dxa"/>
            <w:tcBorders>
              <w:top w:val="nil"/>
              <w:left w:val="nil"/>
              <w:bottom w:val="single" w:sz="4" w:space="0" w:color="auto"/>
              <w:right w:val="single" w:sz="4" w:space="0" w:color="auto"/>
            </w:tcBorders>
            <w:shd w:val="clear" w:color="auto" w:fill="auto"/>
            <w:noWrap/>
            <w:vAlign w:val="bottom"/>
            <w:hideMark/>
          </w:tcPr>
          <w:p w14:paraId="4923B9DB" w14:textId="77777777" w:rsidR="00976EB1" w:rsidRPr="00976EB1" w:rsidRDefault="00976EB1" w:rsidP="00976EB1">
            <w:pPr>
              <w:spacing w:after="0" w:line="276" w:lineRule="auto"/>
              <w:jc w:val="right"/>
              <w:rPr>
                <w:rFonts w:eastAsia="Times New Roman" w:cstheme="minorHAnsi"/>
                <w:color w:val="000000"/>
                <w:sz w:val="16"/>
                <w:szCs w:val="16"/>
                <w:rPrChange w:id="2525" w:author="Alotaibi, Raed" w:date="2019-07-12T12:49:00Z">
                  <w:rPr>
                    <w:rFonts w:ascii="Calibri" w:eastAsia="Times New Roman" w:hAnsi="Calibri" w:cs="Calibri"/>
                    <w:color w:val="000000"/>
                  </w:rPr>
                </w:rPrChange>
              </w:rPr>
              <w:pPrChange w:id="252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27" w:author="Alotaibi, Raed" w:date="2019-07-12T12:49:00Z">
                  <w:rPr>
                    <w:rFonts w:ascii="Calibri" w:eastAsia="Times New Roman" w:hAnsi="Calibri" w:cs="Calibri"/>
                    <w:color w:val="000000"/>
                  </w:rPr>
                </w:rPrChange>
              </w:rPr>
              <w:t>8,800</w:t>
            </w:r>
          </w:p>
        </w:tc>
        <w:tc>
          <w:tcPr>
            <w:tcW w:w="810" w:type="dxa"/>
            <w:tcBorders>
              <w:top w:val="nil"/>
              <w:left w:val="nil"/>
              <w:bottom w:val="single" w:sz="4" w:space="0" w:color="auto"/>
              <w:right w:val="single" w:sz="4" w:space="0" w:color="auto"/>
            </w:tcBorders>
            <w:shd w:val="clear" w:color="auto" w:fill="auto"/>
            <w:noWrap/>
            <w:vAlign w:val="bottom"/>
            <w:hideMark/>
          </w:tcPr>
          <w:p w14:paraId="7A9DE44A" w14:textId="77777777" w:rsidR="00976EB1" w:rsidRPr="00976EB1" w:rsidRDefault="00976EB1" w:rsidP="00976EB1">
            <w:pPr>
              <w:spacing w:after="0" w:line="276" w:lineRule="auto"/>
              <w:jc w:val="right"/>
              <w:rPr>
                <w:rFonts w:eastAsia="Times New Roman" w:cstheme="minorHAnsi"/>
                <w:color w:val="000000"/>
                <w:sz w:val="16"/>
                <w:szCs w:val="16"/>
                <w:rPrChange w:id="2528" w:author="Alotaibi, Raed" w:date="2019-07-12T12:49:00Z">
                  <w:rPr>
                    <w:rFonts w:ascii="Calibri" w:eastAsia="Times New Roman" w:hAnsi="Calibri" w:cs="Calibri"/>
                    <w:color w:val="000000"/>
                    <w:sz w:val="20"/>
                    <w:szCs w:val="20"/>
                  </w:rPr>
                </w:rPrChange>
              </w:rPr>
              <w:pPrChange w:id="252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30" w:author="Alotaibi, Raed" w:date="2019-07-12T12:49:00Z">
                  <w:rPr>
                    <w:rFonts w:ascii="Calibri" w:eastAsia="Times New Roman" w:hAnsi="Calibri" w:cs="Calibri"/>
                    <w:color w:val="000000"/>
                    <w:sz w:val="20"/>
                    <w:szCs w:val="20"/>
                  </w:rPr>
                </w:rPrChange>
              </w:rPr>
              <w:t>1,600</w:t>
            </w:r>
          </w:p>
        </w:tc>
        <w:tc>
          <w:tcPr>
            <w:tcW w:w="720" w:type="dxa"/>
            <w:tcBorders>
              <w:top w:val="nil"/>
              <w:left w:val="nil"/>
              <w:bottom w:val="single" w:sz="4" w:space="0" w:color="auto"/>
              <w:right w:val="single" w:sz="4" w:space="0" w:color="auto"/>
            </w:tcBorders>
            <w:shd w:val="clear" w:color="auto" w:fill="auto"/>
            <w:noWrap/>
            <w:vAlign w:val="bottom"/>
            <w:hideMark/>
          </w:tcPr>
          <w:p w14:paraId="164BF401" w14:textId="77777777" w:rsidR="00976EB1" w:rsidRPr="00976EB1" w:rsidRDefault="00976EB1" w:rsidP="00976EB1">
            <w:pPr>
              <w:spacing w:after="0" w:line="276" w:lineRule="auto"/>
              <w:jc w:val="right"/>
              <w:rPr>
                <w:rFonts w:eastAsia="Times New Roman" w:cstheme="minorHAnsi"/>
                <w:color w:val="000000"/>
                <w:sz w:val="16"/>
                <w:szCs w:val="16"/>
                <w:rPrChange w:id="2531" w:author="Alotaibi, Raed" w:date="2019-07-12T12:49:00Z">
                  <w:rPr>
                    <w:rFonts w:ascii="Calibri" w:eastAsia="Times New Roman" w:hAnsi="Calibri" w:cs="Calibri"/>
                    <w:color w:val="000000"/>
                    <w:sz w:val="20"/>
                    <w:szCs w:val="20"/>
                  </w:rPr>
                </w:rPrChange>
              </w:rPr>
              <w:pPrChange w:id="253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33" w:author="Alotaibi, Raed" w:date="2019-07-12T12:49:00Z">
                  <w:rPr>
                    <w:rFonts w:ascii="Calibri" w:eastAsia="Times New Roman" w:hAnsi="Calibri" w:cs="Calibri"/>
                    <w:color w:val="000000"/>
                    <w:sz w:val="20"/>
                    <w:szCs w:val="20"/>
                  </w:rPr>
                </w:rPrChange>
              </w:rPr>
              <w:t>18.2%</w:t>
            </w:r>
          </w:p>
        </w:tc>
        <w:tc>
          <w:tcPr>
            <w:tcW w:w="900" w:type="dxa"/>
            <w:tcBorders>
              <w:top w:val="nil"/>
              <w:left w:val="nil"/>
              <w:bottom w:val="single" w:sz="4" w:space="0" w:color="auto"/>
              <w:right w:val="single" w:sz="4" w:space="0" w:color="auto"/>
            </w:tcBorders>
            <w:shd w:val="clear" w:color="auto" w:fill="auto"/>
            <w:noWrap/>
            <w:vAlign w:val="bottom"/>
            <w:hideMark/>
          </w:tcPr>
          <w:p w14:paraId="7ADC8D6C" w14:textId="77777777" w:rsidR="00976EB1" w:rsidRPr="00976EB1" w:rsidRDefault="00976EB1" w:rsidP="00976EB1">
            <w:pPr>
              <w:spacing w:after="0" w:line="276" w:lineRule="auto"/>
              <w:jc w:val="right"/>
              <w:rPr>
                <w:rFonts w:eastAsia="Times New Roman" w:cstheme="minorHAnsi"/>
                <w:color w:val="000000"/>
                <w:sz w:val="16"/>
                <w:szCs w:val="16"/>
                <w:rPrChange w:id="2534" w:author="Alotaibi, Raed" w:date="2019-07-12T12:49:00Z">
                  <w:rPr>
                    <w:rFonts w:ascii="Calibri" w:eastAsia="Times New Roman" w:hAnsi="Calibri" w:cs="Calibri"/>
                    <w:color w:val="000000"/>
                  </w:rPr>
                </w:rPrChange>
              </w:rPr>
              <w:pPrChange w:id="25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36" w:author="Alotaibi, Raed" w:date="2019-07-12T12:49:00Z">
                  <w:rPr>
                    <w:rFonts w:ascii="Calibri" w:eastAsia="Times New Roman" w:hAnsi="Calibri" w:cs="Calibri"/>
                    <w:color w:val="000000"/>
                  </w:rPr>
                </w:rPrChange>
              </w:rPr>
              <w:t>8,300</w:t>
            </w:r>
          </w:p>
        </w:tc>
        <w:tc>
          <w:tcPr>
            <w:tcW w:w="810" w:type="dxa"/>
            <w:tcBorders>
              <w:top w:val="nil"/>
              <w:left w:val="nil"/>
              <w:bottom w:val="single" w:sz="4" w:space="0" w:color="auto"/>
              <w:right w:val="single" w:sz="4" w:space="0" w:color="auto"/>
            </w:tcBorders>
            <w:shd w:val="clear" w:color="auto" w:fill="auto"/>
            <w:noWrap/>
            <w:hideMark/>
          </w:tcPr>
          <w:p w14:paraId="7A2A57E0" w14:textId="5BF0392F" w:rsidR="00976EB1" w:rsidRPr="00976EB1" w:rsidRDefault="00976EB1" w:rsidP="00976EB1">
            <w:pPr>
              <w:spacing w:after="0" w:line="276" w:lineRule="auto"/>
              <w:jc w:val="right"/>
              <w:rPr>
                <w:rFonts w:eastAsia="Times New Roman" w:cstheme="minorHAnsi"/>
                <w:color w:val="000000"/>
                <w:sz w:val="16"/>
                <w:szCs w:val="16"/>
                <w:rPrChange w:id="2537" w:author="Alotaibi, Raed" w:date="2019-07-12T12:49:00Z">
                  <w:rPr>
                    <w:rFonts w:ascii="Calibri" w:eastAsia="Times New Roman" w:hAnsi="Calibri" w:cs="Calibri"/>
                    <w:color w:val="000000"/>
                  </w:rPr>
                </w:rPrChange>
              </w:rPr>
              <w:pPrChange w:id="25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615" w:type="dxa"/>
            <w:tcBorders>
              <w:top w:val="nil"/>
              <w:left w:val="nil"/>
              <w:bottom w:val="single" w:sz="4" w:space="0" w:color="auto"/>
              <w:right w:val="single" w:sz="4" w:space="0" w:color="auto"/>
            </w:tcBorders>
            <w:shd w:val="clear" w:color="auto" w:fill="auto"/>
            <w:noWrap/>
            <w:hideMark/>
          </w:tcPr>
          <w:p w14:paraId="457A1F17" w14:textId="7535C036" w:rsidR="00976EB1" w:rsidRPr="00976EB1" w:rsidRDefault="00976EB1" w:rsidP="00976EB1">
            <w:pPr>
              <w:spacing w:after="0" w:line="276" w:lineRule="auto"/>
              <w:jc w:val="right"/>
              <w:rPr>
                <w:rFonts w:eastAsia="Times New Roman" w:cstheme="minorHAnsi"/>
                <w:color w:val="000000"/>
                <w:sz w:val="16"/>
                <w:szCs w:val="16"/>
                <w:rPrChange w:id="2539" w:author="Alotaibi, Raed" w:date="2019-07-12T12:49:00Z">
                  <w:rPr>
                    <w:rFonts w:ascii="Calibri" w:eastAsia="Times New Roman" w:hAnsi="Calibri" w:cs="Calibri"/>
                    <w:color w:val="000000"/>
                  </w:rPr>
                </w:rPrChange>
              </w:rPr>
              <w:pPrChange w:id="25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18.1%</w:t>
            </w:r>
          </w:p>
        </w:tc>
        <w:tc>
          <w:tcPr>
            <w:tcW w:w="759" w:type="dxa"/>
            <w:tcBorders>
              <w:top w:val="nil"/>
              <w:left w:val="nil"/>
              <w:bottom w:val="single" w:sz="4" w:space="0" w:color="auto"/>
              <w:right w:val="single" w:sz="4" w:space="0" w:color="auto"/>
            </w:tcBorders>
            <w:shd w:val="clear" w:color="auto" w:fill="auto"/>
            <w:noWrap/>
            <w:hideMark/>
          </w:tcPr>
          <w:p w14:paraId="790792CA" w14:textId="09A65FDE" w:rsidR="00976EB1" w:rsidRPr="00976EB1" w:rsidRDefault="00976EB1" w:rsidP="00976EB1">
            <w:pPr>
              <w:spacing w:after="0" w:line="276" w:lineRule="auto"/>
              <w:jc w:val="right"/>
              <w:rPr>
                <w:rFonts w:eastAsia="Times New Roman" w:cstheme="minorHAnsi"/>
                <w:color w:val="000000"/>
                <w:sz w:val="16"/>
                <w:szCs w:val="16"/>
                <w:rPrChange w:id="2541" w:author="Alotaibi, Raed" w:date="2019-07-12T12:49:00Z">
                  <w:rPr>
                    <w:rFonts w:ascii="Calibri" w:eastAsia="Times New Roman" w:hAnsi="Calibri" w:cs="Calibri"/>
                    <w:color w:val="000000"/>
                  </w:rPr>
                </w:rPrChange>
              </w:rPr>
              <w:pPrChange w:id="25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786" w:type="dxa"/>
            <w:tcBorders>
              <w:top w:val="nil"/>
              <w:left w:val="nil"/>
              <w:bottom w:val="single" w:sz="4" w:space="0" w:color="auto"/>
              <w:right w:val="single" w:sz="4" w:space="0" w:color="auto"/>
            </w:tcBorders>
            <w:shd w:val="clear" w:color="auto" w:fill="auto"/>
            <w:noWrap/>
            <w:hideMark/>
          </w:tcPr>
          <w:p w14:paraId="32973CA1" w14:textId="159D74B5" w:rsidR="00976EB1" w:rsidRPr="00976EB1" w:rsidRDefault="00976EB1" w:rsidP="00976EB1">
            <w:pPr>
              <w:spacing w:after="0" w:line="276" w:lineRule="auto"/>
              <w:jc w:val="right"/>
              <w:rPr>
                <w:rFonts w:eastAsia="Times New Roman" w:cstheme="minorHAnsi"/>
                <w:color w:val="000000"/>
                <w:sz w:val="16"/>
                <w:szCs w:val="16"/>
                <w:rPrChange w:id="2543" w:author="Alotaibi, Raed" w:date="2019-07-12T12:49:00Z">
                  <w:rPr>
                    <w:rFonts w:ascii="Calibri" w:eastAsia="Times New Roman" w:hAnsi="Calibri" w:cs="Calibri"/>
                    <w:color w:val="000000"/>
                  </w:rPr>
                </w:rPrChange>
              </w:rPr>
              <w:pPrChange w:id="25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EFDC008" w14:textId="24F8460C" w:rsidR="00976EB1" w:rsidRPr="00976EB1" w:rsidRDefault="00976EB1" w:rsidP="00976EB1">
            <w:pPr>
              <w:spacing w:after="0" w:line="276" w:lineRule="auto"/>
              <w:jc w:val="right"/>
              <w:rPr>
                <w:rFonts w:eastAsia="Times New Roman" w:cstheme="minorHAnsi"/>
                <w:color w:val="000000"/>
                <w:sz w:val="16"/>
                <w:szCs w:val="16"/>
                <w:rPrChange w:id="2545" w:author="Alotaibi, Raed" w:date="2019-07-12T12:49:00Z">
                  <w:rPr>
                    <w:rFonts w:ascii="Calibri" w:eastAsia="Times New Roman" w:hAnsi="Calibri" w:cs="Calibri"/>
                    <w:color w:val="000000"/>
                  </w:rPr>
                </w:rPrChange>
              </w:rPr>
              <w:pPrChange w:id="25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17BCE10E" w14:textId="265A74B6" w:rsidR="00976EB1" w:rsidRPr="00976EB1" w:rsidRDefault="00976EB1" w:rsidP="00976EB1">
            <w:pPr>
              <w:spacing w:after="0" w:line="276" w:lineRule="auto"/>
              <w:jc w:val="right"/>
              <w:rPr>
                <w:rFonts w:eastAsia="Times New Roman" w:cstheme="minorHAnsi"/>
                <w:color w:val="000000"/>
                <w:sz w:val="16"/>
                <w:szCs w:val="16"/>
                <w:rPrChange w:id="2547" w:author="Alotaibi, Raed" w:date="2019-07-12T12:49:00Z">
                  <w:rPr>
                    <w:rFonts w:ascii="Calibri" w:eastAsia="Times New Roman" w:hAnsi="Calibri" w:cs="Calibri"/>
                    <w:color w:val="000000"/>
                  </w:rPr>
                </w:rPrChange>
              </w:rPr>
              <w:pPrChange w:id="25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-5.7%</w:t>
            </w:r>
          </w:p>
        </w:tc>
        <w:tc>
          <w:tcPr>
            <w:tcW w:w="861" w:type="dxa"/>
            <w:tcBorders>
              <w:top w:val="nil"/>
              <w:left w:val="nil"/>
              <w:bottom w:val="single" w:sz="4" w:space="0" w:color="auto"/>
              <w:right w:val="single" w:sz="4" w:space="0" w:color="auto"/>
            </w:tcBorders>
            <w:shd w:val="clear" w:color="auto" w:fill="auto"/>
            <w:noWrap/>
            <w:hideMark/>
          </w:tcPr>
          <w:p w14:paraId="44128A29" w14:textId="5E163F07" w:rsidR="00976EB1" w:rsidRPr="00976EB1" w:rsidRDefault="00976EB1" w:rsidP="00976EB1">
            <w:pPr>
              <w:spacing w:after="0" w:line="276" w:lineRule="auto"/>
              <w:jc w:val="right"/>
              <w:rPr>
                <w:rFonts w:eastAsia="Times New Roman" w:cstheme="minorHAnsi"/>
                <w:color w:val="000000"/>
                <w:sz w:val="16"/>
                <w:szCs w:val="16"/>
                <w:rPrChange w:id="2549" w:author="Alotaibi, Raed" w:date="2019-07-12T12:49:00Z">
                  <w:rPr>
                    <w:rFonts w:ascii="Calibri" w:eastAsia="Times New Roman" w:hAnsi="Calibri" w:cs="Calibri"/>
                    <w:color w:val="000000"/>
                  </w:rPr>
                </w:rPrChange>
              </w:rPr>
              <w:pPrChange w:id="25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164B29F4" w14:textId="4EE16845" w:rsidR="00976EB1" w:rsidRPr="00976EB1" w:rsidRDefault="00976EB1" w:rsidP="00976EB1">
            <w:pPr>
              <w:spacing w:after="0" w:line="276" w:lineRule="auto"/>
              <w:jc w:val="right"/>
              <w:rPr>
                <w:rFonts w:eastAsia="Times New Roman" w:cstheme="minorHAnsi"/>
                <w:color w:val="000000"/>
                <w:sz w:val="16"/>
                <w:szCs w:val="16"/>
                <w:rPrChange w:id="2551" w:author="Alotaibi, Raed" w:date="2019-07-12T12:49:00Z">
                  <w:rPr>
                    <w:rFonts w:ascii="Calibri" w:eastAsia="Times New Roman" w:hAnsi="Calibri" w:cs="Calibri"/>
                    <w:color w:val="000000"/>
                  </w:rPr>
                </w:rPrChange>
              </w:rPr>
              <w:pPrChange w:id="25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r>
      <w:tr w:rsidR="00976EB1" w:rsidRPr="00976EB1" w14:paraId="179886F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214ED08" w14:textId="77777777" w:rsidR="00976EB1" w:rsidRPr="00976EB1" w:rsidRDefault="00976EB1" w:rsidP="00976EB1">
            <w:pPr>
              <w:spacing w:after="0" w:line="276" w:lineRule="auto"/>
              <w:rPr>
                <w:rFonts w:eastAsia="Times New Roman" w:cstheme="minorHAnsi"/>
                <w:b/>
                <w:bCs/>
                <w:color w:val="000000"/>
                <w:sz w:val="16"/>
                <w:szCs w:val="16"/>
                <w:rPrChange w:id="2553" w:author="Alotaibi, Raed" w:date="2019-07-12T12:51:00Z">
                  <w:rPr>
                    <w:rFonts w:ascii="Calibri" w:eastAsia="Times New Roman" w:hAnsi="Calibri" w:cs="Calibri"/>
                    <w:b/>
                    <w:bCs/>
                    <w:color w:val="000000"/>
                  </w:rPr>
                </w:rPrChange>
              </w:rPr>
              <w:pPrChange w:id="255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555" w:author="Alotaibi, Raed" w:date="2019-07-12T12:51:00Z">
                  <w:rPr>
                    <w:rFonts w:ascii="Calibri" w:eastAsia="Times New Roman" w:hAnsi="Calibri" w:cs="Calibri"/>
                    <w:b/>
                    <w:bCs/>
                    <w:color w:val="000000"/>
                  </w:rPr>
                </w:rPrChange>
              </w:rPr>
              <w:t>Delaware</w:t>
            </w:r>
          </w:p>
        </w:tc>
        <w:tc>
          <w:tcPr>
            <w:tcW w:w="759" w:type="dxa"/>
            <w:tcBorders>
              <w:top w:val="nil"/>
              <w:left w:val="nil"/>
              <w:bottom w:val="single" w:sz="4" w:space="0" w:color="auto"/>
              <w:right w:val="single" w:sz="4" w:space="0" w:color="auto"/>
            </w:tcBorders>
            <w:shd w:val="clear" w:color="auto" w:fill="auto"/>
            <w:noWrap/>
            <w:vAlign w:val="bottom"/>
            <w:hideMark/>
          </w:tcPr>
          <w:p w14:paraId="57D64836" w14:textId="77777777" w:rsidR="00976EB1" w:rsidRPr="00976EB1" w:rsidRDefault="00976EB1" w:rsidP="00976EB1">
            <w:pPr>
              <w:spacing w:after="0" w:line="276" w:lineRule="auto"/>
              <w:jc w:val="right"/>
              <w:rPr>
                <w:rFonts w:eastAsia="Times New Roman" w:cstheme="minorHAnsi"/>
                <w:color w:val="000000"/>
                <w:sz w:val="16"/>
                <w:szCs w:val="16"/>
                <w:rPrChange w:id="2556" w:author="Alotaibi, Raed" w:date="2019-07-12T12:49:00Z">
                  <w:rPr>
                    <w:rFonts w:ascii="Calibri" w:eastAsia="Times New Roman" w:hAnsi="Calibri" w:cs="Calibri"/>
                    <w:color w:val="000000"/>
                  </w:rPr>
                </w:rPrChange>
              </w:rPr>
              <w:pPrChange w:id="255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58" w:author="Alotaibi, Raed" w:date="2019-07-12T12:49:00Z">
                  <w:rPr>
                    <w:rFonts w:ascii="Calibri" w:eastAsia="Times New Roman" w:hAnsi="Calibri" w:cs="Calibri"/>
                    <w:color w:val="000000"/>
                  </w:rPr>
                </w:rPrChange>
              </w:rPr>
              <w:t>2,200</w:t>
            </w:r>
          </w:p>
        </w:tc>
        <w:tc>
          <w:tcPr>
            <w:tcW w:w="810" w:type="dxa"/>
            <w:tcBorders>
              <w:top w:val="nil"/>
              <w:left w:val="nil"/>
              <w:bottom w:val="single" w:sz="4" w:space="0" w:color="auto"/>
              <w:right w:val="single" w:sz="4" w:space="0" w:color="auto"/>
            </w:tcBorders>
            <w:shd w:val="clear" w:color="auto" w:fill="auto"/>
            <w:noWrap/>
            <w:vAlign w:val="bottom"/>
            <w:hideMark/>
          </w:tcPr>
          <w:p w14:paraId="529D2691" w14:textId="77777777" w:rsidR="00976EB1" w:rsidRPr="00976EB1" w:rsidRDefault="00976EB1" w:rsidP="00976EB1">
            <w:pPr>
              <w:spacing w:after="0" w:line="276" w:lineRule="auto"/>
              <w:jc w:val="right"/>
              <w:rPr>
                <w:rFonts w:eastAsia="Times New Roman" w:cstheme="minorHAnsi"/>
                <w:color w:val="000000"/>
                <w:sz w:val="16"/>
                <w:szCs w:val="16"/>
                <w:rPrChange w:id="2559" w:author="Alotaibi, Raed" w:date="2019-07-12T12:49:00Z">
                  <w:rPr>
                    <w:rFonts w:ascii="Calibri" w:eastAsia="Times New Roman" w:hAnsi="Calibri" w:cs="Calibri"/>
                    <w:color w:val="000000"/>
                    <w:sz w:val="20"/>
                    <w:szCs w:val="20"/>
                  </w:rPr>
                </w:rPrChange>
              </w:rPr>
              <w:pPrChange w:id="256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61" w:author="Alotaibi, Raed" w:date="2019-07-12T12:49:00Z">
                  <w:rPr>
                    <w:rFonts w:ascii="Calibri" w:eastAsia="Times New Roman" w:hAnsi="Calibri" w:cs="Calibri"/>
                    <w:color w:val="000000"/>
                    <w:sz w:val="20"/>
                    <w:szCs w:val="20"/>
                  </w:rPr>
                </w:rPrChange>
              </w:rPr>
              <w:t>400</w:t>
            </w:r>
          </w:p>
        </w:tc>
        <w:tc>
          <w:tcPr>
            <w:tcW w:w="720" w:type="dxa"/>
            <w:tcBorders>
              <w:top w:val="nil"/>
              <w:left w:val="nil"/>
              <w:bottom w:val="single" w:sz="4" w:space="0" w:color="auto"/>
              <w:right w:val="single" w:sz="4" w:space="0" w:color="auto"/>
            </w:tcBorders>
            <w:shd w:val="clear" w:color="auto" w:fill="auto"/>
            <w:noWrap/>
            <w:vAlign w:val="bottom"/>
            <w:hideMark/>
          </w:tcPr>
          <w:p w14:paraId="71DD788A" w14:textId="77777777" w:rsidR="00976EB1" w:rsidRPr="00976EB1" w:rsidRDefault="00976EB1" w:rsidP="00976EB1">
            <w:pPr>
              <w:spacing w:after="0" w:line="276" w:lineRule="auto"/>
              <w:jc w:val="right"/>
              <w:rPr>
                <w:rFonts w:eastAsia="Times New Roman" w:cstheme="minorHAnsi"/>
                <w:color w:val="000000"/>
                <w:sz w:val="16"/>
                <w:szCs w:val="16"/>
                <w:rPrChange w:id="2562" w:author="Alotaibi, Raed" w:date="2019-07-12T12:49:00Z">
                  <w:rPr>
                    <w:rFonts w:ascii="Calibri" w:eastAsia="Times New Roman" w:hAnsi="Calibri" w:cs="Calibri"/>
                    <w:color w:val="000000"/>
                    <w:sz w:val="20"/>
                    <w:szCs w:val="20"/>
                  </w:rPr>
                </w:rPrChange>
              </w:rPr>
              <w:pPrChange w:id="256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64" w:author="Alotaibi, Raed" w:date="2019-07-12T12:49:00Z">
                  <w:rPr>
                    <w:rFonts w:ascii="Calibri" w:eastAsia="Times New Roman" w:hAnsi="Calibri" w:cs="Calibri"/>
                    <w:color w:val="000000"/>
                    <w:sz w:val="20"/>
                    <w:szCs w:val="20"/>
                  </w:rPr>
                </w:rPrChange>
              </w:rPr>
              <w:t>18.2%</w:t>
            </w:r>
          </w:p>
        </w:tc>
        <w:tc>
          <w:tcPr>
            <w:tcW w:w="900" w:type="dxa"/>
            <w:tcBorders>
              <w:top w:val="nil"/>
              <w:left w:val="nil"/>
              <w:bottom w:val="single" w:sz="4" w:space="0" w:color="auto"/>
              <w:right w:val="single" w:sz="4" w:space="0" w:color="auto"/>
            </w:tcBorders>
            <w:shd w:val="clear" w:color="auto" w:fill="auto"/>
            <w:noWrap/>
            <w:vAlign w:val="bottom"/>
            <w:hideMark/>
          </w:tcPr>
          <w:p w14:paraId="58664D9A" w14:textId="77777777" w:rsidR="00976EB1" w:rsidRPr="00976EB1" w:rsidRDefault="00976EB1" w:rsidP="00976EB1">
            <w:pPr>
              <w:spacing w:after="0" w:line="276" w:lineRule="auto"/>
              <w:jc w:val="right"/>
              <w:rPr>
                <w:rFonts w:eastAsia="Times New Roman" w:cstheme="minorHAnsi"/>
                <w:color w:val="000000"/>
                <w:sz w:val="16"/>
                <w:szCs w:val="16"/>
                <w:rPrChange w:id="2565" w:author="Alotaibi, Raed" w:date="2019-07-12T12:49:00Z">
                  <w:rPr>
                    <w:rFonts w:ascii="Calibri" w:eastAsia="Times New Roman" w:hAnsi="Calibri" w:cs="Calibri"/>
                    <w:color w:val="000000"/>
                  </w:rPr>
                </w:rPrChange>
              </w:rPr>
              <w:pPrChange w:id="25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67" w:author="Alotaibi, Raed" w:date="2019-07-12T12:49:00Z">
                  <w:rPr>
                    <w:rFonts w:ascii="Calibri" w:eastAsia="Times New Roman" w:hAnsi="Calibri" w:cs="Calibri"/>
                    <w:color w:val="000000"/>
                  </w:rPr>
                </w:rPrChange>
              </w:rPr>
              <w:t>2,000</w:t>
            </w:r>
          </w:p>
        </w:tc>
        <w:tc>
          <w:tcPr>
            <w:tcW w:w="810" w:type="dxa"/>
            <w:tcBorders>
              <w:top w:val="nil"/>
              <w:left w:val="nil"/>
              <w:bottom w:val="single" w:sz="4" w:space="0" w:color="auto"/>
              <w:right w:val="single" w:sz="4" w:space="0" w:color="auto"/>
            </w:tcBorders>
            <w:shd w:val="clear" w:color="auto" w:fill="auto"/>
            <w:noWrap/>
            <w:hideMark/>
          </w:tcPr>
          <w:p w14:paraId="67BBF65E" w14:textId="54E0698E" w:rsidR="00976EB1" w:rsidRPr="00976EB1" w:rsidRDefault="00976EB1" w:rsidP="00976EB1">
            <w:pPr>
              <w:spacing w:after="0" w:line="276" w:lineRule="auto"/>
              <w:jc w:val="right"/>
              <w:rPr>
                <w:rFonts w:eastAsia="Times New Roman" w:cstheme="minorHAnsi"/>
                <w:color w:val="000000"/>
                <w:sz w:val="16"/>
                <w:szCs w:val="16"/>
                <w:rPrChange w:id="2568" w:author="Alotaibi, Raed" w:date="2019-07-12T12:49:00Z">
                  <w:rPr>
                    <w:rFonts w:ascii="Calibri" w:eastAsia="Times New Roman" w:hAnsi="Calibri" w:cs="Calibri"/>
                    <w:color w:val="000000"/>
                  </w:rPr>
                </w:rPrChange>
              </w:rPr>
              <w:pPrChange w:id="25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615" w:type="dxa"/>
            <w:tcBorders>
              <w:top w:val="nil"/>
              <w:left w:val="nil"/>
              <w:bottom w:val="single" w:sz="4" w:space="0" w:color="auto"/>
              <w:right w:val="single" w:sz="4" w:space="0" w:color="auto"/>
            </w:tcBorders>
            <w:shd w:val="clear" w:color="auto" w:fill="auto"/>
            <w:noWrap/>
            <w:hideMark/>
          </w:tcPr>
          <w:p w14:paraId="30E763CB" w14:textId="320EFF07" w:rsidR="00976EB1" w:rsidRPr="00976EB1" w:rsidRDefault="00976EB1" w:rsidP="00976EB1">
            <w:pPr>
              <w:spacing w:after="0" w:line="276" w:lineRule="auto"/>
              <w:jc w:val="right"/>
              <w:rPr>
                <w:rFonts w:eastAsia="Times New Roman" w:cstheme="minorHAnsi"/>
                <w:color w:val="000000"/>
                <w:sz w:val="16"/>
                <w:szCs w:val="16"/>
                <w:rPrChange w:id="2570" w:author="Alotaibi, Raed" w:date="2019-07-12T12:49:00Z">
                  <w:rPr>
                    <w:rFonts w:ascii="Calibri" w:eastAsia="Times New Roman" w:hAnsi="Calibri" w:cs="Calibri"/>
                    <w:color w:val="000000"/>
                  </w:rPr>
                </w:rPrChange>
              </w:rPr>
              <w:pPrChange w:id="25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37EC2EF3" w14:textId="1D86A69B" w:rsidR="00976EB1" w:rsidRPr="00976EB1" w:rsidRDefault="00976EB1" w:rsidP="00976EB1">
            <w:pPr>
              <w:spacing w:after="0" w:line="276" w:lineRule="auto"/>
              <w:jc w:val="right"/>
              <w:rPr>
                <w:rFonts w:eastAsia="Times New Roman" w:cstheme="minorHAnsi"/>
                <w:color w:val="000000"/>
                <w:sz w:val="16"/>
                <w:szCs w:val="16"/>
                <w:rPrChange w:id="2572" w:author="Alotaibi, Raed" w:date="2019-07-12T12:49:00Z">
                  <w:rPr>
                    <w:rFonts w:ascii="Calibri" w:eastAsia="Times New Roman" w:hAnsi="Calibri" w:cs="Calibri"/>
                    <w:color w:val="000000"/>
                  </w:rPr>
                </w:rPrChange>
              </w:rPr>
              <w:pPrChange w:id="25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786" w:type="dxa"/>
            <w:tcBorders>
              <w:top w:val="nil"/>
              <w:left w:val="nil"/>
              <w:bottom w:val="single" w:sz="4" w:space="0" w:color="auto"/>
              <w:right w:val="single" w:sz="4" w:space="0" w:color="auto"/>
            </w:tcBorders>
            <w:shd w:val="clear" w:color="auto" w:fill="auto"/>
            <w:noWrap/>
            <w:hideMark/>
          </w:tcPr>
          <w:p w14:paraId="7AD1EFB3" w14:textId="428627D3" w:rsidR="00976EB1" w:rsidRPr="00976EB1" w:rsidRDefault="00976EB1" w:rsidP="00976EB1">
            <w:pPr>
              <w:spacing w:after="0" w:line="276" w:lineRule="auto"/>
              <w:jc w:val="right"/>
              <w:rPr>
                <w:rFonts w:eastAsia="Times New Roman" w:cstheme="minorHAnsi"/>
                <w:color w:val="000000"/>
                <w:sz w:val="16"/>
                <w:szCs w:val="16"/>
                <w:rPrChange w:id="2574" w:author="Alotaibi, Raed" w:date="2019-07-12T12:49:00Z">
                  <w:rPr>
                    <w:rFonts w:ascii="Calibri" w:eastAsia="Times New Roman" w:hAnsi="Calibri" w:cs="Calibri"/>
                    <w:color w:val="000000"/>
                  </w:rPr>
                </w:rPrChange>
              </w:rPr>
              <w:pPrChange w:id="25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2E5948B" w14:textId="70CFC61E" w:rsidR="00976EB1" w:rsidRPr="00976EB1" w:rsidRDefault="00976EB1" w:rsidP="00976EB1">
            <w:pPr>
              <w:spacing w:after="0" w:line="276" w:lineRule="auto"/>
              <w:jc w:val="right"/>
              <w:rPr>
                <w:rFonts w:eastAsia="Times New Roman" w:cstheme="minorHAnsi"/>
                <w:color w:val="000000"/>
                <w:sz w:val="16"/>
                <w:szCs w:val="16"/>
                <w:rPrChange w:id="2576" w:author="Alotaibi, Raed" w:date="2019-07-12T12:49:00Z">
                  <w:rPr>
                    <w:rFonts w:ascii="Calibri" w:eastAsia="Times New Roman" w:hAnsi="Calibri" w:cs="Calibri"/>
                    <w:color w:val="000000"/>
                  </w:rPr>
                </w:rPrChange>
              </w:rPr>
              <w:pPrChange w:id="25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-3.2%</w:t>
            </w:r>
          </w:p>
        </w:tc>
        <w:tc>
          <w:tcPr>
            <w:tcW w:w="759" w:type="dxa"/>
            <w:tcBorders>
              <w:top w:val="nil"/>
              <w:left w:val="nil"/>
              <w:bottom w:val="single" w:sz="4" w:space="0" w:color="auto"/>
              <w:right w:val="single" w:sz="4" w:space="0" w:color="auto"/>
            </w:tcBorders>
            <w:shd w:val="clear" w:color="auto" w:fill="auto"/>
            <w:noWrap/>
            <w:hideMark/>
          </w:tcPr>
          <w:p w14:paraId="1C8095B4" w14:textId="3B73D1BF" w:rsidR="00976EB1" w:rsidRPr="00976EB1" w:rsidRDefault="00976EB1" w:rsidP="00976EB1">
            <w:pPr>
              <w:spacing w:after="0" w:line="276" w:lineRule="auto"/>
              <w:jc w:val="right"/>
              <w:rPr>
                <w:rFonts w:eastAsia="Times New Roman" w:cstheme="minorHAnsi"/>
                <w:color w:val="000000"/>
                <w:sz w:val="16"/>
                <w:szCs w:val="16"/>
                <w:rPrChange w:id="2578" w:author="Alotaibi, Raed" w:date="2019-07-12T12:49:00Z">
                  <w:rPr>
                    <w:rFonts w:ascii="Calibri" w:eastAsia="Times New Roman" w:hAnsi="Calibri" w:cs="Calibri"/>
                    <w:color w:val="000000"/>
                  </w:rPr>
                </w:rPrChange>
              </w:rPr>
              <w:pPrChange w:id="25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-9.1%</w:t>
            </w:r>
          </w:p>
        </w:tc>
        <w:tc>
          <w:tcPr>
            <w:tcW w:w="861" w:type="dxa"/>
            <w:tcBorders>
              <w:top w:val="nil"/>
              <w:left w:val="nil"/>
              <w:bottom w:val="single" w:sz="4" w:space="0" w:color="auto"/>
              <w:right w:val="single" w:sz="4" w:space="0" w:color="auto"/>
            </w:tcBorders>
            <w:shd w:val="clear" w:color="auto" w:fill="auto"/>
            <w:noWrap/>
            <w:hideMark/>
          </w:tcPr>
          <w:p w14:paraId="0BFBE1E0" w14:textId="3C3F3470" w:rsidR="00976EB1" w:rsidRPr="00976EB1" w:rsidRDefault="00976EB1" w:rsidP="00976EB1">
            <w:pPr>
              <w:spacing w:after="0" w:line="276" w:lineRule="auto"/>
              <w:jc w:val="right"/>
              <w:rPr>
                <w:rFonts w:eastAsia="Times New Roman" w:cstheme="minorHAnsi"/>
                <w:color w:val="000000"/>
                <w:sz w:val="16"/>
                <w:szCs w:val="16"/>
                <w:rPrChange w:id="2580" w:author="Alotaibi, Raed" w:date="2019-07-12T12:49:00Z">
                  <w:rPr>
                    <w:rFonts w:ascii="Calibri" w:eastAsia="Times New Roman" w:hAnsi="Calibri" w:cs="Calibri"/>
                    <w:color w:val="000000"/>
                  </w:rPr>
                </w:rPrChange>
              </w:rPr>
              <w:pPrChange w:id="25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-25.0%</w:t>
            </w:r>
          </w:p>
        </w:tc>
        <w:tc>
          <w:tcPr>
            <w:tcW w:w="810" w:type="dxa"/>
            <w:tcBorders>
              <w:top w:val="nil"/>
              <w:left w:val="nil"/>
              <w:bottom w:val="single" w:sz="4" w:space="0" w:color="auto"/>
              <w:right w:val="single" w:sz="4" w:space="0" w:color="auto"/>
            </w:tcBorders>
            <w:shd w:val="clear" w:color="auto" w:fill="auto"/>
            <w:noWrap/>
            <w:hideMark/>
          </w:tcPr>
          <w:p w14:paraId="59150CCA" w14:textId="1BDE12C6" w:rsidR="00976EB1" w:rsidRPr="00976EB1" w:rsidRDefault="00976EB1" w:rsidP="00976EB1">
            <w:pPr>
              <w:spacing w:after="0" w:line="276" w:lineRule="auto"/>
              <w:jc w:val="right"/>
              <w:rPr>
                <w:rFonts w:eastAsia="Times New Roman" w:cstheme="minorHAnsi"/>
                <w:color w:val="000000"/>
                <w:sz w:val="16"/>
                <w:szCs w:val="16"/>
                <w:rPrChange w:id="2582" w:author="Alotaibi, Raed" w:date="2019-07-12T12:49:00Z">
                  <w:rPr>
                    <w:rFonts w:ascii="Calibri" w:eastAsia="Times New Roman" w:hAnsi="Calibri" w:cs="Calibri"/>
                    <w:color w:val="000000"/>
                  </w:rPr>
                </w:rPrChange>
              </w:rPr>
              <w:pPrChange w:id="25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-17.5%</w:t>
            </w:r>
          </w:p>
        </w:tc>
      </w:tr>
      <w:tr w:rsidR="00976EB1" w:rsidRPr="00976EB1" w14:paraId="37FDE1F3"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17F5713" w14:textId="77777777" w:rsidR="00976EB1" w:rsidRPr="00976EB1" w:rsidRDefault="00976EB1" w:rsidP="00976EB1">
            <w:pPr>
              <w:spacing w:after="0" w:line="276" w:lineRule="auto"/>
              <w:rPr>
                <w:rFonts w:eastAsia="Times New Roman" w:cstheme="minorHAnsi"/>
                <w:b/>
                <w:bCs/>
                <w:color w:val="000000"/>
                <w:sz w:val="16"/>
                <w:szCs w:val="16"/>
                <w:rPrChange w:id="2584" w:author="Alotaibi, Raed" w:date="2019-07-12T12:51:00Z">
                  <w:rPr>
                    <w:rFonts w:ascii="Calibri" w:eastAsia="Times New Roman" w:hAnsi="Calibri" w:cs="Calibri"/>
                    <w:b/>
                    <w:bCs/>
                    <w:color w:val="000000"/>
                  </w:rPr>
                </w:rPrChange>
              </w:rPr>
              <w:pPrChange w:id="258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586" w:author="Alotaibi, Raed" w:date="2019-07-12T12:51:00Z">
                  <w:rPr>
                    <w:rFonts w:ascii="Calibri" w:eastAsia="Times New Roman" w:hAnsi="Calibri" w:cs="Calibri"/>
                    <w:b/>
                    <w:bCs/>
                    <w:color w:val="000000"/>
                  </w:rPr>
                </w:rPrChange>
              </w:rPr>
              <w:t>D.C.</w:t>
            </w:r>
          </w:p>
        </w:tc>
        <w:tc>
          <w:tcPr>
            <w:tcW w:w="759" w:type="dxa"/>
            <w:tcBorders>
              <w:top w:val="nil"/>
              <w:left w:val="nil"/>
              <w:bottom w:val="single" w:sz="4" w:space="0" w:color="auto"/>
              <w:right w:val="single" w:sz="4" w:space="0" w:color="auto"/>
            </w:tcBorders>
            <w:shd w:val="clear" w:color="auto" w:fill="auto"/>
            <w:noWrap/>
            <w:vAlign w:val="bottom"/>
            <w:hideMark/>
          </w:tcPr>
          <w:p w14:paraId="1D3C5277" w14:textId="77777777" w:rsidR="00976EB1" w:rsidRPr="00976EB1" w:rsidRDefault="00976EB1" w:rsidP="00976EB1">
            <w:pPr>
              <w:spacing w:after="0" w:line="276" w:lineRule="auto"/>
              <w:jc w:val="right"/>
              <w:rPr>
                <w:rFonts w:eastAsia="Times New Roman" w:cstheme="minorHAnsi"/>
                <w:color w:val="000000"/>
                <w:sz w:val="16"/>
                <w:szCs w:val="16"/>
                <w:rPrChange w:id="2587" w:author="Alotaibi, Raed" w:date="2019-07-12T12:49:00Z">
                  <w:rPr>
                    <w:rFonts w:ascii="Calibri" w:eastAsia="Times New Roman" w:hAnsi="Calibri" w:cs="Calibri"/>
                    <w:color w:val="000000"/>
                  </w:rPr>
                </w:rPrChange>
              </w:rPr>
              <w:pPrChange w:id="258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89" w:author="Alotaibi, Raed" w:date="2019-07-12T12:49:00Z">
                  <w:rPr>
                    <w:rFonts w:ascii="Calibri" w:eastAsia="Times New Roman" w:hAnsi="Calibri" w:cs="Calibri"/>
                    <w:color w:val="000000"/>
                  </w:rPr>
                </w:rPrChange>
              </w:rPr>
              <w:t>1,100</w:t>
            </w:r>
          </w:p>
        </w:tc>
        <w:tc>
          <w:tcPr>
            <w:tcW w:w="810" w:type="dxa"/>
            <w:tcBorders>
              <w:top w:val="nil"/>
              <w:left w:val="nil"/>
              <w:bottom w:val="single" w:sz="4" w:space="0" w:color="auto"/>
              <w:right w:val="single" w:sz="4" w:space="0" w:color="auto"/>
            </w:tcBorders>
            <w:shd w:val="clear" w:color="auto" w:fill="auto"/>
            <w:noWrap/>
            <w:vAlign w:val="bottom"/>
            <w:hideMark/>
          </w:tcPr>
          <w:p w14:paraId="2E345B8D" w14:textId="77777777" w:rsidR="00976EB1" w:rsidRPr="00976EB1" w:rsidRDefault="00976EB1" w:rsidP="00976EB1">
            <w:pPr>
              <w:spacing w:after="0" w:line="276" w:lineRule="auto"/>
              <w:jc w:val="right"/>
              <w:rPr>
                <w:rFonts w:eastAsia="Times New Roman" w:cstheme="minorHAnsi"/>
                <w:color w:val="000000"/>
                <w:sz w:val="16"/>
                <w:szCs w:val="16"/>
                <w:rPrChange w:id="2590" w:author="Alotaibi, Raed" w:date="2019-07-12T12:49:00Z">
                  <w:rPr>
                    <w:rFonts w:ascii="Calibri" w:eastAsia="Times New Roman" w:hAnsi="Calibri" w:cs="Calibri"/>
                    <w:color w:val="000000"/>
                    <w:sz w:val="20"/>
                    <w:szCs w:val="20"/>
                  </w:rPr>
                </w:rPrChange>
              </w:rPr>
              <w:pPrChange w:id="259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92" w:author="Alotaibi, Raed" w:date="2019-07-12T12:49:00Z">
                  <w:rPr>
                    <w:rFonts w:ascii="Calibri" w:eastAsia="Times New Roman" w:hAnsi="Calibri" w:cs="Calibri"/>
                    <w:color w:val="000000"/>
                    <w:sz w:val="20"/>
                    <w:szCs w:val="20"/>
                  </w:rPr>
                </w:rPrChange>
              </w:rPr>
              <w:t>300</w:t>
            </w:r>
          </w:p>
        </w:tc>
        <w:tc>
          <w:tcPr>
            <w:tcW w:w="720" w:type="dxa"/>
            <w:tcBorders>
              <w:top w:val="nil"/>
              <w:left w:val="nil"/>
              <w:bottom w:val="single" w:sz="4" w:space="0" w:color="auto"/>
              <w:right w:val="single" w:sz="4" w:space="0" w:color="auto"/>
            </w:tcBorders>
            <w:shd w:val="clear" w:color="auto" w:fill="auto"/>
            <w:noWrap/>
            <w:vAlign w:val="bottom"/>
            <w:hideMark/>
          </w:tcPr>
          <w:p w14:paraId="29A8EC2B" w14:textId="77777777" w:rsidR="00976EB1" w:rsidRPr="00976EB1" w:rsidRDefault="00976EB1" w:rsidP="00976EB1">
            <w:pPr>
              <w:spacing w:after="0" w:line="276" w:lineRule="auto"/>
              <w:jc w:val="right"/>
              <w:rPr>
                <w:rFonts w:eastAsia="Times New Roman" w:cstheme="minorHAnsi"/>
                <w:color w:val="000000"/>
                <w:sz w:val="16"/>
                <w:szCs w:val="16"/>
                <w:rPrChange w:id="2593" w:author="Alotaibi, Raed" w:date="2019-07-12T12:49:00Z">
                  <w:rPr>
                    <w:rFonts w:ascii="Calibri" w:eastAsia="Times New Roman" w:hAnsi="Calibri" w:cs="Calibri"/>
                    <w:color w:val="000000"/>
                    <w:sz w:val="20"/>
                    <w:szCs w:val="20"/>
                  </w:rPr>
                </w:rPrChange>
              </w:rPr>
              <w:pPrChange w:id="259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95" w:author="Alotaibi, Raed" w:date="2019-07-12T12:49:00Z">
                  <w:rPr>
                    <w:rFonts w:ascii="Calibri" w:eastAsia="Times New Roman" w:hAnsi="Calibri" w:cs="Calibri"/>
                    <w:color w:val="000000"/>
                    <w:sz w:val="20"/>
                    <w:szCs w:val="20"/>
                  </w:rPr>
                </w:rPrChange>
              </w:rPr>
              <w:t>27.3%</w:t>
            </w:r>
          </w:p>
        </w:tc>
        <w:tc>
          <w:tcPr>
            <w:tcW w:w="900" w:type="dxa"/>
            <w:tcBorders>
              <w:top w:val="nil"/>
              <w:left w:val="nil"/>
              <w:bottom w:val="single" w:sz="4" w:space="0" w:color="auto"/>
              <w:right w:val="single" w:sz="4" w:space="0" w:color="auto"/>
            </w:tcBorders>
            <w:shd w:val="clear" w:color="auto" w:fill="auto"/>
            <w:noWrap/>
            <w:vAlign w:val="bottom"/>
            <w:hideMark/>
          </w:tcPr>
          <w:p w14:paraId="5078ED16" w14:textId="77777777" w:rsidR="00976EB1" w:rsidRPr="00976EB1" w:rsidRDefault="00976EB1" w:rsidP="00976EB1">
            <w:pPr>
              <w:spacing w:after="0" w:line="276" w:lineRule="auto"/>
              <w:jc w:val="right"/>
              <w:rPr>
                <w:rFonts w:eastAsia="Times New Roman" w:cstheme="minorHAnsi"/>
                <w:color w:val="000000"/>
                <w:sz w:val="16"/>
                <w:szCs w:val="16"/>
                <w:rPrChange w:id="2596" w:author="Alotaibi, Raed" w:date="2019-07-12T12:49:00Z">
                  <w:rPr>
                    <w:rFonts w:ascii="Calibri" w:eastAsia="Times New Roman" w:hAnsi="Calibri" w:cs="Calibri"/>
                    <w:color w:val="000000"/>
                  </w:rPr>
                </w:rPrChange>
              </w:rPr>
              <w:pPrChange w:id="25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598" w:author="Alotaibi, Raed" w:date="2019-07-12T12:49:00Z">
                  <w:rPr>
                    <w:rFonts w:ascii="Calibri" w:eastAsia="Times New Roman" w:hAnsi="Calibri" w:cs="Calibri"/>
                    <w:color w:val="000000"/>
                  </w:rPr>
                </w:rPrChange>
              </w:rPr>
              <w:t>1,400</w:t>
            </w:r>
          </w:p>
        </w:tc>
        <w:tc>
          <w:tcPr>
            <w:tcW w:w="810" w:type="dxa"/>
            <w:tcBorders>
              <w:top w:val="nil"/>
              <w:left w:val="nil"/>
              <w:bottom w:val="single" w:sz="4" w:space="0" w:color="auto"/>
              <w:right w:val="single" w:sz="4" w:space="0" w:color="auto"/>
            </w:tcBorders>
            <w:shd w:val="clear" w:color="auto" w:fill="auto"/>
            <w:noWrap/>
            <w:hideMark/>
          </w:tcPr>
          <w:p w14:paraId="4A2C3910" w14:textId="06130E87" w:rsidR="00976EB1" w:rsidRPr="00976EB1" w:rsidRDefault="00976EB1" w:rsidP="00976EB1">
            <w:pPr>
              <w:spacing w:after="0" w:line="276" w:lineRule="auto"/>
              <w:jc w:val="right"/>
              <w:rPr>
                <w:rFonts w:eastAsia="Times New Roman" w:cstheme="minorHAnsi"/>
                <w:color w:val="000000"/>
                <w:sz w:val="16"/>
                <w:szCs w:val="16"/>
                <w:rPrChange w:id="2599" w:author="Alotaibi, Raed" w:date="2019-07-12T12:49:00Z">
                  <w:rPr>
                    <w:rFonts w:ascii="Calibri" w:eastAsia="Times New Roman" w:hAnsi="Calibri" w:cs="Calibri"/>
                    <w:color w:val="000000"/>
                  </w:rPr>
                </w:rPrChange>
              </w:rPr>
              <w:pPrChange w:id="26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615" w:type="dxa"/>
            <w:tcBorders>
              <w:top w:val="nil"/>
              <w:left w:val="nil"/>
              <w:bottom w:val="single" w:sz="4" w:space="0" w:color="auto"/>
              <w:right w:val="single" w:sz="4" w:space="0" w:color="auto"/>
            </w:tcBorders>
            <w:shd w:val="clear" w:color="auto" w:fill="auto"/>
            <w:noWrap/>
            <w:hideMark/>
          </w:tcPr>
          <w:p w14:paraId="1D95ED03" w14:textId="20080764" w:rsidR="00976EB1" w:rsidRPr="00976EB1" w:rsidRDefault="00976EB1" w:rsidP="00976EB1">
            <w:pPr>
              <w:spacing w:after="0" w:line="276" w:lineRule="auto"/>
              <w:jc w:val="right"/>
              <w:rPr>
                <w:rFonts w:eastAsia="Times New Roman" w:cstheme="minorHAnsi"/>
                <w:color w:val="000000"/>
                <w:sz w:val="16"/>
                <w:szCs w:val="16"/>
                <w:rPrChange w:id="2601" w:author="Alotaibi, Raed" w:date="2019-07-12T12:49:00Z">
                  <w:rPr>
                    <w:rFonts w:ascii="Calibri" w:eastAsia="Times New Roman" w:hAnsi="Calibri" w:cs="Calibri"/>
                    <w:color w:val="000000"/>
                  </w:rPr>
                </w:rPrChange>
              </w:rPr>
              <w:pPrChange w:id="26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28.6%</w:t>
            </w:r>
          </w:p>
        </w:tc>
        <w:tc>
          <w:tcPr>
            <w:tcW w:w="759" w:type="dxa"/>
            <w:tcBorders>
              <w:top w:val="nil"/>
              <w:left w:val="nil"/>
              <w:bottom w:val="single" w:sz="4" w:space="0" w:color="auto"/>
              <w:right w:val="single" w:sz="4" w:space="0" w:color="auto"/>
            </w:tcBorders>
            <w:shd w:val="clear" w:color="auto" w:fill="auto"/>
            <w:noWrap/>
            <w:hideMark/>
          </w:tcPr>
          <w:p w14:paraId="1BB24989" w14:textId="5D423BC8" w:rsidR="00976EB1" w:rsidRPr="00976EB1" w:rsidRDefault="00976EB1" w:rsidP="00976EB1">
            <w:pPr>
              <w:spacing w:after="0" w:line="276" w:lineRule="auto"/>
              <w:jc w:val="right"/>
              <w:rPr>
                <w:rFonts w:eastAsia="Times New Roman" w:cstheme="minorHAnsi"/>
                <w:color w:val="000000"/>
                <w:sz w:val="16"/>
                <w:szCs w:val="16"/>
                <w:rPrChange w:id="2603" w:author="Alotaibi, Raed" w:date="2019-07-12T12:49:00Z">
                  <w:rPr>
                    <w:rFonts w:ascii="Calibri" w:eastAsia="Times New Roman" w:hAnsi="Calibri" w:cs="Calibri"/>
                    <w:color w:val="000000"/>
                  </w:rPr>
                </w:rPrChange>
              </w:rPr>
              <w:pPrChange w:id="260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21BBBE26" w14:textId="7ABF5BE8" w:rsidR="00976EB1" w:rsidRPr="00976EB1" w:rsidRDefault="00976EB1" w:rsidP="00976EB1">
            <w:pPr>
              <w:spacing w:after="0" w:line="276" w:lineRule="auto"/>
              <w:jc w:val="right"/>
              <w:rPr>
                <w:rFonts w:eastAsia="Times New Roman" w:cstheme="minorHAnsi"/>
                <w:color w:val="000000"/>
                <w:sz w:val="16"/>
                <w:szCs w:val="16"/>
                <w:rPrChange w:id="2605" w:author="Alotaibi, Raed" w:date="2019-07-12T12:49:00Z">
                  <w:rPr>
                    <w:rFonts w:ascii="Calibri" w:eastAsia="Times New Roman" w:hAnsi="Calibri" w:cs="Calibri"/>
                    <w:color w:val="000000"/>
                  </w:rPr>
                </w:rPrChange>
              </w:rPr>
              <w:pPrChange w:id="26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A7A862E" w14:textId="1BF3E555" w:rsidR="00976EB1" w:rsidRPr="00976EB1" w:rsidRDefault="00976EB1" w:rsidP="00976EB1">
            <w:pPr>
              <w:spacing w:after="0" w:line="276" w:lineRule="auto"/>
              <w:jc w:val="right"/>
              <w:rPr>
                <w:rFonts w:eastAsia="Times New Roman" w:cstheme="minorHAnsi"/>
                <w:color w:val="000000"/>
                <w:sz w:val="16"/>
                <w:szCs w:val="16"/>
                <w:rPrChange w:id="2607" w:author="Alotaibi, Raed" w:date="2019-07-12T12:49:00Z">
                  <w:rPr>
                    <w:rFonts w:ascii="Calibri" w:eastAsia="Times New Roman" w:hAnsi="Calibri" w:cs="Calibri"/>
                    <w:color w:val="000000"/>
                  </w:rPr>
                </w:rPrChange>
              </w:rPr>
              <w:pPrChange w:id="260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w:t>
            </w:r>
          </w:p>
        </w:tc>
        <w:tc>
          <w:tcPr>
            <w:tcW w:w="759" w:type="dxa"/>
            <w:tcBorders>
              <w:top w:val="nil"/>
              <w:left w:val="nil"/>
              <w:bottom w:val="single" w:sz="4" w:space="0" w:color="auto"/>
              <w:right w:val="single" w:sz="4" w:space="0" w:color="auto"/>
            </w:tcBorders>
            <w:shd w:val="clear" w:color="auto" w:fill="auto"/>
            <w:noWrap/>
            <w:hideMark/>
          </w:tcPr>
          <w:p w14:paraId="097A6C67" w14:textId="1BACA203" w:rsidR="00976EB1" w:rsidRPr="00976EB1" w:rsidRDefault="00976EB1" w:rsidP="00976EB1">
            <w:pPr>
              <w:spacing w:after="0" w:line="276" w:lineRule="auto"/>
              <w:jc w:val="right"/>
              <w:rPr>
                <w:rFonts w:eastAsia="Times New Roman" w:cstheme="minorHAnsi"/>
                <w:color w:val="000000"/>
                <w:sz w:val="16"/>
                <w:szCs w:val="16"/>
                <w:rPrChange w:id="2609" w:author="Alotaibi, Raed" w:date="2019-07-12T12:49:00Z">
                  <w:rPr>
                    <w:rFonts w:ascii="Calibri" w:eastAsia="Times New Roman" w:hAnsi="Calibri" w:cs="Calibri"/>
                    <w:color w:val="000000"/>
                  </w:rPr>
                </w:rPrChange>
              </w:rPr>
              <w:pPrChange w:id="26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27.3%</w:t>
            </w:r>
          </w:p>
        </w:tc>
        <w:tc>
          <w:tcPr>
            <w:tcW w:w="861" w:type="dxa"/>
            <w:tcBorders>
              <w:top w:val="nil"/>
              <w:left w:val="nil"/>
              <w:bottom w:val="single" w:sz="4" w:space="0" w:color="auto"/>
              <w:right w:val="single" w:sz="4" w:space="0" w:color="auto"/>
            </w:tcBorders>
            <w:shd w:val="clear" w:color="auto" w:fill="auto"/>
            <w:noWrap/>
            <w:hideMark/>
          </w:tcPr>
          <w:p w14:paraId="389D6F27" w14:textId="70B7F511" w:rsidR="00976EB1" w:rsidRPr="00976EB1" w:rsidRDefault="00976EB1" w:rsidP="00976EB1">
            <w:pPr>
              <w:spacing w:after="0" w:line="276" w:lineRule="auto"/>
              <w:jc w:val="right"/>
              <w:rPr>
                <w:rFonts w:eastAsia="Times New Roman" w:cstheme="minorHAnsi"/>
                <w:color w:val="000000"/>
                <w:sz w:val="16"/>
                <w:szCs w:val="16"/>
                <w:rPrChange w:id="2611" w:author="Alotaibi, Raed" w:date="2019-07-12T12:49:00Z">
                  <w:rPr>
                    <w:rFonts w:ascii="Calibri" w:eastAsia="Times New Roman" w:hAnsi="Calibri" w:cs="Calibri"/>
                    <w:color w:val="000000"/>
                  </w:rPr>
                </w:rPrChange>
              </w:rPr>
              <w:pPrChange w:id="261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33.3%</w:t>
            </w:r>
          </w:p>
        </w:tc>
        <w:tc>
          <w:tcPr>
            <w:tcW w:w="810" w:type="dxa"/>
            <w:tcBorders>
              <w:top w:val="nil"/>
              <w:left w:val="nil"/>
              <w:bottom w:val="single" w:sz="4" w:space="0" w:color="auto"/>
              <w:right w:val="single" w:sz="4" w:space="0" w:color="auto"/>
            </w:tcBorders>
            <w:shd w:val="clear" w:color="auto" w:fill="auto"/>
            <w:noWrap/>
            <w:hideMark/>
          </w:tcPr>
          <w:p w14:paraId="0ABE0CCE" w14:textId="57D9EB01" w:rsidR="00976EB1" w:rsidRPr="00976EB1" w:rsidRDefault="00976EB1" w:rsidP="00976EB1">
            <w:pPr>
              <w:spacing w:after="0" w:line="276" w:lineRule="auto"/>
              <w:jc w:val="right"/>
              <w:rPr>
                <w:rFonts w:eastAsia="Times New Roman" w:cstheme="minorHAnsi"/>
                <w:color w:val="000000"/>
                <w:sz w:val="16"/>
                <w:szCs w:val="16"/>
                <w:rPrChange w:id="2613" w:author="Alotaibi, Raed" w:date="2019-07-12T12:49:00Z">
                  <w:rPr>
                    <w:rFonts w:ascii="Calibri" w:eastAsia="Times New Roman" w:hAnsi="Calibri" w:cs="Calibri"/>
                    <w:color w:val="000000"/>
                  </w:rPr>
                </w:rPrChange>
              </w:rPr>
              <w:pPrChange w:id="26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r>
      <w:tr w:rsidR="00976EB1" w:rsidRPr="00976EB1" w14:paraId="142B3D9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1D1FA13" w14:textId="77777777" w:rsidR="00976EB1" w:rsidRPr="00976EB1" w:rsidRDefault="00976EB1" w:rsidP="00976EB1">
            <w:pPr>
              <w:spacing w:after="0" w:line="276" w:lineRule="auto"/>
              <w:rPr>
                <w:rFonts w:eastAsia="Times New Roman" w:cstheme="minorHAnsi"/>
                <w:b/>
                <w:bCs/>
                <w:color w:val="000000"/>
                <w:sz w:val="16"/>
                <w:szCs w:val="16"/>
                <w:rPrChange w:id="2615" w:author="Alotaibi, Raed" w:date="2019-07-12T12:51:00Z">
                  <w:rPr>
                    <w:rFonts w:ascii="Calibri" w:eastAsia="Times New Roman" w:hAnsi="Calibri" w:cs="Calibri"/>
                    <w:b/>
                    <w:bCs/>
                    <w:color w:val="000000"/>
                  </w:rPr>
                </w:rPrChange>
              </w:rPr>
              <w:pPrChange w:id="261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17" w:author="Alotaibi, Raed" w:date="2019-07-12T12:51:00Z">
                  <w:rPr>
                    <w:rFonts w:ascii="Calibri" w:eastAsia="Times New Roman" w:hAnsi="Calibri" w:cs="Calibri"/>
                    <w:b/>
                    <w:bCs/>
                    <w:color w:val="000000"/>
                  </w:rPr>
                </w:rPrChange>
              </w:rPr>
              <w:t>Florida</w:t>
            </w:r>
          </w:p>
        </w:tc>
        <w:tc>
          <w:tcPr>
            <w:tcW w:w="759" w:type="dxa"/>
            <w:tcBorders>
              <w:top w:val="nil"/>
              <w:left w:val="nil"/>
              <w:bottom w:val="single" w:sz="4" w:space="0" w:color="auto"/>
              <w:right w:val="single" w:sz="4" w:space="0" w:color="auto"/>
            </w:tcBorders>
            <w:shd w:val="clear" w:color="auto" w:fill="auto"/>
            <w:noWrap/>
            <w:vAlign w:val="bottom"/>
            <w:hideMark/>
          </w:tcPr>
          <w:p w14:paraId="0F7379BB" w14:textId="77777777" w:rsidR="00976EB1" w:rsidRPr="00976EB1" w:rsidRDefault="00976EB1" w:rsidP="00976EB1">
            <w:pPr>
              <w:spacing w:after="0" w:line="276" w:lineRule="auto"/>
              <w:jc w:val="right"/>
              <w:rPr>
                <w:rFonts w:eastAsia="Times New Roman" w:cstheme="minorHAnsi"/>
                <w:color w:val="000000"/>
                <w:sz w:val="16"/>
                <w:szCs w:val="16"/>
                <w:rPrChange w:id="2618" w:author="Alotaibi, Raed" w:date="2019-07-12T12:49:00Z">
                  <w:rPr>
                    <w:rFonts w:ascii="Calibri" w:eastAsia="Times New Roman" w:hAnsi="Calibri" w:cs="Calibri"/>
                    <w:color w:val="000000"/>
                  </w:rPr>
                </w:rPrChange>
              </w:rPr>
              <w:pPrChange w:id="261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20" w:author="Alotaibi, Raed" w:date="2019-07-12T12:49:00Z">
                  <w:rPr>
                    <w:rFonts w:ascii="Calibri" w:eastAsia="Times New Roman" w:hAnsi="Calibri" w:cs="Calibri"/>
                    <w:color w:val="000000"/>
                  </w:rPr>
                </w:rPrChange>
              </w:rPr>
              <w:t>43,200</w:t>
            </w:r>
          </w:p>
        </w:tc>
        <w:tc>
          <w:tcPr>
            <w:tcW w:w="810" w:type="dxa"/>
            <w:tcBorders>
              <w:top w:val="nil"/>
              <w:left w:val="nil"/>
              <w:bottom w:val="single" w:sz="4" w:space="0" w:color="auto"/>
              <w:right w:val="single" w:sz="4" w:space="0" w:color="auto"/>
            </w:tcBorders>
            <w:shd w:val="clear" w:color="auto" w:fill="auto"/>
            <w:noWrap/>
            <w:vAlign w:val="bottom"/>
            <w:hideMark/>
          </w:tcPr>
          <w:p w14:paraId="5C11B1B4" w14:textId="77777777" w:rsidR="00976EB1" w:rsidRPr="00976EB1" w:rsidRDefault="00976EB1" w:rsidP="00976EB1">
            <w:pPr>
              <w:spacing w:after="0" w:line="276" w:lineRule="auto"/>
              <w:jc w:val="right"/>
              <w:rPr>
                <w:rFonts w:eastAsia="Times New Roman" w:cstheme="minorHAnsi"/>
                <w:color w:val="000000"/>
                <w:sz w:val="16"/>
                <w:szCs w:val="16"/>
                <w:rPrChange w:id="2621" w:author="Alotaibi, Raed" w:date="2019-07-12T12:49:00Z">
                  <w:rPr>
                    <w:rFonts w:ascii="Calibri" w:eastAsia="Times New Roman" w:hAnsi="Calibri" w:cs="Calibri"/>
                    <w:color w:val="000000"/>
                    <w:sz w:val="20"/>
                    <w:szCs w:val="20"/>
                  </w:rPr>
                </w:rPrChange>
              </w:rPr>
              <w:pPrChange w:id="262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23" w:author="Alotaibi, Raed" w:date="2019-07-12T12:49:00Z">
                  <w:rPr>
                    <w:rFonts w:ascii="Calibri" w:eastAsia="Times New Roman" w:hAnsi="Calibri" w:cs="Calibri"/>
                    <w:color w:val="000000"/>
                    <w:sz w:val="20"/>
                    <w:szCs w:val="20"/>
                  </w:rPr>
                </w:rPrChange>
              </w:rPr>
              <w:t>5,500</w:t>
            </w:r>
          </w:p>
        </w:tc>
        <w:tc>
          <w:tcPr>
            <w:tcW w:w="720" w:type="dxa"/>
            <w:tcBorders>
              <w:top w:val="nil"/>
              <w:left w:val="nil"/>
              <w:bottom w:val="single" w:sz="4" w:space="0" w:color="auto"/>
              <w:right w:val="single" w:sz="4" w:space="0" w:color="auto"/>
            </w:tcBorders>
            <w:shd w:val="clear" w:color="auto" w:fill="auto"/>
            <w:noWrap/>
            <w:vAlign w:val="bottom"/>
            <w:hideMark/>
          </w:tcPr>
          <w:p w14:paraId="2DDB3E21" w14:textId="77777777" w:rsidR="00976EB1" w:rsidRPr="00976EB1" w:rsidRDefault="00976EB1" w:rsidP="00976EB1">
            <w:pPr>
              <w:spacing w:after="0" w:line="276" w:lineRule="auto"/>
              <w:jc w:val="right"/>
              <w:rPr>
                <w:rFonts w:eastAsia="Times New Roman" w:cstheme="minorHAnsi"/>
                <w:color w:val="000000"/>
                <w:sz w:val="16"/>
                <w:szCs w:val="16"/>
                <w:rPrChange w:id="2624" w:author="Alotaibi, Raed" w:date="2019-07-12T12:49:00Z">
                  <w:rPr>
                    <w:rFonts w:ascii="Calibri" w:eastAsia="Times New Roman" w:hAnsi="Calibri" w:cs="Calibri"/>
                    <w:color w:val="000000"/>
                    <w:sz w:val="20"/>
                    <w:szCs w:val="20"/>
                  </w:rPr>
                </w:rPrChange>
              </w:rPr>
              <w:pPrChange w:id="262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26" w:author="Alotaibi, Raed" w:date="2019-07-12T12:49:00Z">
                  <w:rPr>
                    <w:rFonts w:ascii="Calibri" w:eastAsia="Times New Roman" w:hAnsi="Calibri" w:cs="Calibri"/>
                    <w:color w:val="000000"/>
                    <w:sz w:val="20"/>
                    <w:szCs w:val="20"/>
                  </w:rPr>
                </w:rPrChange>
              </w:rPr>
              <w:t>12.7%</w:t>
            </w:r>
          </w:p>
        </w:tc>
        <w:tc>
          <w:tcPr>
            <w:tcW w:w="900" w:type="dxa"/>
            <w:tcBorders>
              <w:top w:val="nil"/>
              <w:left w:val="nil"/>
              <w:bottom w:val="single" w:sz="4" w:space="0" w:color="auto"/>
              <w:right w:val="single" w:sz="4" w:space="0" w:color="auto"/>
            </w:tcBorders>
            <w:shd w:val="clear" w:color="auto" w:fill="auto"/>
            <w:noWrap/>
            <w:vAlign w:val="bottom"/>
            <w:hideMark/>
          </w:tcPr>
          <w:p w14:paraId="4EEB3581" w14:textId="77777777" w:rsidR="00976EB1" w:rsidRPr="00976EB1" w:rsidRDefault="00976EB1" w:rsidP="00976EB1">
            <w:pPr>
              <w:spacing w:after="0" w:line="276" w:lineRule="auto"/>
              <w:jc w:val="right"/>
              <w:rPr>
                <w:rFonts w:eastAsia="Times New Roman" w:cstheme="minorHAnsi"/>
                <w:color w:val="000000"/>
                <w:sz w:val="16"/>
                <w:szCs w:val="16"/>
                <w:rPrChange w:id="2627" w:author="Alotaibi, Raed" w:date="2019-07-12T12:49:00Z">
                  <w:rPr>
                    <w:rFonts w:ascii="Calibri" w:eastAsia="Times New Roman" w:hAnsi="Calibri" w:cs="Calibri"/>
                    <w:color w:val="000000"/>
                  </w:rPr>
                </w:rPrChange>
              </w:rPr>
              <w:pPrChange w:id="26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29" w:author="Alotaibi, Raed" w:date="2019-07-12T12:49:00Z">
                  <w:rPr>
                    <w:rFonts w:ascii="Calibri" w:eastAsia="Times New Roman" w:hAnsi="Calibri" w:cs="Calibri"/>
                    <w:color w:val="000000"/>
                  </w:rPr>
                </w:rPrChange>
              </w:rPr>
              <w:t>40,500</w:t>
            </w:r>
          </w:p>
        </w:tc>
        <w:tc>
          <w:tcPr>
            <w:tcW w:w="810" w:type="dxa"/>
            <w:tcBorders>
              <w:top w:val="nil"/>
              <w:left w:val="nil"/>
              <w:bottom w:val="single" w:sz="4" w:space="0" w:color="auto"/>
              <w:right w:val="single" w:sz="4" w:space="0" w:color="auto"/>
            </w:tcBorders>
            <w:shd w:val="clear" w:color="auto" w:fill="auto"/>
            <w:noWrap/>
            <w:hideMark/>
          </w:tcPr>
          <w:p w14:paraId="30707493" w14:textId="10126C4C" w:rsidR="00976EB1" w:rsidRPr="00976EB1" w:rsidRDefault="00976EB1" w:rsidP="00976EB1">
            <w:pPr>
              <w:spacing w:after="0" w:line="276" w:lineRule="auto"/>
              <w:jc w:val="right"/>
              <w:rPr>
                <w:rFonts w:eastAsia="Times New Roman" w:cstheme="minorHAnsi"/>
                <w:color w:val="000000"/>
                <w:sz w:val="16"/>
                <w:szCs w:val="16"/>
                <w:rPrChange w:id="2630" w:author="Alotaibi, Raed" w:date="2019-07-12T12:49:00Z">
                  <w:rPr>
                    <w:rFonts w:ascii="Calibri" w:eastAsia="Times New Roman" w:hAnsi="Calibri" w:cs="Calibri"/>
                    <w:color w:val="000000"/>
                  </w:rPr>
                </w:rPrChange>
              </w:rPr>
              <w:pPrChange w:id="26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5,200</w:t>
            </w:r>
          </w:p>
        </w:tc>
        <w:tc>
          <w:tcPr>
            <w:tcW w:w="615" w:type="dxa"/>
            <w:tcBorders>
              <w:top w:val="nil"/>
              <w:left w:val="nil"/>
              <w:bottom w:val="single" w:sz="4" w:space="0" w:color="auto"/>
              <w:right w:val="single" w:sz="4" w:space="0" w:color="auto"/>
            </w:tcBorders>
            <w:shd w:val="clear" w:color="auto" w:fill="auto"/>
            <w:noWrap/>
            <w:hideMark/>
          </w:tcPr>
          <w:p w14:paraId="6534F5A8" w14:textId="525365D4" w:rsidR="00976EB1" w:rsidRPr="00976EB1" w:rsidRDefault="00976EB1" w:rsidP="00976EB1">
            <w:pPr>
              <w:spacing w:after="0" w:line="276" w:lineRule="auto"/>
              <w:jc w:val="right"/>
              <w:rPr>
                <w:rFonts w:eastAsia="Times New Roman" w:cstheme="minorHAnsi"/>
                <w:color w:val="000000"/>
                <w:sz w:val="16"/>
                <w:szCs w:val="16"/>
                <w:rPrChange w:id="2632" w:author="Alotaibi, Raed" w:date="2019-07-12T12:49:00Z">
                  <w:rPr>
                    <w:rFonts w:ascii="Calibri" w:eastAsia="Times New Roman" w:hAnsi="Calibri" w:cs="Calibri"/>
                    <w:color w:val="000000"/>
                  </w:rPr>
                </w:rPrChange>
              </w:rPr>
              <w:pPrChange w:id="26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12.8%</w:t>
            </w:r>
          </w:p>
        </w:tc>
        <w:tc>
          <w:tcPr>
            <w:tcW w:w="759" w:type="dxa"/>
            <w:tcBorders>
              <w:top w:val="nil"/>
              <w:left w:val="nil"/>
              <w:bottom w:val="single" w:sz="4" w:space="0" w:color="auto"/>
              <w:right w:val="single" w:sz="4" w:space="0" w:color="auto"/>
            </w:tcBorders>
            <w:shd w:val="clear" w:color="auto" w:fill="auto"/>
            <w:noWrap/>
            <w:hideMark/>
          </w:tcPr>
          <w:p w14:paraId="3BC10818" w14:textId="29A03935" w:rsidR="00976EB1" w:rsidRPr="00976EB1" w:rsidRDefault="00976EB1" w:rsidP="00976EB1">
            <w:pPr>
              <w:spacing w:after="0" w:line="276" w:lineRule="auto"/>
              <w:jc w:val="right"/>
              <w:rPr>
                <w:rFonts w:eastAsia="Times New Roman" w:cstheme="minorHAnsi"/>
                <w:color w:val="000000"/>
                <w:sz w:val="16"/>
                <w:szCs w:val="16"/>
                <w:rPrChange w:id="2634" w:author="Alotaibi, Raed" w:date="2019-07-12T12:49:00Z">
                  <w:rPr>
                    <w:rFonts w:ascii="Calibri" w:eastAsia="Times New Roman" w:hAnsi="Calibri" w:cs="Calibri"/>
                    <w:color w:val="000000"/>
                  </w:rPr>
                </w:rPrChange>
              </w:rPr>
              <w:pPrChange w:id="26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-2,700</w:t>
            </w:r>
          </w:p>
        </w:tc>
        <w:tc>
          <w:tcPr>
            <w:tcW w:w="786" w:type="dxa"/>
            <w:tcBorders>
              <w:top w:val="nil"/>
              <w:left w:val="nil"/>
              <w:bottom w:val="single" w:sz="4" w:space="0" w:color="auto"/>
              <w:right w:val="single" w:sz="4" w:space="0" w:color="auto"/>
            </w:tcBorders>
            <w:shd w:val="clear" w:color="auto" w:fill="auto"/>
            <w:noWrap/>
            <w:hideMark/>
          </w:tcPr>
          <w:p w14:paraId="7760674B" w14:textId="0485AE38" w:rsidR="00976EB1" w:rsidRPr="00976EB1" w:rsidRDefault="00976EB1" w:rsidP="00976EB1">
            <w:pPr>
              <w:spacing w:after="0" w:line="276" w:lineRule="auto"/>
              <w:jc w:val="right"/>
              <w:rPr>
                <w:rFonts w:eastAsia="Times New Roman" w:cstheme="minorHAnsi"/>
                <w:color w:val="000000"/>
                <w:sz w:val="16"/>
                <w:szCs w:val="16"/>
                <w:rPrChange w:id="2636" w:author="Alotaibi, Raed" w:date="2019-07-12T12:49:00Z">
                  <w:rPr>
                    <w:rFonts w:ascii="Calibri" w:eastAsia="Times New Roman" w:hAnsi="Calibri" w:cs="Calibri"/>
                    <w:color w:val="000000"/>
                  </w:rPr>
                </w:rPrChange>
              </w:rPr>
              <w:pPrChange w:id="26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48679BA3" w14:textId="2232CAE6" w:rsidR="00976EB1" w:rsidRPr="00976EB1" w:rsidRDefault="00976EB1" w:rsidP="00976EB1">
            <w:pPr>
              <w:spacing w:after="0" w:line="276" w:lineRule="auto"/>
              <w:jc w:val="right"/>
              <w:rPr>
                <w:rFonts w:eastAsia="Times New Roman" w:cstheme="minorHAnsi"/>
                <w:color w:val="000000"/>
                <w:sz w:val="16"/>
                <w:szCs w:val="16"/>
                <w:rPrChange w:id="2638" w:author="Alotaibi, Raed" w:date="2019-07-12T12:49:00Z">
                  <w:rPr>
                    <w:rFonts w:ascii="Calibri" w:eastAsia="Times New Roman" w:hAnsi="Calibri" w:cs="Calibri"/>
                    <w:color w:val="000000"/>
                  </w:rPr>
                </w:rPrChange>
              </w:rPr>
              <w:pPrChange w:id="26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9CA8B90" w14:textId="0D095153" w:rsidR="00976EB1" w:rsidRPr="00976EB1" w:rsidRDefault="00976EB1" w:rsidP="00976EB1">
            <w:pPr>
              <w:spacing w:after="0" w:line="276" w:lineRule="auto"/>
              <w:jc w:val="right"/>
              <w:rPr>
                <w:rFonts w:eastAsia="Times New Roman" w:cstheme="minorHAnsi"/>
                <w:color w:val="000000"/>
                <w:sz w:val="16"/>
                <w:szCs w:val="16"/>
                <w:rPrChange w:id="2640" w:author="Alotaibi, Raed" w:date="2019-07-12T12:49:00Z">
                  <w:rPr>
                    <w:rFonts w:ascii="Calibri" w:eastAsia="Times New Roman" w:hAnsi="Calibri" w:cs="Calibri"/>
                    <w:color w:val="000000"/>
                  </w:rPr>
                </w:rPrChange>
              </w:rPr>
              <w:pPrChange w:id="26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61" w:type="dxa"/>
            <w:tcBorders>
              <w:top w:val="nil"/>
              <w:left w:val="nil"/>
              <w:bottom w:val="single" w:sz="4" w:space="0" w:color="auto"/>
              <w:right w:val="single" w:sz="4" w:space="0" w:color="auto"/>
            </w:tcBorders>
            <w:shd w:val="clear" w:color="auto" w:fill="auto"/>
            <w:noWrap/>
            <w:hideMark/>
          </w:tcPr>
          <w:p w14:paraId="7A58FADC" w14:textId="3AAEB110" w:rsidR="00976EB1" w:rsidRPr="00976EB1" w:rsidRDefault="00976EB1" w:rsidP="00976EB1">
            <w:pPr>
              <w:spacing w:after="0" w:line="276" w:lineRule="auto"/>
              <w:jc w:val="right"/>
              <w:rPr>
                <w:rFonts w:eastAsia="Times New Roman" w:cstheme="minorHAnsi"/>
                <w:color w:val="000000"/>
                <w:sz w:val="16"/>
                <w:szCs w:val="16"/>
                <w:rPrChange w:id="2642" w:author="Alotaibi, Raed" w:date="2019-07-12T12:49:00Z">
                  <w:rPr>
                    <w:rFonts w:ascii="Calibri" w:eastAsia="Times New Roman" w:hAnsi="Calibri" w:cs="Calibri"/>
                    <w:color w:val="000000"/>
                  </w:rPr>
                </w:rPrChange>
              </w:rPr>
              <w:pPrChange w:id="26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-5.5%</w:t>
            </w:r>
          </w:p>
        </w:tc>
        <w:tc>
          <w:tcPr>
            <w:tcW w:w="810" w:type="dxa"/>
            <w:tcBorders>
              <w:top w:val="nil"/>
              <w:left w:val="nil"/>
              <w:bottom w:val="single" w:sz="4" w:space="0" w:color="auto"/>
              <w:right w:val="single" w:sz="4" w:space="0" w:color="auto"/>
            </w:tcBorders>
            <w:shd w:val="clear" w:color="auto" w:fill="auto"/>
            <w:noWrap/>
            <w:hideMark/>
          </w:tcPr>
          <w:p w14:paraId="429CCB2C" w14:textId="4B6FF067" w:rsidR="00976EB1" w:rsidRPr="00976EB1" w:rsidRDefault="00976EB1" w:rsidP="00976EB1">
            <w:pPr>
              <w:spacing w:after="0" w:line="276" w:lineRule="auto"/>
              <w:jc w:val="right"/>
              <w:rPr>
                <w:rFonts w:eastAsia="Times New Roman" w:cstheme="minorHAnsi"/>
                <w:color w:val="000000"/>
                <w:sz w:val="16"/>
                <w:szCs w:val="16"/>
                <w:rPrChange w:id="2644" w:author="Alotaibi, Raed" w:date="2019-07-12T12:49:00Z">
                  <w:rPr>
                    <w:rFonts w:ascii="Calibri" w:eastAsia="Times New Roman" w:hAnsi="Calibri" w:cs="Calibri"/>
                    <w:color w:val="000000"/>
                  </w:rPr>
                </w:rPrChange>
              </w:rPr>
              <w:pPrChange w:id="26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r>
      <w:tr w:rsidR="00976EB1" w:rsidRPr="00976EB1" w14:paraId="1B0B638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9E58A56" w14:textId="77777777" w:rsidR="00976EB1" w:rsidRPr="00976EB1" w:rsidRDefault="00976EB1" w:rsidP="00976EB1">
            <w:pPr>
              <w:spacing w:after="0" w:line="276" w:lineRule="auto"/>
              <w:rPr>
                <w:rFonts w:eastAsia="Times New Roman" w:cstheme="minorHAnsi"/>
                <w:b/>
                <w:bCs/>
                <w:color w:val="000000"/>
                <w:sz w:val="16"/>
                <w:szCs w:val="16"/>
                <w:rPrChange w:id="2646" w:author="Alotaibi, Raed" w:date="2019-07-12T12:51:00Z">
                  <w:rPr>
                    <w:rFonts w:ascii="Calibri" w:eastAsia="Times New Roman" w:hAnsi="Calibri" w:cs="Calibri"/>
                    <w:b/>
                    <w:bCs/>
                    <w:color w:val="000000"/>
                  </w:rPr>
                </w:rPrChange>
              </w:rPr>
              <w:pPrChange w:id="264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48" w:author="Alotaibi, Raed" w:date="2019-07-12T12:51:00Z">
                  <w:rPr>
                    <w:rFonts w:ascii="Calibri" w:eastAsia="Times New Roman" w:hAnsi="Calibri" w:cs="Calibri"/>
                    <w:b/>
                    <w:bCs/>
                    <w:color w:val="000000"/>
                  </w:rPr>
                </w:rPrChange>
              </w:rPr>
              <w:t>Georgia</w:t>
            </w:r>
          </w:p>
        </w:tc>
        <w:tc>
          <w:tcPr>
            <w:tcW w:w="759" w:type="dxa"/>
            <w:tcBorders>
              <w:top w:val="nil"/>
              <w:left w:val="nil"/>
              <w:bottom w:val="single" w:sz="4" w:space="0" w:color="auto"/>
              <w:right w:val="single" w:sz="4" w:space="0" w:color="auto"/>
            </w:tcBorders>
            <w:shd w:val="clear" w:color="auto" w:fill="auto"/>
            <w:noWrap/>
            <w:vAlign w:val="bottom"/>
            <w:hideMark/>
          </w:tcPr>
          <w:p w14:paraId="55F8FAF4" w14:textId="77777777" w:rsidR="00976EB1" w:rsidRPr="00976EB1" w:rsidRDefault="00976EB1" w:rsidP="00976EB1">
            <w:pPr>
              <w:spacing w:after="0" w:line="276" w:lineRule="auto"/>
              <w:jc w:val="right"/>
              <w:rPr>
                <w:rFonts w:eastAsia="Times New Roman" w:cstheme="minorHAnsi"/>
                <w:color w:val="000000"/>
                <w:sz w:val="16"/>
                <w:szCs w:val="16"/>
                <w:rPrChange w:id="2649" w:author="Alotaibi, Raed" w:date="2019-07-12T12:49:00Z">
                  <w:rPr>
                    <w:rFonts w:ascii="Calibri" w:eastAsia="Times New Roman" w:hAnsi="Calibri" w:cs="Calibri"/>
                    <w:color w:val="000000"/>
                  </w:rPr>
                </w:rPrChange>
              </w:rPr>
              <w:pPrChange w:id="265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51" w:author="Alotaibi, Raed" w:date="2019-07-12T12:49:00Z">
                  <w:rPr>
                    <w:rFonts w:ascii="Calibri" w:eastAsia="Times New Roman" w:hAnsi="Calibri" w:cs="Calibri"/>
                    <w:color w:val="000000"/>
                  </w:rPr>
                </w:rPrChange>
              </w:rPr>
              <w:t>26,900</w:t>
            </w:r>
          </w:p>
        </w:tc>
        <w:tc>
          <w:tcPr>
            <w:tcW w:w="810" w:type="dxa"/>
            <w:tcBorders>
              <w:top w:val="nil"/>
              <w:left w:val="nil"/>
              <w:bottom w:val="single" w:sz="4" w:space="0" w:color="auto"/>
              <w:right w:val="single" w:sz="4" w:space="0" w:color="auto"/>
            </w:tcBorders>
            <w:shd w:val="clear" w:color="auto" w:fill="auto"/>
            <w:noWrap/>
            <w:vAlign w:val="bottom"/>
            <w:hideMark/>
          </w:tcPr>
          <w:p w14:paraId="4BC04A31" w14:textId="77777777" w:rsidR="00976EB1" w:rsidRPr="00976EB1" w:rsidRDefault="00976EB1" w:rsidP="00976EB1">
            <w:pPr>
              <w:spacing w:after="0" w:line="276" w:lineRule="auto"/>
              <w:jc w:val="right"/>
              <w:rPr>
                <w:rFonts w:eastAsia="Times New Roman" w:cstheme="minorHAnsi"/>
                <w:color w:val="000000"/>
                <w:sz w:val="16"/>
                <w:szCs w:val="16"/>
                <w:rPrChange w:id="2652" w:author="Alotaibi, Raed" w:date="2019-07-12T12:49:00Z">
                  <w:rPr>
                    <w:rFonts w:ascii="Calibri" w:eastAsia="Times New Roman" w:hAnsi="Calibri" w:cs="Calibri"/>
                    <w:color w:val="000000"/>
                    <w:sz w:val="20"/>
                    <w:szCs w:val="20"/>
                  </w:rPr>
                </w:rPrChange>
              </w:rPr>
              <w:pPrChange w:id="265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54" w:author="Alotaibi, Raed" w:date="2019-07-12T12:49:00Z">
                  <w:rPr>
                    <w:rFonts w:ascii="Calibri" w:eastAsia="Times New Roman" w:hAnsi="Calibri" w:cs="Calibri"/>
                    <w:color w:val="000000"/>
                    <w:sz w:val="20"/>
                    <w:szCs w:val="20"/>
                  </w:rPr>
                </w:rPrChange>
              </w:rPr>
              <w:t>3,900</w:t>
            </w:r>
          </w:p>
        </w:tc>
        <w:tc>
          <w:tcPr>
            <w:tcW w:w="720" w:type="dxa"/>
            <w:tcBorders>
              <w:top w:val="nil"/>
              <w:left w:val="nil"/>
              <w:bottom w:val="single" w:sz="4" w:space="0" w:color="auto"/>
              <w:right w:val="single" w:sz="4" w:space="0" w:color="auto"/>
            </w:tcBorders>
            <w:shd w:val="clear" w:color="auto" w:fill="auto"/>
            <w:noWrap/>
            <w:vAlign w:val="bottom"/>
            <w:hideMark/>
          </w:tcPr>
          <w:p w14:paraId="2AEB14B1" w14:textId="77777777" w:rsidR="00976EB1" w:rsidRPr="00976EB1" w:rsidRDefault="00976EB1" w:rsidP="00976EB1">
            <w:pPr>
              <w:spacing w:after="0" w:line="276" w:lineRule="auto"/>
              <w:jc w:val="right"/>
              <w:rPr>
                <w:rFonts w:eastAsia="Times New Roman" w:cstheme="minorHAnsi"/>
                <w:color w:val="000000"/>
                <w:sz w:val="16"/>
                <w:szCs w:val="16"/>
                <w:rPrChange w:id="2655" w:author="Alotaibi, Raed" w:date="2019-07-12T12:49:00Z">
                  <w:rPr>
                    <w:rFonts w:ascii="Calibri" w:eastAsia="Times New Roman" w:hAnsi="Calibri" w:cs="Calibri"/>
                    <w:color w:val="000000"/>
                    <w:sz w:val="20"/>
                    <w:szCs w:val="20"/>
                  </w:rPr>
                </w:rPrChange>
              </w:rPr>
              <w:pPrChange w:id="265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57" w:author="Alotaibi, Raed" w:date="2019-07-12T12:49:00Z">
                  <w:rPr>
                    <w:rFonts w:ascii="Calibri" w:eastAsia="Times New Roman" w:hAnsi="Calibri" w:cs="Calibri"/>
                    <w:color w:val="000000"/>
                    <w:sz w:val="20"/>
                    <w:szCs w:val="20"/>
                  </w:rPr>
                </w:rPrChange>
              </w:rPr>
              <w:t>14.5%</w:t>
            </w:r>
          </w:p>
        </w:tc>
        <w:tc>
          <w:tcPr>
            <w:tcW w:w="900" w:type="dxa"/>
            <w:tcBorders>
              <w:top w:val="nil"/>
              <w:left w:val="nil"/>
              <w:bottom w:val="single" w:sz="4" w:space="0" w:color="auto"/>
              <w:right w:val="single" w:sz="4" w:space="0" w:color="auto"/>
            </w:tcBorders>
            <w:shd w:val="clear" w:color="auto" w:fill="auto"/>
            <w:noWrap/>
            <w:vAlign w:val="bottom"/>
            <w:hideMark/>
          </w:tcPr>
          <w:p w14:paraId="17858A71" w14:textId="77777777" w:rsidR="00976EB1" w:rsidRPr="00976EB1" w:rsidRDefault="00976EB1" w:rsidP="00976EB1">
            <w:pPr>
              <w:spacing w:after="0" w:line="276" w:lineRule="auto"/>
              <w:jc w:val="right"/>
              <w:rPr>
                <w:rFonts w:eastAsia="Times New Roman" w:cstheme="minorHAnsi"/>
                <w:color w:val="000000"/>
                <w:sz w:val="16"/>
                <w:szCs w:val="16"/>
                <w:rPrChange w:id="2658" w:author="Alotaibi, Raed" w:date="2019-07-12T12:49:00Z">
                  <w:rPr>
                    <w:rFonts w:ascii="Calibri" w:eastAsia="Times New Roman" w:hAnsi="Calibri" w:cs="Calibri"/>
                    <w:color w:val="000000"/>
                  </w:rPr>
                </w:rPrChange>
              </w:rPr>
              <w:pPrChange w:id="26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60" w:author="Alotaibi, Raed" w:date="2019-07-12T12:49:00Z">
                  <w:rPr>
                    <w:rFonts w:ascii="Calibri" w:eastAsia="Times New Roman" w:hAnsi="Calibri" w:cs="Calibri"/>
                    <w:color w:val="000000"/>
                  </w:rPr>
                </w:rPrChange>
              </w:rPr>
              <w:t>19,200</w:t>
            </w:r>
          </w:p>
        </w:tc>
        <w:tc>
          <w:tcPr>
            <w:tcW w:w="810" w:type="dxa"/>
            <w:tcBorders>
              <w:top w:val="nil"/>
              <w:left w:val="nil"/>
              <w:bottom w:val="single" w:sz="4" w:space="0" w:color="auto"/>
              <w:right w:val="single" w:sz="4" w:space="0" w:color="auto"/>
            </w:tcBorders>
            <w:shd w:val="clear" w:color="auto" w:fill="auto"/>
            <w:noWrap/>
            <w:hideMark/>
          </w:tcPr>
          <w:p w14:paraId="791CD71B" w14:textId="17FE76DD" w:rsidR="00976EB1" w:rsidRPr="00976EB1" w:rsidRDefault="00976EB1" w:rsidP="00976EB1">
            <w:pPr>
              <w:spacing w:after="0" w:line="276" w:lineRule="auto"/>
              <w:jc w:val="right"/>
              <w:rPr>
                <w:rFonts w:eastAsia="Times New Roman" w:cstheme="minorHAnsi"/>
                <w:color w:val="000000"/>
                <w:sz w:val="16"/>
                <w:szCs w:val="16"/>
                <w:rPrChange w:id="2661" w:author="Alotaibi, Raed" w:date="2019-07-12T12:49:00Z">
                  <w:rPr>
                    <w:rFonts w:ascii="Calibri" w:eastAsia="Times New Roman" w:hAnsi="Calibri" w:cs="Calibri"/>
                    <w:color w:val="000000"/>
                  </w:rPr>
                </w:rPrChange>
              </w:rPr>
              <w:pPrChange w:id="26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2,800</w:t>
            </w:r>
          </w:p>
        </w:tc>
        <w:tc>
          <w:tcPr>
            <w:tcW w:w="615" w:type="dxa"/>
            <w:tcBorders>
              <w:top w:val="nil"/>
              <w:left w:val="nil"/>
              <w:bottom w:val="single" w:sz="4" w:space="0" w:color="auto"/>
              <w:right w:val="single" w:sz="4" w:space="0" w:color="auto"/>
            </w:tcBorders>
            <w:shd w:val="clear" w:color="auto" w:fill="auto"/>
            <w:noWrap/>
            <w:hideMark/>
          </w:tcPr>
          <w:p w14:paraId="627520A4" w14:textId="08EB18EB" w:rsidR="00976EB1" w:rsidRPr="00976EB1" w:rsidRDefault="00976EB1" w:rsidP="00976EB1">
            <w:pPr>
              <w:spacing w:after="0" w:line="276" w:lineRule="auto"/>
              <w:jc w:val="right"/>
              <w:rPr>
                <w:rFonts w:eastAsia="Times New Roman" w:cstheme="minorHAnsi"/>
                <w:color w:val="000000"/>
                <w:sz w:val="16"/>
                <w:szCs w:val="16"/>
                <w:rPrChange w:id="2663" w:author="Alotaibi, Raed" w:date="2019-07-12T12:49:00Z">
                  <w:rPr>
                    <w:rFonts w:ascii="Calibri" w:eastAsia="Times New Roman" w:hAnsi="Calibri" w:cs="Calibri"/>
                    <w:color w:val="000000"/>
                  </w:rPr>
                </w:rPrChange>
              </w:rPr>
              <w:pPrChange w:id="26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14.6%</w:t>
            </w:r>
          </w:p>
        </w:tc>
        <w:tc>
          <w:tcPr>
            <w:tcW w:w="759" w:type="dxa"/>
            <w:tcBorders>
              <w:top w:val="nil"/>
              <w:left w:val="nil"/>
              <w:bottom w:val="single" w:sz="4" w:space="0" w:color="auto"/>
              <w:right w:val="single" w:sz="4" w:space="0" w:color="auto"/>
            </w:tcBorders>
            <w:shd w:val="clear" w:color="auto" w:fill="auto"/>
            <w:noWrap/>
            <w:hideMark/>
          </w:tcPr>
          <w:p w14:paraId="42721AE8" w14:textId="0F40ABCC" w:rsidR="00976EB1" w:rsidRPr="00976EB1" w:rsidRDefault="00976EB1" w:rsidP="00976EB1">
            <w:pPr>
              <w:spacing w:after="0" w:line="276" w:lineRule="auto"/>
              <w:jc w:val="right"/>
              <w:rPr>
                <w:rFonts w:eastAsia="Times New Roman" w:cstheme="minorHAnsi"/>
                <w:color w:val="000000"/>
                <w:sz w:val="16"/>
                <w:szCs w:val="16"/>
                <w:rPrChange w:id="2665" w:author="Alotaibi, Raed" w:date="2019-07-12T12:49:00Z">
                  <w:rPr>
                    <w:rFonts w:ascii="Calibri" w:eastAsia="Times New Roman" w:hAnsi="Calibri" w:cs="Calibri"/>
                    <w:color w:val="000000"/>
                  </w:rPr>
                </w:rPrChange>
              </w:rPr>
              <w:pPrChange w:id="26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-7,700</w:t>
            </w:r>
          </w:p>
        </w:tc>
        <w:tc>
          <w:tcPr>
            <w:tcW w:w="786" w:type="dxa"/>
            <w:tcBorders>
              <w:top w:val="nil"/>
              <w:left w:val="nil"/>
              <w:bottom w:val="single" w:sz="4" w:space="0" w:color="auto"/>
              <w:right w:val="single" w:sz="4" w:space="0" w:color="auto"/>
            </w:tcBorders>
            <w:shd w:val="clear" w:color="auto" w:fill="auto"/>
            <w:noWrap/>
            <w:hideMark/>
          </w:tcPr>
          <w:p w14:paraId="2E7EFC44" w14:textId="3121D70E" w:rsidR="00976EB1" w:rsidRPr="00976EB1" w:rsidRDefault="00976EB1" w:rsidP="00976EB1">
            <w:pPr>
              <w:spacing w:after="0" w:line="276" w:lineRule="auto"/>
              <w:jc w:val="right"/>
              <w:rPr>
                <w:rFonts w:eastAsia="Times New Roman" w:cstheme="minorHAnsi"/>
                <w:color w:val="000000"/>
                <w:sz w:val="16"/>
                <w:szCs w:val="16"/>
                <w:rPrChange w:id="2667" w:author="Alotaibi, Raed" w:date="2019-07-12T12:49:00Z">
                  <w:rPr>
                    <w:rFonts w:ascii="Calibri" w:eastAsia="Times New Roman" w:hAnsi="Calibri" w:cs="Calibri"/>
                    <w:color w:val="000000"/>
                  </w:rPr>
                </w:rPrChange>
              </w:rPr>
              <w:pPrChange w:id="26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-1,100</w:t>
            </w:r>
          </w:p>
        </w:tc>
        <w:tc>
          <w:tcPr>
            <w:tcW w:w="810" w:type="dxa"/>
            <w:tcBorders>
              <w:top w:val="nil"/>
              <w:left w:val="nil"/>
              <w:bottom w:val="single" w:sz="4" w:space="0" w:color="auto"/>
              <w:right w:val="single" w:sz="4" w:space="0" w:color="auto"/>
            </w:tcBorders>
            <w:shd w:val="clear" w:color="auto" w:fill="auto"/>
            <w:noWrap/>
            <w:hideMark/>
          </w:tcPr>
          <w:p w14:paraId="58A08934" w14:textId="1FD9EEA4" w:rsidR="00976EB1" w:rsidRPr="00976EB1" w:rsidRDefault="00976EB1" w:rsidP="00976EB1">
            <w:pPr>
              <w:spacing w:after="0" w:line="276" w:lineRule="auto"/>
              <w:jc w:val="right"/>
              <w:rPr>
                <w:rFonts w:eastAsia="Times New Roman" w:cstheme="minorHAnsi"/>
                <w:color w:val="000000"/>
                <w:sz w:val="16"/>
                <w:szCs w:val="16"/>
                <w:rPrChange w:id="2669" w:author="Alotaibi, Raed" w:date="2019-07-12T12:49:00Z">
                  <w:rPr>
                    <w:rFonts w:ascii="Calibri" w:eastAsia="Times New Roman" w:hAnsi="Calibri" w:cs="Calibri"/>
                    <w:color w:val="000000"/>
                  </w:rPr>
                </w:rPrChange>
              </w:rPr>
              <w:pPrChange w:id="26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21BC7B31" w14:textId="7E08D94D" w:rsidR="00976EB1" w:rsidRPr="00976EB1" w:rsidRDefault="00976EB1" w:rsidP="00976EB1">
            <w:pPr>
              <w:spacing w:after="0" w:line="276" w:lineRule="auto"/>
              <w:jc w:val="right"/>
              <w:rPr>
                <w:rFonts w:eastAsia="Times New Roman" w:cstheme="minorHAnsi"/>
                <w:color w:val="000000"/>
                <w:sz w:val="16"/>
                <w:szCs w:val="16"/>
                <w:rPrChange w:id="2671" w:author="Alotaibi, Raed" w:date="2019-07-12T12:49:00Z">
                  <w:rPr>
                    <w:rFonts w:ascii="Calibri" w:eastAsia="Times New Roman" w:hAnsi="Calibri" w:cs="Calibri"/>
                    <w:color w:val="000000"/>
                  </w:rPr>
                </w:rPrChange>
              </w:rPr>
              <w:pPrChange w:id="26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-28.6%</w:t>
            </w:r>
          </w:p>
        </w:tc>
        <w:tc>
          <w:tcPr>
            <w:tcW w:w="861" w:type="dxa"/>
            <w:tcBorders>
              <w:top w:val="nil"/>
              <w:left w:val="nil"/>
              <w:bottom w:val="single" w:sz="4" w:space="0" w:color="auto"/>
              <w:right w:val="single" w:sz="4" w:space="0" w:color="auto"/>
            </w:tcBorders>
            <w:shd w:val="clear" w:color="auto" w:fill="auto"/>
            <w:noWrap/>
            <w:hideMark/>
          </w:tcPr>
          <w:p w14:paraId="56CEBE79" w14:textId="785F7899" w:rsidR="00976EB1" w:rsidRPr="00976EB1" w:rsidRDefault="00976EB1" w:rsidP="00976EB1">
            <w:pPr>
              <w:spacing w:after="0" w:line="276" w:lineRule="auto"/>
              <w:jc w:val="right"/>
              <w:rPr>
                <w:rFonts w:eastAsia="Times New Roman" w:cstheme="minorHAnsi"/>
                <w:color w:val="000000"/>
                <w:sz w:val="16"/>
                <w:szCs w:val="16"/>
                <w:rPrChange w:id="2673" w:author="Alotaibi, Raed" w:date="2019-07-12T12:49:00Z">
                  <w:rPr>
                    <w:rFonts w:ascii="Calibri" w:eastAsia="Times New Roman" w:hAnsi="Calibri" w:cs="Calibri"/>
                    <w:color w:val="000000"/>
                  </w:rPr>
                </w:rPrChange>
              </w:rPr>
              <w:pPrChange w:id="26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-28.2%</w:t>
            </w:r>
          </w:p>
        </w:tc>
        <w:tc>
          <w:tcPr>
            <w:tcW w:w="810" w:type="dxa"/>
            <w:tcBorders>
              <w:top w:val="nil"/>
              <w:left w:val="nil"/>
              <w:bottom w:val="single" w:sz="4" w:space="0" w:color="auto"/>
              <w:right w:val="single" w:sz="4" w:space="0" w:color="auto"/>
            </w:tcBorders>
            <w:shd w:val="clear" w:color="auto" w:fill="auto"/>
            <w:noWrap/>
            <w:hideMark/>
          </w:tcPr>
          <w:p w14:paraId="546E0039" w14:textId="4F0DCE91" w:rsidR="00976EB1" w:rsidRPr="00976EB1" w:rsidRDefault="00976EB1" w:rsidP="00976EB1">
            <w:pPr>
              <w:spacing w:after="0" w:line="276" w:lineRule="auto"/>
              <w:jc w:val="right"/>
              <w:rPr>
                <w:rFonts w:eastAsia="Times New Roman" w:cstheme="minorHAnsi"/>
                <w:color w:val="000000"/>
                <w:sz w:val="16"/>
                <w:szCs w:val="16"/>
                <w:rPrChange w:id="2675" w:author="Alotaibi, Raed" w:date="2019-07-12T12:49:00Z">
                  <w:rPr>
                    <w:rFonts w:ascii="Calibri" w:eastAsia="Times New Roman" w:hAnsi="Calibri" w:cs="Calibri"/>
                    <w:color w:val="000000"/>
                  </w:rPr>
                </w:rPrChange>
              </w:rPr>
              <w:pPrChange w:id="26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r>
      <w:tr w:rsidR="00976EB1" w:rsidRPr="00976EB1" w14:paraId="2305791F"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EF4E258" w14:textId="77777777" w:rsidR="00976EB1" w:rsidRPr="00976EB1" w:rsidRDefault="00976EB1" w:rsidP="00976EB1">
            <w:pPr>
              <w:spacing w:after="0" w:line="276" w:lineRule="auto"/>
              <w:rPr>
                <w:rFonts w:eastAsia="Times New Roman" w:cstheme="minorHAnsi"/>
                <w:b/>
                <w:bCs/>
                <w:color w:val="000000"/>
                <w:sz w:val="16"/>
                <w:szCs w:val="16"/>
                <w:rPrChange w:id="2677" w:author="Alotaibi, Raed" w:date="2019-07-12T12:51:00Z">
                  <w:rPr>
                    <w:rFonts w:ascii="Calibri" w:eastAsia="Times New Roman" w:hAnsi="Calibri" w:cs="Calibri"/>
                    <w:b/>
                    <w:bCs/>
                    <w:color w:val="000000"/>
                  </w:rPr>
                </w:rPrChange>
              </w:rPr>
              <w:pPrChange w:id="267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679" w:author="Alotaibi, Raed" w:date="2019-07-12T12:51:00Z">
                  <w:rPr>
                    <w:rFonts w:ascii="Calibri" w:eastAsia="Times New Roman" w:hAnsi="Calibri" w:cs="Calibri"/>
                    <w:b/>
                    <w:bCs/>
                    <w:color w:val="000000"/>
                  </w:rPr>
                </w:rPrChange>
              </w:rPr>
              <w:t>Idaho</w:t>
            </w:r>
          </w:p>
        </w:tc>
        <w:tc>
          <w:tcPr>
            <w:tcW w:w="759" w:type="dxa"/>
            <w:tcBorders>
              <w:top w:val="nil"/>
              <w:left w:val="nil"/>
              <w:bottom w:val="single" w:sz="4" w:space="0" w:color="auto"/>
              <w:right w:val="single" w:sz="4" w:space="0" w:color="auto"/>
            </w:tcBorders>
            <w:shd w:val="clear" w:color="auto" w:fill="auto"/>
            <w:noWrap/>
            <w:vAlign w:val="bottom"/>
            <w:hideMark/>
          </w:tcPr>
          <w:p w14:paraId="339C1054" w14:textId="77777777" w:rsidR="00976EB1" w:rsidRPr="00976EB1" w:rsidRDefault="00976EB1" w:rsidP="00976EB1">
            <w:pPr>
              <w:spacing w:after="0" w:line="276" w:lineRule="auto"/>
              <w:jc w:val="right"/>
              <w:rPr>
                <w:rFonts w:eastAsia="Times New Roman" w:cstheme="minorHAnsi"/>
                <w:color w:val="000000"/>
                <w:sz w:val="16"/>
                <w:szCs w:val="16"/>
                <w:rPrChange w:id="2680" w:author="Alotaibi, Raed" w:date="2019-07-12T12:49:00Z">
                  <w:rPr>
                    <w:rFonts w:ascii="Calibri" w:eastAsia="Times New Roman" w:hAnsi="Calibri" w:cs="Calibri"/>
                    <w:color w:val="000000"/>
                  </w:rPr>
                </w:rPrChange>
              </w:rPr>
              <w:pPrChange w:id="268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82" w:author="Alotaibi, Raed" w:date="2019-07-12T12:49:00Z">
                  <w:rPr>
                    <w:rFonts w:ascii="Calibri" w:eastAsia="Times New Roman" w:hAnsi="Calibri" w:cs="Calibri"/>
                    <w:color w:val="000000"/>
                  </w:rPr>
                </w:rPrChange>
              </w:rPr>
              <w:t>4,600</w:t>
            </w:r>
          </w:p>
        </w:tc>
        <w:tc>
          <w:tcPr>
            <w:tcW w:w="810" w:type="dxa"/>
            <w:tcBorders>
              <w:top w:val="nil"/>
              <w:left w:val="nil"/>
              <w:bottom w:val="single" w:sz="4" w:space="0" w:color="auto"/>
              <w:right w:val="single" w:sz="4" w:space="0" w:color="auto"/>
            </w:tcBorders>
            <w:shd w:val="clear" w:color="auto" w:fill="auto"/>
            <w:noWrap/>
            <w:vAlign w:val="bottom"/>
            <w:hideMark/>
          </w:tcPr>
          <w:p w14:paraId="052B2F80" w14:textId="77777777" w:rsidR="00976EB1" w:rsidRPr="00976EB1" w:rsidRDefault="00976EB1" w:rsidP="00976EB1">
            <w:pPr>
              <w:spacing w:after="0" w:line="276" w:lineRule="auto"/>
              <w:jc w:val="right"/>
              <w:rPr>
                <w:rFonts w:eastAsia="Times New Roman" w:cstheme="minorHAnsi"/>
                <w:color w:val="000000"/>
                <w:sz w:val="16"/>
                <w:szCs w:val="16"/>
                <w:rPrChange w:id="2683" w:author="Alotaibi, Raed" w:date="2019-07-12T12:49:00Z">
                  <w:rPr>
                    <w:rFonts w:ascii="Calibri" w:eastAsia="Times New Roman" w:hAnsi="Calibri" w:cs="Calibri"/>
                    <w:color w:val="000000"/>
                    <w:sz w:val="20"/>
                    <w:szCs w:val="20"/>
                  </w:rPr>
                </w:rPrChange>
              </w:rPr>
              <w:pPrChange w:id="268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85" w:author="Alotaibi, Raed" w:date="2019-07-12T12:49:00Z">
                  <w:rPr>
                    <w:rFonts w:ascii="Calibri" w:eastAsia="Times New Roman" w:hAnsi="Calibri" w:cs="Calibri"/>
                    <w:color w:val="000000"/>
                    <w:sz w:val="20"/>
                    <w:szCs w:val="20"/>
                  </w:rPr>
                </w:rPrChange>
              </w:rPr>
              <w:t>600</w:t>
            </w:r>
          </w:p>
        </w:tc>
        <w:tc>
          <w:tcPr>
            <w:tcW w:w="720" w:type="dxa"/>
            <w:tcBorders>
              <w:top w:val="nil"/>
              <w:left w:val="nil"/>
              <w:bottom w:val="single" w:sz="4" w:space="0" w:color="auto"/>
              <w:right w:val="single" w:sz="4" w:space="0" w:color="auto"/>
            </w:tcBorders>
            <w:shd w:val="clear" w:color="auto" w:fill="auto"/>
            <w:noWrap/>
            <w:vAlign w:val="bottom"/>
            <w:hideMark/>
          </w:tcPr>
          <w:p w14:paraId="64C9F1D4" w14:textId="77777777" w:rsidR="00976EB1" w:rsidRPr="00976EB1" w:rsidRDefault="00976EB1" w:rsidP="00976EB1">
            <w:pPr>
              <w:spacing w:after="0" w:line="276" w:lineRule="auto"/>
              <w:jc w:val="right"/>
              <w:rPr>
                <w:rFonts w:eastAsia="Times New Roman" w:cstheme="minorHAnsi"/>
                <w:color w:val="000000"/>
                <w:sz w:val="16"/>
                <w:szCs w:val="16"/>
                <w:rPrChange w:id="2686" w:author="Alotaibi, Raed" w:date="2019-07-12T12:49:00Z">
                  <w:rPr>
                    <w:rFonts w:ascii="Calibri" w:eastAsia="Times New Roman" w:hAnsi="Calibri" w:cs="Calibri"/>
                    <w:color w:val="000000"/>
                    <w:sz w:val="20"/>
                    <w:szCs w:val="20"/>
                  </w:rPr>
                </w:rPrChange>
              </w:rPr>
              <w:pPrChange w:id="268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88" w:author="Alotaibi, Raed" w:date="2019-07-12T12:49:00Z">
                  <w:rPr>
                    <w:rFonts w:ascii="Calibri" w:eastAsia="Times New Roman" w:hAnsi="Calibri" w:cs="Calibri"/>
                    <w:color w:val="000000"/>
                    <w:sz w:val="20"/>
                    <w:szCs w:val="20"/>
                  </w:rPr>
                </w:rPrChange>
              </w:rPr>
              <w:t>13.0%</w:t>
            </w:r>
          </w:p>
        </w:tc>
        <w:tc>
          <w:tcPr>
            <w:tcW w:w="900" w:type="dxa"/>
            <w:tcBorders>
              <w:top w:val="nil"/>
              <w:left w:val="nil"/>
              <w:bottom w:val="single" w:sz="4" w:space="0" w:color="auto"/>
              <w:right w:val="single" w:sz="4" w:space="0" w:color="auto"/>
            </w:tcBorders>
            <w:shd w:val="clear" w:color="auto" w:fill="auto"/>
            <w:noWrap/>
            <w:vAlign w:val="bottom"/>
            <w:hideMark/>
          </w:tcPr>
          <w:p w14:paraId="324F31ED" w14:textId="77777777" w:rsidR="00976EB1" w:rsidRPr="00976EB1" w:rsidRDefault="00976EB1" w:rsidP="00976EB1">
            <w:pPr>
              <w:spacing w:after="0" w:line="276" w:lineRule="auto"/>
              <w:jc w:val="right"/>
              <w:rPr>
                <w:rFonts w:eastAsia="Times New Roman" w:cstheme="minorHAnsi"/>
                <w:color w:val="000000"/>
                <w:sz w:val="16"/>
                <w:szCs w:val="16"/>
                <w:rPrChange w:id="2689" w:author="Alotaibi, Raed" w:date="2019-07-12T12:49:00Z">
                  <w:rPr>
                    <w:rFonts w:ascii="Calibri" w:eastAsia="Times New Roman" w:hAnsi="Calibri" w:cs="Calibri"/>
                    <w:color w:val="000000"/>
                  </w:rPr>
                </w:rPrChange>
              </w:rPr>
              <w:pPrChange w:id="26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691" w:author="Alotaibi, Raed" w:date="2019-07-12T12:49:00Z">
                  <w:rPr>
                    <w:rFonts w:ascii="Calibri" w:eastAsia="Times New Roman" w:hAnsi="Calibri" w:cs="Calibri"/>
                    <w:color w:val="000000"/>
                  </w:rPr>
                </w:rPrChange>
              </w:rPr>
              <w:t>4,500</w:t>
            </w:r>
          </w:p>
        </w:tc>
        <w:tc>
          <w:tcPr>
            <w:tcW w:w="810" w:type="dxa"/>
            <w:tcBorders>
              <w:top w:val="nil"/>
              <w:left w:val="nil"/>
              <w:bottom w:val="single" w:sz="4" w:space="0" w:color="auto"/>
              <w:right w:val="single" w:sz="4" w:space="0" w:color="auto"/>
            </w:tcBorders>
            <w:shd w:val="clear" w:color="auto" w:fill="auto"/>
            <w:noWrap/>
            <w:hideMark/>
          </w:tcPr>
          <w:p w14:paraId="233B17C2" w14:textId="0F1935A2" w:rsidR="00976EB1" w:rsidRPr="00976EB1" w:rsidRDefault="00976EB1" w:rsidP="00976EB1">
            <w:pPr>
              <w:spacing w:after="0" w:line="276" w:lineRule="auto"/>
              <w:jc w:val="right"/>
              <w:rPr>
                <w:rFonts w:eastAsia="Times New Roman" w:cstheme="minorHAnsi"/>
                <w:color w:val="000000"/>
                <w:sz w:val="16"/>
                <w:szCs w:val="16"/>
                <w:rPrChange w:id="2692" w:author="Alotaibi, Raed" w:date="2019-07-12T12:49:00Z">
                  <w:rPr>
                    <w:rFonts w:ascii="Calibri" w:eastAsia="Times New Roman" w:hAnsi="Calibri" w:cs="Calibri"/>
                    <w:color w:val="000000"/>
                  </w:rPr>
                </w:rPrChange>
              </w:rPr>
              <w:pPrChange w:id="26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600</w:t>
            </w:r>
          </w:p>
        </w:tc>
        <w:tc>
          <w:tcPr>
            <w:tcW w:w="615" w:type="dxa"/>
            <w:tcBorders>
              <w:top w:val="nil"/>
              <w:left w:val="nil"/>
              <w:bottom w:val="single" w:sz="4" w:space="0" w:color="auto"/>
              <w:right w:val="single" w:sz="4" w:space="0" w:color="auto"/>
            </w:tcBorders>
            <w:shd w:val="clear" w:color="auto" w:fill="auto"/>
            <w:noWrap/>
            <w:hideMark/>
          </w:tcPr>
          <w:p w14:paraId="2D0B2BF8" w14:textId="782804D2" w:rsidR="00976EB1" w:rsidRPr="00976EB1" w:rsidRDefault="00976EB1" w:rsidP="00976EB1">
            <w:pPr>
              <w:spacing w:after="0" w:line="276" w:lineRule="auto"/>
              <w:jc w:val="right"/>
              <w:rPr>
                <w:rFonts w:eastAsia="Times New Roman" w:cstheme="minorHAnsi"/>
                <w:color w:val="000000"/>
                <w:sz w:val="16"/>
                <w:szCs w:val="16"/>
                <w:rPrChange w:id="2694" w:author="Alotaibi, Raed" w:date="2019-07-12T12:49:00Z">
                  <w:rPr>
                    <w:rFonts w:ascii="Calibri" w:eastAsia="Times New Roman" w:hAnsi="Calibri" w:cs="Calibri"/>
                    <w:color w:val="000000"/>
                  </w:rPr>
                </w:rPrChange>
              </w:rPr>
              <w:pPrChange w:id="26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13.3%</w:t>
            </w:r>
          </w:p>
        </w:tc>
        <w:tc>
          <w:tcPr>
            <w:tcW w:w="759" w:type="dxa"/>
            <w:tcBorders>
              <w:top w:val="nil"/>
              <w:left w:val="nil"/>
              <w:bottom w:val="single" w:sz="4" w:space="0" w:color="auto"/>
              <w:right w:val="single" w:sz="4" w:space="0" w:color="auto"/>
            </w:tcBorders>
            <w:shd w:val="clear" w:color="auto" w:fill="auto"/>
            <w:noWrap/>
            <w:hideMark/>
          </w:tcPr>
          <w:p w14:paraId="20A28F4E" w14:textId="70EF811B" w:rsidR="00976EB1" w:rsidRPr="00976EB1" w:rsidRDefault="00976EB1" w:rsidP="00976EB1">
            <w:pPr>
              <w:spacing w:after="0" w:line="276" w:lineRule="auto"/>
              <w:jc w:val="right"/>
              <w:rPr>
                <w:rFonts w:eastAsia="Times New Roman" w:cstheme="minorHAnsi"/>
                <w:color w:val="000000"/>
                <w:sz w:val="16"/>
                <w:szCs w:val="16"/>
                <w:rPrChange w:id="2696" w:author="Alotaibi, Raed" w:date="2019-07-12T12:49:00Z">
                  <w:rPr>
                    <w:rFonts w:ascii="Calibri" w:eastAsia="Times New Roman" w:hAnsi="Calibri" w:cs="Calibri"/>
                    <w:color w:val="000000"/>
                  </w:rPr>
                </w:rPrChange>
              </w:rPr>
              <w:pPrChange w:id="26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17605E62" w14:textId="340B1887" w:rsidR="00976EB1" w:rsidRPr="00976EB1" w:rsidRDefault="00976EB1" w:rsidP="00976EB1">
            <w:pPr>
              <w:spacing w:after="0" w:line="276" w:lineRule="auto"/>
              <w:jc w:val="right"/>
              <w:rPr>
                <w:rFonts w:eastAsia="Times New Roman" w:cstheme="minorHAnsi"/>
                <w:color w:val="000000"/>
                <w:sz w:val="16"/>
                <w:szCs w:val="16"/>
                <w:rPrChange w:id="2698" w:author="Alotaibi, Raed" w:date="2019-07-12T12:49:00Z">
                  <w:rPr>
                    <w:rFonts w:ascii="Calibri" w:eastAsia="Times New Roman" w:hAnsi="Calibri" w:cs="Calibri"/>
                    <w:color w:val="000000"/>
                  </w:rPr>
                </w:rPrChange>
              </w:rPr>
              <w:pPrChange w:id="26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67118E2C" w14:textId="51AA8D87" w:rsidR="00976EB1" w:rsidRPr="00976EB1" w:rsidRDefault="00976EB1" w:rsidP="00976EB1">
            <w:pPr>
              <w:spacing w:after="0" w:line="276" w:lineRule="auto"/>
              <w:jc w:val="right"/>
              <w:rPr>
                <w:rFonts w:eastAsia="Times New Roman" w:cstheme="minorHAnsi"/>
                <w:color w:val="000000"/>
                <w:sz w:val="16"/>
                <w:szCs w:val="16"/>
                <w:rPrChange w:id="2700" w:author="Alotaibi, Raed" w:date="2019-07-12T12:49:00Z">
                  <w:rPr>
                    <w:rFonts w:ascii="Calibri" w:eastAsia="Times New Roman" w:hAnsi="Calibri" w:cs="Calibri"/>
                    <w:color w:val="000000"/>
                  </w:rPr>
                </w:rPrChange>
              </w:rPr>
              <w:pPrChange w:id="27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27880D25" w14:textId="1B520718" w:rsidR="00976EB1" w:rsidRPr="00976EB1" w:rsidRDefault="00976EB1" w:rsidP="00976EB1">
            <w:pPr>
              <w:spacing w:after="0" w:line="276" w:lineRule="auto"/>
              <w:jc w:val="right"/>
              <w:rPr>
                <w:rFonts w:eastAsia="Times New Roman" w:cstheme="minorHAnsi"/>
                <w:color w:val="000000"/>
                <w:sz w:val="16"/>
                <w:szCs w:val="16"/>
                <w:rPrChange w:id="2702" w:author="Alotaibi, Raed" w:date="2019-07-12T12:49:00Z">
                  <w:rPr>
                    <w:rFonts w:ascii="Calibri" w:eastAsia="Times New Roman" w:hAnsi="Calibri" w:cs="Calibri"/>
                    <w:color w:val="000000"/>
                  </w:rPr>
                </w:rPrChange>
              </w:rPr>
              <w:pPrChange w:id="27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c>
          <w:tcPr>
            <w:tcW w:w="861" w:type="dxa"/>
            <w:tcBorders>
              <w:top w:val="nil"/>
              <w:left w:val="nil"/>
              <w:bottom w:val="single" w:sz="4" w:space="0" w:color="auto"/>
              <w:right w:val="single" w:sz="4" w:space="0" w:color="auto"/>
            </w:tcBorders>
            <w:shd w:val="clear" w:color="auto" w:fill="auto"/>
            <w:noWrap/>
            <w:hideMark/>
          </w:tcPr>
          <w:p w14:paraId="296D1225" w14:textId="1A4163A7" w:rsidR="00976EB1" w:rsidRPr="00976EB1" w:rsidRDefault="00976EB1" w:rsidP="00976EB1">
            <w:pPr>
              <w:spacing w:after="0" w:line="276" w:lineRule="auto"/>
              <w:jc w:val="right"/>
              <w:rPr>
                <w:rFonts w:eastAsia="Times New Roman" w:cstheme="minorHAnsi"/>
                <w:color w:val="000000"/>
                <w:sz w:val="16"/>
                <w:szCs w:val="16"/>
                <w:rPrChange w:id="2704" w:author="Alotaibi, Raed" w:date="2019-07-12T12:49:00Z">
                  <w:rPr>
                    <w:rFonts w:ascii="Calibri" w:eastAsia="Times New Roman" w:hAnsi="Calibri" w:cs="Calibri"/>
                    <w:color w:val="000000"/>
                  </w:rPr>
                </w:rPrChange>
              </w:rPr>
              <w:pPrChange w:id="27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585DD6C7" w14:textId="54576D04" w:rsidR="00976EB1" w:rsidRPr="00976EB1" w:rsidRDefault="00976EB1" w:rsidP="00976EB1">
            <w:pPr>
              <w:spacing w:after="0" w:line="276" w:lineRule="auto"/>
              <w:jc w:val="right"/>
              <w:rPr>
                <w:rFonts w:eastAsia="Times New Roman" w:cstheme="minorHAnsi"/>
                <w:color w:val="000000"/>
                <w:sz w:val="16"/>
                <w:szCs w:val="16"/>
                <w:rPrChange w:id="2706" w:author="Alotaibi, Raed" w:date="2019-07-12T12:49:00Z">
                  <w:rPr>
                    <w:rFonts w:ascii="Calibri" w:eastAsia="Times New Roman" w:hAnsi="Calibri" w:cs="Calibri"/>
                    <w:color w:val="000000"/>
                  </w:rPr>
                </w:rPrChange>
              </w:rPr>
              <w:pPrChange w:id="27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r>
      <w:tr w:rsidR="00976EB1" w:rsidRPr="00976EB1" w14:paraId="6279551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4045229" w14:textId="77777777" w:rsidR="00976EB1" w:rsidRPr="00976EB1" w:rsidRDefault="00976EB1" w:rsidP="00976EB1">
            <w:pPr>
              <w:spacing w:after="0" w:line="276" w:lineRule="auto"/>
              <w:rPr>
                <w:rFonts w:eastAsia="Times New Roman" w:cstheme="minorHAnsi"/>
                <w:b/>
                <w:bCs/>
                <w:color w:val="000000"/>
                <w:sz w:val="16"/>
                <w:szCs w:val="16"/>
                <w:rPrChange w:id="2708" w:author="Alotaibi, Raed" w:date="2019-07-12T12:51:00Z">
                  <w:rPr>
                    <w:rFonts w:ascii="Calibri" w:eastAsia="Times New Roman" w:hAnsi="Calibri" w:cs="Calibri"/>
                    <w:b/>
                    <w:bCs/>
                    <w:color w:val="000000"/>
                  </w:rPr>
                </w:rPrChange>
              </w:rPr>
              <w:pPrChange w:id="270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710" w:author="Alotaibi, Raed" w:date="2019-07-12T12:51:00Z">
                  <w:rPr>
                    <w:rFonts w:ascii="Calibri" w:eastAsia="Times New Roman" w:hAnsi="Calibri" w:cs="Calibri"/>
                    <w:b/>
                    <w:bCs/>
                    <w:color w:val="000000"/>
                  </w:rPr>
                </w:rPrChange>
              </w:rPr>
              <w:t>Illinois</w:t>
            </w:r>
          </w:p>
        </w:tc>
        <w:tc>
          <w:tcPr>
            <w:tcW w:w="759" w:type="dxa"/>
            <w:tcBorders>
              <w:top w:val="nil"/>
              <w:left w:val="nil"/>
              <w:bottom w:val="single" w:sz="4" w:space="0" w:color="auto"/>
              <w:right w:val="single" w:sz="4" w:space="0" w:color="auto"/>
            </w:tcBorders>
            <w:shd w:val="clear" w:color="auto" w:fill="auto"/>
            <w:noWrap/>
            <w:vAlign w:val="bottom"/>
            <w:hideMark/>
          </w:tcPr>
          <w:p w14:paraId="54D0B5B3" w14:textId="77777777" w:rsidR="00976EB1" w:rsidRPr="00976EB1" w:rsidRDefault="00976EB1" w:rsidP="00976EB1">
            <w:pPr>
              <w:spacing w:after="0" w:line="276" w:lineRule="auto"/>
              <w:jc w:val="right"/>
              <w:rPr>
                <w:rFonts w:eastAsia="Times New Roman" w:cstheme="minorHAnsi"/>
                <w:color w:val="000000"/>
                <w:sz w:val="16"/>
                <w:szCs w:val="16"/>
                <w:rPrChange w:id="2711" w:author="Alotaibi, Raed" w:date="2019-07-12T12:49:00Z">
                  <w:rPr>
                    <w:rFonts w:ascii="Calibri" w:eastAsia="Times New Roman" w:hAnsi="Calibri" w:cs="Calibri"/>
                    <w:color w:val="000000"/>
                  </w:rPr>
                </w:rPrChange>
              </w:rPr>
              <w:pPrChange w:id="271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13" w:author="Alotaibi, Raed" w:date="2019-07-12T12:49:00Z">
                  <w:rPr>
                    <w:rFonts w:ascii="Calibri" w:eastAsia="Times New Roman" w:hAnsi="Calibri" w:cs="Calibri"/>
                    <w:color w:val="000000"/>
                  </w:rPr>
                </w:rPrChange>
              </w:rPr>
              <w:t>33,800</w:t>
            </w:r>
          </w:p>
        </w:tc>
        <w:tc>
          <w:tcPr>
            <w:tcW w:w="810" w:type="dxa"/>
            <w:tcBorders>
              <w:top w:val="nil"/>
              <w:left w:val="nil"/>
              <w:bottom w:val="single" w:sz="4" w:space="0" w:color="auto"/>
              <w:right w:val="single" w:sz="4" w:space="0" w:color="auto"/>
            </w:tcBorders>
            <w:shd w:val="clear" w:color="auto" w:fill="auto"/>
            <w:noWrap/>
            <w:vAlign w:val="bottom"/>
            <w:hideMark/>
          </w:tcPr>
          <w:p w14:paraId="65D786D1" w14:textId="77777777" w:rsidR="00976EB1" w:rsidRPr="00976EB1" w:rsidRDefault="00976EB1" w:rsidP="00976EB1">
            <w:pPr>
              <w:spacing w:after="0" w:line="276" w:lineRule="auto"/>
              <w:jc w:val="right"/>
              <w:rPr>
                <w:rFonts w:eastAsia="Times New Roman" w:cstheme="minorHAnsi"/>
                <w:color w:val="000000"/>
                <w:sz w:val="16"/>
                <w:szCs w:val="16"/>
                <w:rPrChange w:id="2714" w:author="Alotaibi, Raed" w:date="2019-07-12T12:49:00Z">
                  <w:rPr>
                    <w:rFonts w:ascii="Calibri" w:eastAsia="Times New Roman" w:hAnsi="Calibri" w:cs="Calibri"/>
                    <w:color w:val="000000"/>
                    <w:sz w:val="20"/>
                    <w:szCs w:val="20"/>
                  </w:rPr>
                </w:rPrChange>
              </w:rPr>
              <w:pPrChange w:id="271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16" w:author="Alotaibi, Raed" w:date="2019-07-12T12:49:00Z">
                  <w:rPr>
                    <w:rFonts w:ascii="Calibri" w:eastAsia="Times New Roman" w:hAnsi="Calibri" w:cs="Calibri"/>
                    <w:color w:val="000000"/>
                    <w:sz w:val="20"/>
                    <w:szCs w:val="20"/>
                  </w:rPr>
                </w:rPrChange>
              </w:rPr>
              <w:t>8,300</w:t>
            </w:r>
          </w:p>
        </w:tc>
        <w:tc>
          <w:tcPr>
            <w:tcW w:w="720" w:type="dxa"/>
            <w:tcBorders>
              <w:top w:val="nil"/>
              <w:left w:val="nil"/>
              <w:bottom w:val="single" w:sz="4" w:space="0" w:color="auto"/>
              <w:right w:val="single" w:sz="4" w:space="0" w:color="auto"/>
            </w:tcBorders>
            <w:shd w:val="clear" w:color="auto" w:fill="auto"/>
            <w:noWrap/>
            <w:vAlign w:val="bottom"/>
            <w:hideMark/>
          </w:tcPr>
          <w:p w14:paraId="185BE442" w14:textId="77777777" w:rsidR="00976EB1" w:rsidRPr="00976EB1" w:rsidRDefault="00976EB1" w:rsidP="00976EB1">
            <w:pPr>
              <w:spacing w:after="0" w:line="276" w:lineRule="auto"/>
              <w:jc w:val="right"/>
              <w:rPr>
                <w:rFonts w:eastAsia="Times New Roman" w:cstheme="minorHAnsi"/>
                <w:color w:val="000000"/>
                <w:sz w:val="16"/>
                <w:szCs w:val="16"/>
                <w:rPrChange w:id="2717" w:author="Alotaibi, Raed" w:date="2019-07-12T12:49:00Z">
                  <w:rPr>
                    <w:rFonts w:ascii="Calibri" w:eastAsia="Times New Roman" w:hAnsi="Calibri" w:cs="Calibri"/>
                    <w:color w:val="000000"/>
                    <w:sz w:val="20"/>
                    <w:szCs w:val="20"/>
                  </w:rPr>
                </w:rPrChange>
              </w:rPr>
              <w:pPrChange w:id="271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19" w:author="Alotaibi, Raed" w:date="2019-07-12T12:49:00Z">
                  <w:rPr>
                    <w:rFonts w:ascii="Calibri" w:eastAsia="Times New Roman" w:hAnsi="Calibri" w:cs="Calibri"/>
                    <w:color w:val="000000"/>
                    <w:sz w:val="20"/>
                    <w:szCs w:val="20"/>
                  </w:rPr>
                </w:rPrChange>
              </w:rPr>
              <w:t>24.6%</w:t>
            </w:r>
          </w:p>
        </w:tc>
        <w:tc>
          <w:tcPr>
            <w:tcW w:w="900" w:type="dxa"/>
            <w:tcBorders>
              <w:top w:val="nil"/>
              <w:left w:val="nil"/>
              <w:bottom w:val="single" w:sz="4" w:space="0" w:color="auto"/>
              <w:right w:val="single" w:sz="4" w:space="0" w:color="auto"/>
            </w:tcBorders>
            <w:shd w:val="clear" w:color="auto" w:fill="auto"/>
            <w:noWrap/>
            <w:vAlign w:val="bottom"/>
            <w:hideMark/>
          </w:tcPr>
          <w:p w14:paraId="185073C6" w14:textId="77777777" w:rsidR="00976EB1" w:rsidRPr="00976EB1" w:rsidRDefault="00976EB1" w:rsidP="00976EB1">
            <w:pPr>
              <w:spacing w:after="0" w:line="276" w:lineRule="auto"/>
              <w:jc w:val="right"/>
              <w:rPr>
                <w:rFonts w:eastAsia="Times New Roman" w:cstheme="minorHAnsi"/>
                <w:color w:val="000000"/>
                <w:sz w:val="16"/>
                <w:szCs w:val="16"/>
                <w:rPrChange w:id="2720" w:author="Alotaibi, Raed" w:date="2019-07-12T12:49:00Z">
                  <w:rPr>
                    <w:rFonts w:ascii="Calibri" w:eastAsia="Times New Roman" w:hAnsi="Calibri" w:cs="Calibri"/>
                    <w:color w:val="000000"/>
                  </w:rPr>
                </w:rPrChange>
              </w:rPr>
              <w:pPrChange w:id="27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22" w:author="Alotaibi, Raed" w:date="2019-07-12T12:49:00Z">
                  <w:rPr>
                    <w:rFonts w:ascii="Calibri" w:eastAsia="Times New Roman" w:hAnsi="Calibri" w:cs="Calibri"/>
                    <w:color w:val="000000"/>
                  </w:rPr>
                </w:rPrChange>
              </w:rPr>
              <w:t>18,300</w:t>
            </w:r>
          </w:p>
        </w:tc>
        <w:tc>
          <w:tcPr>
            <w:tcW w:w="810" w:type="dxa"/>
            <w:tcBorders>
              <w:top w:val="nil"/>
              <w:left w:val="nil"/>
              <w:bottom w:val="single" w:sz="4" w:space="0" w:color="auto"/>
              <w:right w:val="single" w:sz="4" w:space="0" w:color="auto"/>
            </w:tcBorders>
            <w:shd w:val="clear" w:color="auto" w:fill="auto"/>
            <w:noWrap/>
            <w:hideMark/>
          </w:tcPr>
          <w:p w14:paraId="61762475" w14:textId="041F16F3" w:rsidR="00976EB1" w:rsidRPr="00976EB1" w:rsidRDefault="00976EB1" w:rsidP="00976EB1">
            <w:pPr>
              <w:spacing w:after="0" w:line="276" w:lineRule="auto"/>
              <w:jc w:val="right"/>
              <w:rPr>
                <w:rFonts w:eastAsia="Times New Roman" w:cstheme="minorHAnsi"/>
                <w:color w:val="000000"/>
                <w:sz w:val="16"/>
                <w:szCs w:val="16"/>
                <w:rPrChange w:id="2723" w:author="Alotaibi, Raed" w:date="2019-07-12T12:49:00Z">
                  <w:rPr>
                    <w:rFonts w:ascii="Calibri" w:eastAsia="Times New Roman" w:hAnsi="Calibri" w:cs="Calibri"/>
                    <w:color w:val="000000"/>
                  </w:rPr>
                </w:rPrChange>
              </w:rPr>
              <w:pPrChange w:id="27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4,500</w:t>
            </w:r>
          </w:p>
        </w:tc>
        <w:tc>
          <w:tcPr>
            <w:tcW w:w="615" w:type="dxa"/>
            <w:tcBorders>
              <w:top w:val="nil"/>
              <w:left w:val="nil"/>
              <w:bottom w:val="single" w:sz="4" w:space="0" w:color="auto"/>
              <w:right w:val="single" w:sz="4" w:space="0" w:color="auto"/>
            </w:tcBorders>
            <w:shd w:val="clear" w:color="auto" w:fill="auto"/>
            <w:noWrap/>
            <w:hideMark/>
          </w:tcPr>
          <w:p w14:paraId="0C6178D2" w14:textId="5FD5EE35" w:rsidR="00976EB1" w:rsidRPr="00976EB1" w:rsidRDefault="00976EB1" w:rsidP="00976EB1">
            <w:pPr>
              <w:spacing w:after="0" w:line="276" w:lineRule="auto"/>
              <w:jc w:val="right"/>
              <w:rPr>
                <w:rFonts w:eastAsia="Times New Roman" w:cstheme="minorHAnsi"/>
                <w:color w:val="000000"/>
                <w:sz w:val="16"/>
                <w:szCs w:val="16"/>
                <w:rPrChange w:id="2725" w:author="Alotaibi, Raed" w:date="2019-07-12T12:49:00Z">
                  <w:rPr>
                    <w:rFonts w:ascii="Calibri" w:eastAsia="Times New Roman" w:hAnsi="Calibri" w:cs="Calibri"/>
                    <w:color w:val="000000"/>
                  </w:rPr>
                </w:rPrChange>
              </w:rPr>
              <w:pPrChange w:id="27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24.6%</w:t>
            </w:r>
          </w:p>
        </w:tc>
        <w:tc>
          <w:tcPr>
            <w:tcW w:w="759" w:type="dxa"/>
            <w:tcBorders>
              <w:top w:val="nil"/>
              <w:left w:val="nil"/>
              <w:bottom w:val="single" w:sz="4" w:space="0" w:color="auto"/>
              <w:right w:val="single" w:sz="4" w:space="0" w:color="auto"/>
            </w:tcBorders>
            <w:shd w:val="clear" w:color="auto" w:fill="auto"/>
            <w:noWrap/>
            <w:hideMark/>
          </w:tcPr>
          <w:p w14:paraId="1264BB60" w14:textId="4A681C24" w:rsidR="00976EB1" w:rsidRPr="00976EB1" w:rsidRDefault="00976EB1" w:rsidP="00976EB1">
            <w:pPr>
              <w:spacing w:after="0" w:line="276" w:lineRule="auto"/>
              <w:jc w:val="right"/>
              <w:rPr>
                <w:rFonts w:eastAsia="Times New Roman" w:cstheme="minorHAnsi"/>
                <w:color w:val="000000"/>
                <w:sz w:val="16"/>
                <w:szCs w:val="16"/>
                <w:rPrChange w:id="2727" w:author="Alotaibi, Raed" w:date="2019-07-12T12:49:00Z">
                  <w:rPr>
                    <w:rFonts w:ascii="Calibri" w:eastAsia="Times New Roman" w:hAnsi="Calibri" w:cs="Calibri"/>
                    <w:color w:val="000000"/>
                  </w:rPr>
                </w:rPrChange>
              </w:rPr>
              <w:pPrChange w:id="27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-15,500</w:t>
            </w:r>
          </w:p>
        </w:tc>
        <w:tc>
          <w:tcPr>
            <w:tcW w:w="786" w:type="dxa"/>
            <w:tcBorders>
              <w:top w:val="nil"/>
              <w:left w:val="nil"/>
              <w:bottom w:val="single" w:sz="4" w:space="0" w:color="auto"/>
              <w:right w:val="single" w:sz="4" w:space="0" w:color="auto"/>
            </w:tcBorders>
            <w:shd w:val="clear" w:color="auto" w:fill="auto"/>
            <w:noWrap/>
            <w:hideMark/>
          </w:tcPr>
          <w:p w14:paraId="3D75165C" w14:textId="506082B5" w:rsidR="00976EB1" w:rsidRPr="00976EB1" w:rsidRDefault="00976EB1" w:rsidP="00976EB1">
            <w:pPr>
              <w:spacing w:after="0" w:line="276" w:lineRule="auto"/>
              <w:jc w:val="right"/>
              <w:rPr>
                <w:rFonts w:eastAsia="Times New Roman" w:cstheme="minorHAnsi"/>
                <w:color w:val="000000"/>
                <w:sz w:val="16"/>
                <w:szCs w:val="16"/>
                <w:rPrChange w:id="2729" w:author="Alotaibi, Raed" w:date="2019-07-12T12:49:00Z">
                  <w:rPr>
                    <w:rFonts w:ascii="Calibri" w:eastAsia="Times New Roman" w:hAnsi="Calibri" w:cs="Calibri"/>
                    <w:color w:val="000000"/>
                  </w:rPr>
                </w:rPrChange>
              </w:rPr>
              <w:pPrChange w:id="27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-3,800</w:t>
            </w:r>
          </w:p>
        </w:tc>
        <w:tc>
          <w:tcPr>
            <w:tcW w:w="810" w:type="dxa"/>
            <w:tcBorders>
              <w:top w:val="nil"/>
              <w:left w:val="nil"/>
              <w:bottom w:val="single" w:sz="4" w:space="0" w:color="auto"/>
              <w:right w:val="single" w:sz="4" w:space="0" w:color="auto"/>
            </w:tcBorders>
            <w:shd w:val="clear" w:color="auto" w:fill="auto"/>
            <w:noWrap/>
            <w:hideMark/>
          </w:tcPr>
          <w:p w14:paraId="4FE7A202" w14:textId="45169515" w:rsidR="00976EB1" w:rsidRPr="00976EB1" w:rsidRDefault="00976EB1" w:rsidP="00976EB1">
            <w:pPr>
              <w:spacing w:after="0" w:line="276" w:lineRule="auto"/>
              <w:jc w:val="right"/>
              <w:rPr>
                <w:rFonts w:eastAsia="Times New Roman" w:cstheme="minorHAnsi"/>
                <w:color w:val="000000"/>
                <w:sz w:val="16"/>
                <w:szCs w:val="16"/>
                <w:rPrChange w:id="2731" w:author="Alotaibi, Raed" w:date="2019-07-12T12:49:00Z">
                  <w:rPr>
                    <w:rFonts w:ascii="Calibri" w:eastAsia="Times New Roman" w:hAnsi="Calibri" w:cs="Calibri"/>
                    <w:color w:val="000000"/>
                  </w:rPr>
                </w:rPrChange>
              </w:rPr>
              <w:pPrChange w:id="27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043F17B9" w14:textId="67FFB0AF" w:rsidR="00976EB1" w:rsidRPr="00976EB1" w:rsidRDefault="00976EB1" w:rsidP="00976EB1">
            <w:pPr>
              <w:spacing w:after="0" w:line="276" w:lineRule="auto"/>
              <w:jc w:val="right"/>
              <w:rPr>
                <w:rFonts w:eastAsia="Times New Roman" w:cstheme="minorHAnsi"/>
                <w:color w:val="000000"/>
                <w:sz w:val="16"/>
                <w:szCs w:val="16"/>
                <w:rPrChange w:id="2733" w:author="Alotaibi, Raed" w:date="2019-07-12T12:49:00Z">
                  <w:rPr>
                    <w:rFonts w:ascii="Calibri" w:eastAsia="Times New Roman" w:hAnsi="Calibri" w:cs="Calibri"/>
                    <w:color w:val="000000"/>
                  </w:rPr>
                </w:rPrChange>
              </w:rPr>
              <w:pPrChange w:id="27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-45.9%</w:t>
            </w:r>
          </w:p>
        </w:tc>
        <w:tc>
          <w:tcPr>
            <w:tcW w:w="861" w:type="dxa"/>
            <w:tcBorders>
              <w:top w:val="nil"/>
              <w:left w:val="nil"/>
              <w:bottom w:val="single" w:sz="4" w:space="0" w:color="auto"/>
              <w:right w:val="single" w:sz="4" w:space="0" w:color="auto"/>
            </w:tcBorders>
            <w:shd w:val="clear" w:color="auto" w:fill="auto"/>
            <w:noWrap/>
            <w:hideMark/>
          </w:tcPr>
          <w:p w14:paraId="037DC464" w14:textId="033EDAC2" w:rsidR="00976EB1" w:rsidRPr="00976EB1" w:rsidRDefault="00976EB1" w:rsidP="00976EB1">
            <w:pPr>
              <w:spacing w:after="0" w:line="276" w:lineRule="auto"/>
              <w:jc w:val="right"/>
              <w:rPr>
                <w:rFonts w:eastAsia="Times New Roman" w:cstheme="minorHAnsi"/>
                <w:color w:val="000000"/>
                <w:sz w:val="16"/>
                <w:szCs w:val="16"/>
                <w:rPrChange w:id="2735" w:author="Alotaibi, Raed" w:date="2019-07-12T12:49:00Z">
                  <w:rPr>
                    <w:rFonts w:ascii="Calibri" w:eastAsia="Times New Roman" w:hAnsi="Calibri" w:cs="Calibri"/>
                    <w:color w:val="000000"/>
                  </w:rPr>
                </w:rPrChange>
              </w:rPr>
              <w:pPrChange w:id="27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-45.8%</w:t>
            </w:r>
          </w:p>
        </w:tc>
        <w:tc>
          <w:tcPr>
            <w:tcW w:w="810" w:type="dxa"/>
            <w:tcBorders>
              <w:top w:val="nil"/>
              <w:left w:val="nil"/>
              <w:bottom w:val="single" w:sz="4" w:space="0" w:color="auto"/>
              <w:right w:val="single" w:sz="4" w:space="0" w:color="auto"/>
            </w:tcBorders>
            <w:shd w:val="clear" w:color="auto" w:fill="auto"/>
            <w:noWrap/>
            <w:hideMark/>
          </w:tcPr>
          <w:p w14:paraId="0AE3DBF1" w14:textId="47E3E66D" w:rsidR="00976EB1" w:rsidRPr="00976EB1" w:rsidRDefault="00976EB1" w:rsidP="00976EB1">
            <w:pPr>
              <w:spacing w:after="0" w:line="276" w:lineRule="auto"/>
              <w:jc w:val="right"/>
              <w:rPr>
                <w:rFonts w:eastAsia="Times New Roman" w:cstheme="minorHAnsi"/>
                <w:color w:val="000000"/>
                <w:sz w:val="16"/>
                <w:szCs w:val="16"/>
                <w:rPrChange w:id="2737" w:author="Alotaibi, Raed" w:date="2019-07-12T12:49:00Z">
                  <w:rPr>
                    <w:rFonts w:ascii="Calibri" w:eastAsia="Times New Roman" w:hAnsi="Calibri" w:cs="Calibri"/>
                    <w:color w:val="000000"/>
                  </w:rPr>
                </w:rPrChange>
              </w:rPr>
              <w:pPrChange w:id="27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r>
      <w:tr w:rsidR="00976EB1" w:rsidRPr="00976EB1" w14:paraId="3E5900F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3C21118" w14:textId="77777777" w:rsidR="00976EB1" w:rsidRPr="00976EB1" w:rsidRDefault="00976EB1" w:rsidP="00976EB1">
            <w:pPr>
              <w:spacing w:after="0" w:line="276" w:lineRule="auto"/>
              <w:rPr>
                <w:rFonts w:eastAsia="Times New Roman" w:cstheme="minorHAnsi"/>
                <w:b/>
                <w:bCs/>
                <w:color w:val="000000"/>
                <w:sz w:val="16"/>
                <w:szCs w:val="16"/>
                <w:rPrChange w:id="2739" w:author="Alotaibi, Raed" w:date="2019-07-12T12:51:00Z">
                  <w:rPr>
                    <w:rFonts w:ascii="Calibri" w:eastAsia="Times New Roman" w:hAnsi="Calibri" w:cs="Calibri"/>
                    <w:b/>
                    <w:bCs/>
                    <w:color w:val="000000"/>
                  </w:rPr>
                </w:rPrChange>
              </w:rPr>
              <w:pPrChange w:id="274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741" w:author="Alotaibi, Raed" w:date="2019-07-12T12:51:00Z">
                  <w:rPr>
                    <w:rFonts w:ascii="Calibri" w:eastAsia="Times New Roman" w:hAnsi="Calibri" w:cs="Calibri"/>
                    <w:b/>
                    <w:bCs/>
                    <w:color w:val="000000"/>
                  </w:rPr>
                </w:rPrChange>
              </w:rPr>
              <w:t>Indiana</w:t>
            </w:r>
          </w:p>
        </w:tc>
        <w:tc>
          <w:tcPr>
            <w:tcW w:w="759" w:type="dxa"/>
            <w:tcBorders>
              <w:top w:val="nil"/>
              <w:left w:val="nil"/>
              <w:bottom w:val="single" w:sz="4" w:space="0" w:color="auto"/>
              <w:right w:val="single" w:sz="4" w:space="0" w:color="auto"/>
            </w:tcBorders>
            <w:shd w:val="clear" w:color="auto" w:fill="auto"/>
            <w:noWrap/>
            <w:vAlign w:val="bottom"/>
            <w:hideMark/>
          </w:tcPr>
          <w:p w14:paraId="2716B956" w14:textId="77777777" w:rsidR="00976EB1" w:rsidRPr="00976EB1" w:rsidRDefault="00976EB1" w:rsidP="00976EB1">
            <w:pPr>
              <w:spacing w:after="0" w:line="276" w:lineRule="auto"/>
              <w:jc w:val="right"/>
              <w:rPr>
                <w:rFonts w:eastAsia="Times New Roman" w:cstheme="minorHAnsi"/>
                <w:color w:val="000000"/>
                <w:sz w:val="16"/>
                <w:szCs w:val="16"/>
                <w:rPrChange w:id="2742" w:author="Alotaibi, Raed" w:date="2019-07-12T12:49:00Z">
                  <w:rPr>
                    <w:rFonts w:ascii="Calibri" w:eastAsia="Times New Roman" w:hAnsi="Calibri" w:cs="Calibri"/>
                    <w:color w:val="000000"/>
                  </w:rPr>
                </w:rPrChange>
              </w:rPr>
              <w:pPrChange w:id="274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44" w:author="Alotaibi, Raed" w:date="2019-07-12T12:49:00Z">
                  <w:rPr>
                    <w:rFonts w:ascii="Calibri" w:eastAsia="Times New Roman" w:hAnsi="Calibri" w:cs="Calibri"/>
                    <w:color w:val="000000"/>
                  </w:rPr>
                </w:rPrChange>
              </w:rPr>
              <w:t>17,300</w:t>
            </w:r>
          </w:p>
        </w:tc>
        <w:tc>
          <w:tcPr>
            <w:tcW w:w="810" w:type="dxa"/>
            <w:tcBorders>
              <w:top w:val="nil"/>
              <w:left w:val="nil"/>
              <w:bottom w:val="single" w:sz="4" w:space="0" w:color="auto"/>
              <w:right w:val="single" w:sz="4" w:space="0" w:color="auto"/>
            </w:tcBorders>
            <w:shd w:val="clear" w:color="auto" w:fill="auto"/>
            <w:noWrap/>
            <w:vAlign w:val="bottom"/>
            <w:hideMark/>
          </w:tcPr>
          <w:p w14:paraId="2DD0D622" w14:textId="77777777" w:rsidR="00976EB1" w:rsidRPr="00976EB1" w:rsidRDefault="00976EB1" w:rsidP="00976EB1">
            <w:pPr>
              <w:spacing w:after="0" w:line="276" w:lineRule="auto"/>
              <w:jc w:val="right"/>
              <w:rPr>
                <w:rFonts w:eastAsia="Times New Roman" w:cstheme="minorHAnsi"/>
                <w:color w:val="000000"/>
                <w:sz w:val="16"/>
                <w:szCs w:val="16"/>
                <w:rPrChange w:id="2745" w:author="Alotaibi, Raed" w:date="2019-07-12T12:49:00Z">
                  <w:rPr>
                    <w:rFonts w:ascii="Calibri" w:eastAsia="Times New Roman" w:hAnsi="Calibri" w:cs="Calibri"/>
                    <w:color w:val="000000"/>
                    <w:sz w:val="20"/>
                    <w:szCs w:val="20"/>
                  </w:rPr>
                </w:rPrChange>
              </w:rPr>
              <w:pPrChange w:id="274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47" w:author="Alotaibi, Raed" w:date="2019-07-12T12:49:00Z">
                  <w:rPr>
                    <w:rFonts w:ascii="Calibri" w:eastAsia="Times New Roman" w:hAnsi="Calibri" w:cs="Calibri"/>
                    <w:color w:val="000000"/>
                    <w:sz w:val="20"/>
                    <w:szCs w:val="20"/>
                  </w:rPr>
                </w:rPrChange>
              </w:rPr>
              <w:t>3,100</w:t>
            </w:r>
          </w:p>
        </w:tc>
        <w:tc>
          <w:tcPr>
            <w:tcW w:w="720" w:type="dxa"/>
            <w:tcBorders>
              <w:top w:val="nil"/>
              <w:left w:val="nil"/>
              <w:bottom w:val="single" w:sz="4" w:space="0" w:color="auto"/>
              <w:right w:val="single" w:sz="4" w:space="0" w:color="auto"/>
            </w:tcBorders>
            <w:shd w:val="clear" w:color="auto" w:fill="auto"/>
            <w:noWrap/>
            <w:vAlign w:val="bottom"/>
            <w:hideMark/>
          </w:tcPr>
          <w:p w14:paraId="3FB3B18A" w14:textId="77777777" w:rsidR="00976EB1" w:rsidRPr="00976EB1" w:rsidRDefault="00976EB1" w:rsidP="00976EB1">
            <w:pPr>
              <w:spacing w:after="0" w:line="276" w:lineRule="auto"/>
              <w:jc w:val="right"/>
              <w:rPr>
                <w:rFonts w:eastAsia="Times New Roman" w:cstheme="minorHAnsi"/>
                <w:color w:val="000000"/>
                <w:sz w:val="16"/>
                <w:szCs w:val="16"/>
                <w:rPrChange w:id="2748" w:author="Alotaibi, Raed" w:date="2019-07-12T12:49:00Z">
                  <w:rPr>
                    <w:rFonts w:ascii="Calibri" w:eastAsia="Times New Roman" w:hAnsi="Calibri" w:cs="Calibri"/>
                    <w:color w:val="000000"/>
                    <w:sz w:val="20"/>
                    <w:szCs w:val="20"/>
                  </w:rPr>
                </w:rPrChange>
              </w:rPr>
              <w:pPrChange w:id="274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50" w:author="Alotaibi, Raed" w:date="2019-07-12T12:49:00Z">
                  <w:rPr>
                    <w:rFonts w:ascii="Calibri" w:eastAsia="Times New Roman" w:hAnsi="Calibri" w:cs="Calibri"/>
                    <w:color w:val="000000"/>
                    <w:sz w:val="20"/>
                    <w:szCs w:val="20"/>
                  </w:rPr>
                </w:rPrChange>
              </w:rPr>
              <w:t>17.9%</w:t>
            </w:r>
          </w:p>
        </w:tc>
        <w:tc>
          <w:tcPr>
            <w:tcW w:w="900" w:type="dxa"/>
            <w:tcBorders>
              <w:top w:val="nil"/>
              <w:left w:val="nil"/>
              <w:bottom w:val="single" w:sz="4" w:space="0" w:color="auto"/>
              <w:right w:val="single" w:sz="4" w:space="0" w:color="auto"/>
            </w:tcBorders>
            <w:shd w:val="clear" w:color="auto" w:fill="auto"/>
            <w:noWrap/>
            <w:vAlign w:val="bottom"/>
            <w:hideMark/>
          </w:tcPr>
          <w:p w14:paraId="6BAED724" w14:textId="77777777" w:rsidR="00976EB1" w:rsidRPr="00976EB1" w:rsidRDefault="00976EB1" w:rsidP="00976EB1">
            <w:pPr>
              <w:spacing w:after="0" w:line="276" w:lineRule="auto"/>
              <w:jc w:val="right"/>
              <w:rPr>
                <w:rFonts w:eastAsia="Times New Roman" w:cstheme="minorHAnsi"/>
                <w:color w:val="000000"/>
                <w:sz w:val="16"/>
                <w:szCs w:val="16"/>
                <w:rPrChange w:id="2751" w:author="Alotaibi, Raed" w:date="2019-07-12T12:49:00Z">
                  <w:rPr>
                    <w:rFonts w:ascii="Calibri" w:eastAsia="Times New Roman" w:hAnsi="Calibri" w:cs="Calibri"/>
                    <w:color w:val="000000"/>
                  </w:rPr>
                </w:rPrChange>
              </w:rPr>
              <w:pPrChange w:id="27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53" w:author="Alotaibi, Raed" w:date="2019-07-12T12:49:00Z">
                  <w:rPr>
                    <w:rFonts w:ascii="Calibri" w:eastAsia="Times New Roman" w:hAnsi="Calibri" w:cs="Calibri"/>
                    <w:color w:val="000000"/>
                  </w:rPr>
                </w:rPrChange>
              </w:rPr>
              <w:t>21,300</w:t>
            </w:r>
          </w:p>
        </w:tc>
        <w:tc>
          <w:tcPr>
            <w:tcW w:w="810" w:type="dxa"/>
            <w:tcBorders>
              <w:top w:val="nil"/>
              <w:left w:val="nil"/>
              <w:bottom w:val="single" w:sz="4" w:space="0" w:color="auto"/>
              <w:right w:val="single" w:sz="4" w:space="0" w:color="auto"/>
            </w:tcBorders>
            <w:shd w:val="clear" w:color="auto" w:fill="auto"/>
            <w:noWrap/>
            <w:hideMark/>
          </w:tcPr>
          <w:p w14:paraId="2D808261" w14:textId="13FC9F8E" w:rsidR="00976EB1" w:rsidRPr="00976EB1" w:rsidRDefault="00976EB1" w:rsidP="00976EB1">
            <w:pPr>
              <w:spacing w:after="0" w:line="276" w:lineRule="auto"/>
              <w:jc w:val="right"/>
              <w:rPr>
                <w:rFonts w:eastAsia="Times New Roman" w:cstheme="minorHAnsi"/>
                <w:color w:val="000000"/>
                <w:sz w:val="16"/>
                <w:szCs w:val="16"/>
                <w:rPrChange w:id="2754" w:author="Alotaibi, Raed" w:date="2019-07-12T12:49:00Z">
                  <w:rPr>
                    <w:rFonts w:ascii="Calibri" w:eastAsia="Times New Roman" w:hAnsi="Calibri" w:cs="Calibri"/>
                    <w:color w:val="000000"/>
                  </w:rPr>
                </w:rPrChange>
              </w:rPr>
              <w:pPrChange w:id="27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3,900</w:t>
            </w:r>
          </w:p>
        </w:tc>
        <w:tc>
          <w:tcPr>
            <w:tcW w:w="615" w:type="dxa"/>
            <w:tcBorders>
              <w:top w:val="nil"/>
              <w:left w:val="nil"/>
              <w:bottom w:val="single" w:sz="4" w:space="0" w:color="auto"/>
              <w:right w:val="single" w:sz="4" w:space="0" w:color="auto"/>
            </w:tcBorders>
            <w:shd w:val="clear" w:color="auto" w:fill="auto"/>
            <w:noWrap/>
            <w:hideMark/>
          </w:tcPr>
          <w:p w14:paraId="36169848" w14:textId="57BB2295" w:rsidR="00976EB1" w:rsidRPr="00976EB1" w:rsidRDefault="00976EB1" w:rsidP="00976EB1">
            <w:pPr>
              <w:spacing w:after="0" w:line="276" w:lineRule="auto"/>
              <w:jc w:val="right"/>
              <w:rPr>
                <w:rFonts w:eastAsia="Times New Roman" w:cstheme="minorHAnsi"/>
                <w:color w:val="000000"/>
                <w:sz w:val="16"/>
                <w:szCs w:val="16"/>
                <w:rPrChange w:id="2756" w:author="Alotaibi, Raed" w:date="2019-07-12T12:49:00Z">
                  <w:rPr>
                    <w:rFonts w:ascii="Calibri" w:eastAsia="Times New Roman" w:hAnsi="Calibri" w:cs="Calibri"/>
                    <w:color w:val="000000"/>
                  </w:rPr>
                </w:rPrChange>
              </w:rPr>
              <w:pPrChange w:id="27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18.3%</w:t>
            </w:r>
          </w:p>
        </w:tc>
        <w:tc>
          <w:tcPr>
            <w:tcW w:w="759" w:type="dxa"/>
            <w:tcBorders>
              <w:top w:val="nil"/>
              <w:left w:val="nil"/>
              <w:bottom w:val="single" w:sz="4" w:space="0" w:color="auto"/>
              <w:right w:val="single" w:sz="4" w:space="0" w:color="auto"/>
            </w:tcBorders>
            <w:shd w:val="clear" w:color="auto" w:fill="auto"/>
            <w:noWrap/>
            <w:hideMark/>
          </w:tcPr>
          <w:p w14:paraId="1BDCE238" w14:textId="1B639C17" w:rsidR="00976EB1" w:rsidRPr="00976EB1" w:rsidRDefault="00976EB1" w:rsidP="00976EB1">
            <w:pPr>
              <w:spacing w:after="0" w:line="276" w:lineRule="auto"/>
              <w:jc w:val="right"/>
              <w:rPr>
                <w:rFonts w:eastAsia="Times New Roman" w:cstheme="minorHAnsi"/>
                <w:color w:val="000000"/>
                <w:sz w:val="16"/>
                <w:szCs w:val="16"/>
                <w:rPrChange w:id="2758" w:author="Alotaibi, Raed" w:date="2019-07-12T12:49:00Z">
                  <w:rPr>
                    <w:rFonts w:ascii="Calibri" w:eastAsia="Times New Roman" w:hAnsi="Calibri" w:cs="Calibri"/>
                    <w:color w:val="000000"/>
                  </w:rPr>
                </w:rPrChange>
              </w:rPr>
              <w:pPrChange w:id="27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4,000</w:t>
            </w:r>
          </w:p>
        </w:tc>
        <w:tc>
          <w:tcPr>
            <w:tcW w:w="786" w:type="dxa"/>
            <w:tcBorders>
              <w:top w:val="nil"/>
              <w:left w:val="nil"/>
              <w:bottom w:val="single" w:sz="4" w:space="0" w:color="auto"/>
              <w:right w:val="single" w:sz="4" w:space="0" w:color="auto"/>
            </w:tcBorders>
            <w:shd w:val="clear" w:color="auto" w:fill="auto"/>
            <w:noWrap/>
            <w:hideMark/>
          </w:tcPr>
          <w:p w14:paraId="03DF2C94" w14:textId="4803065B" w:rsidR="00976EB1" w:rsidRPr="00976EB1" w:rsidRDefault="00976EB1" w:rsidP="00976EB1">
            <w:pPr>
              <w:spacing w:after="0" w:line="276" w:lineRule="auto"/>
              <w:jc w:val="right"/>
              <w:rPr>
                <w:rFonts w:eastAsia="Times New Roman" w:cstheme="minorHAnsi"/>
                <w:color w:val="000000"/>
                <w:sz w:val="16"/>
                <w:szCs w:val="16"/>
                <w:rPrChange w:id="2760" w:author="Alotaibi, Raed" w:date="2019-07-12T12:49:00Z">
                  <w:rPr>
                    <w:rFonts w:ascii="Calibri" w:eastAsia="Times New Roman" w:hAnsi="Calibri" w:cs="Calibri"/>
                    <w:color w:val="000000"/>
                  </w:rPr>
                </w:rPrChange>
              </w:rPr>
              <w:pPrChange w:id="27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810" w:type="dxa"/>
            <w:tcBorders>
              <w:top w:val="nil"/>
              <w:left w:val="nil"/>
              <w:bottom w:val="single" w:sz="4" w:space="0" w:color="auto"/>
              <w:right w:val="single" w:sz="4" w:space="0" w:color="auto"/>
            </w:tcBorders>
            <w:shd w:val="clear" w:color="auto" w:fill="auto"/>
            <w:noWrap/>
            <w:hideMark/>
          </w:tcPr>
          <w:p w14:paraId="23BDE004" w14:textId="23F834BA" w:rsidR="00976EB1" w:rsidRPr="00976EB1" w:rsidRDefault="00976EB1" w:rsidP="00976EB1">
            <w:pPr>
              <w:spacing w:after="0" w:line="276" w:lineRule="auto"/>
              <w:jc w:val="right"/>
              <w:rPr>
                <w:rFonts w:eastAsia="Times New Roman" w:cstheme="minorHAnsi"/>
                <w:color w:val="000000"/>
                <w:sz w:val="16"/>
                <w:szCs w:val="16"/>
                <w:rPrChange w:id="2762" w:author="Alotaibi, Raed" w:date="2019-07-12T12:49:00Z">
                  <w:rPr>
                    <w:rFonts w:ascii="Calibri" w:eastAsia="Times New Roman" w:hAnsi="Calibri" w:cs="Calibri"/>
                    <w:color w:val="000000"/>
                  </w:rPr>
                </w:rPrChange>
              </w:rPr>
              <w:pPrChange w:id="27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4647C069" w14:textId="4897C560" w:rsidR="00976EB1" w:rsidRPr="00976EB1" w:rsidRDefault="00976EB1" w:rsidP="00976EB1">
            <w:pPr>
              <w:spacing w:after="0" w:line="276" w:lineRule="auto"/>
              <w:jc w:val="right"/>
              <w:rPr>
                <w:rFonts w:eastAsia="Times New Roman" w:cstheme="minorHAnsi"/>
                <w:color w:val="000000"/>
                <w:sz w:val="16"/>
                <w:szCs w:val="16"/>
                <w:rPrChange w:id="2764" w:author="Alotaibi, Raed" w:date="2019-07-12T12:49:00Z">
                  <w:rPr>
                    <w:rFonts w:ascii="Calibri" w:eastAsia="Times New Roman" w:hAnsi="Calibri" w:cs="Calibri"/>
                    <w:color w:val="000000"/>
                  </w:rPr>
                </w:rPrChange>
              </w:rPr>
              <w:pPrChange w:id="27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23.1%</w:t>
            </w:r>
          </w:p>
        </w:tc>
        <w:tc>
          <w:tcPr>
            <w:tcW w:w="861" w:type="dxa"/>
            <w:tcBorders>
              <w:top w:val="nil"/>
              <w:left w:val="nil"/>
              <w:bottom w:val="single" w:sz="4" w:space="0" w:color="auto"/>
              <w:right w:val="single" w:sz="4" w:space="0" w:color="auto"/>
            </w:tcBorders>
            <w:shd w:val="clear" w:color="auto" w:fill="auto"/>
            <w:noWrap/>
            <w:hideMark/>
          </w:tcPr>
          <w:p w14:paraId="49AD5682" w14:textId="039B8DA9" w:rsidR="00976EB1" w:rsidRPr="00976EB1" w:rsidRDefault="00976EB1" w:rsidP="00976EB1">
            <w:pPr>
              <w:spacing w:after="0" w:line="276" w:lineRule="auto"/>
              <w:jc w:val="right"/>
              <w:rPr>
                <w:rFonts w:eastAsia="Times New Roman" w:cstheme="minorHAnsi"/>
                <w:color w:val="000000"/>
                <w:sz w:val="16"/>
                <w:szCs w:val="16"/>
                <w:rPrChange w:id="2766" w:author="Alotaibi, Raed" w:date="2019-07-12T12:49:00Z">
                  <w:rPr>
                    <w:rFonts w:ascii="Calibri" w:eastAsia="Times New Roman" w:hAnsi="Calibri" w:cs="Calibri"/>
                    <w:color w:val="000000"/>
                  </w:rPr>
                </w:rPrChange>
              </w:rPr>
              <w:pPrChange w:id="27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25.8%</w:t>
            </w:r>
          </w:p>
        </w:tc>
        <w:tc>
          <w:tcPr>
            <w:tcW w:w="810" w:type="dxa"/>
            <w:tcBorders>
              <w:top w:val="nil"/>
              <w:left w:val="nil"/>
              <w:bottom w:val="single" w:sz="4" w:space="0" w:color="auto"/>
              <w:right w:val="single" w:sz="4" w:space="0" w:color="auto"/>
            </w:tcBorders>
            <w:shd w:val="clear" w:color="auto" w:fill="auto"/>
            <w:noWrap/>
            <w:hideMark/>
          </w:tcPr>
          <w:p w14:paraId="19DC9551" w14:textId="7A45C063" w:rsidR="00976EB1" w:rsidRPr="00976EB1" w:rsidRDefault="00976EB1" w:rsidP="00976EB1">
            <w:pPr>
              <w:spacing w:after="0" w:line="276" w:lineRule="auto"/>
              <w:jc w:val="right"/>
              <w:rPr>
                <w:rFonts w:eastAsia="Times New Roman" w:cstheme="minorHAnsi"/>
                <w:color w:val="000000"/>
                <w:sz w:val="16"/>
                <w:szCs w:val="16"/>
                <w:rPrChange w:id="2768" w:author="Alotaibi, Raed" w:date="2019-07-12T12:49:00Z">
                  <w:rPr>
                    <w:rFonts w:ascii="Calibri" w:eastAsia="Times New Roman" w:hAnsi="Calibri" w:cs="Calibri"/>
                    <w:color w:val="000000"/>
                  </w:rPr>
                </w:rPrChange>
              </w:rPr>
              <w:pPrChange w:id="27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r>
      <w:tr w:rsidR="00976EB1" w:rsidRPr="00976EB1" w14:paraId="10AEDFA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786FAF0" w14:textId="77777777" w:rsidR="00976EB1" w:rsidRPr="00976EB1" w:rsidRDefault="00976EB1" w:rsidP="00976EB1">
            <w:pPr>
              <w:spacing w:after="0" w:line="276" w:lineRule="auto"/>
              <w:rPr>
                <w:rFonts w:eastAsia="Times New Roman" w:cstheme="minorHAnsi"/>
                <w:b/>
                <w:bCs/>
                <w:color w:val="000000"/>
                <w:sz w:val="16"/>
                <w:szCs w:val="16"/>
                <w:rPrChange w:id="2770" w:author="Alotaibi, Raed" w:date="2019-07-12T12:51:00Z">
                  <w:rPr>
                    <w:rFonts w:ascii="Calibri" w:eastAsia="Times New Roman" w:hAnsi="Calibri" w:cs="Calibri"/>
                    <w:b/>
                    <w:bCs/>
                    <w:color w:val="000000"/>
                  </w:rPr>
                </w:rPrChange>
              </w:rPr>
              <w:pPrChange w:id="277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772" w:author="Alotaibi, Raed" w:date="2019-07-12T12:51:00Z">
                  <w:rPr>
                    <w:rFonts w:ascii="Calibri" w:eastAsia="Times New Roman" w:hAnsi="Calibri" w:cs="Calibri"/>
                    <w:b/>
                    <w:bCs/>
                    <w:color w:val="000000"/>
                  </w:rPr>
                </w:rPrChange>
              </w:rPr>
              <w:t>Iowa</w:t>
            </w:r>
          </w:p>
        </w:tc>
        <w:tc>
          <w:tcPr>
            <w:tcW w:w="759" w:type="dxa"/>
            <w:tcBorders>
              <w:top w:val="nil"/>
              <w:left w:val="nil"/>
              <w:bottom w:val="single" w:sz="4" w:space="0" w:color="auto"/>
              <w:right w:val="single" w:sz="4" w:space="0" w:color="auto"/>
            </w:tcBorders>
            <w:shd w:val="clear" w:color="auto" w:fill="auto"/>
            <w:noWrap/>
            <w:vAlign w:val="bottom"/>
            <w:hideMark/>
          </w:tcPr>
          <w:p w14:paraId="1055C905" w14:textId="77777777" w:rsidR="00976EB1" w:rsidRPr="00976EB1" w:rsidRDefault="00976EB1" w:rsidP="00976EB1">
            <w:pPr>
              <w:spacing w:after="0" w:line="276" w:lineRule="auto"/>
              <w:jc w:val="right"/>
              <w:rPr>
                <w:rFonts w:eastAsia="Times New Roman" w:cstheme="minorHAnsi"/>
                <w:color w:val="000000"/>
                <w:sz w:val="16"/>
                <w:szCs w:val="16"/>
                <w:rPrChange w:id="2773" w:author="Alotaibi, Raed" w:date="2019-07-12T12:49:00Z">
                  <w:rPr>
                    <w:rFonts w:ascii="Calibri" w:eastAsia="Times New Roman" w:hAnsi="Calibri" w:cs="Calibri"/>
                    <w:color w:val="000000"/>
                  </w:rPr>
                </w:rPrChange>
              </w:rPr>
              <w:pPrChange w:id="277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75" w:author="Alotaibi, Raed" w:date="2019-07-12T12:49:00Z">
                  <w:rPr>
                    <w:rFonts w:ascii="Calibri" w:eastAsia="Times New Roman" w:hAnsi="Calibri" w:cs="Calibri"/>
                    <w:color w:val="000000"/>
                  </w:rPr>
                </w:rPrChange>
              </w:rPr>
              <w:t>7,900</w:t>
            </w:r>
          </w:p>
        </w:tc>
        <w:tc>
          <w:tcPr>
            <w:tcW w:w="810" w:type="dxa"/>
            <w:tcBorders>
              <w:top w:val="nil"/>
              <w:left w:val="nil"/>
              <w:bottom w:val="single" w:sz="4" w:space="0" w:color="auto"/>
              <w:right w:val="single" w:sz="4" w:space="0" w:color="auto"/>
            </w:tcBorders>
            <w:shd w:val="clear" w:color="auto" w:fill="auto"/>
            <w:noWrap/>
            <w:vAlign w:val="bottom"/>
            <w:hideMark/>
          </w:tcPr>
          <w:p w14:paraId="460D73CC" w14:textId="77777777" w:rsidR="00976EB1" w:rsidRPr="00976EB1" w:rsidRDefault="00976EB1" w:rsidP="00976EB1">
            <w:pPr>
              <w:spacing w:after="0" w:line="276" w:lineRule="auto"/>
              <w:jc w:val="right"/>
              <w:rPr>
                <w:rFonts w:eastAsia="Times New Roman" w:cstheme="minorHAnsi"/>
                <w:color w:val="000000"/>
                <w:sz w:val="16"/>
                <w:szCs w:val="16"/>
                <w:rPrChange w:id="2776" w:author="Alotaibi, Raed" w:date="2019-07-12T12:49:00Z">
                  <w:rPr>
                    <w:rFonts w:ascii="Calibri" w:eastAsia="Times New Roman" w:hAnsi="Calibri" w:cs="Calibri"/>
                    <w:color w:val="000000"/>
                    <w:sz w:val="20"/>
                    <w:szCs w:val="20"/>
                  </w:rPr>
                </w:rPrChange>
              </w:rPr>
              <w:pPrChange w:id="277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78" w:author="Alotaibi, Raed" w:date="2019-07-12T12:49:00Z">
                  <w:rPr>
                    <w:rFonts w:ascii="Calibri" w:eastAsia="Times New Roman" w:hAnsi="Calibri" w:cs="Calibri"/>
                    <w:color w:val="000000"/>
                    <w:sz w:val="20"/>
                    <w:szCs w:val="20"/>
                  </w:rPr>
                </w:rPrChange>
              </w:rPr>
              <w:t>1,000</w:t>
            </w:r>
          </w:p>
        </w:tc>
        <w:tc>
          <w:tcPr>
            <w:tcW w:w="720" w:type="dxa"/>
            <w:tcBorders>
              <w:top w:val="nil"/>
              <w:left w:val="nil"/>
              <w:bottom w:val="single" w:sz="4" w:space="0" w:color="auto"/>
              <w:right w:val="single" w:sz="4" w:space="0" w:color="auto"/>
            </w:tcBorders>
            <w:shd w:val="clear" w:color="auto" w:fill="auto"/>
            <w:noWrap/>
            <w:vAlign w:val="bottom"/>
            <w:hideMark/>
          </w:tcPr>
          <w:p w14:paraId="0D202EAE" w14:textId="77777777" w:rsidR="00976EB1" w:rsidRPr="00976EB1" w:rsidRDefault="00976EB1" w:rsidP="00976EB1">
            <w:pPr>
              <w:spacing w:after="0" w:line="276" w:lineRule="auto"/>
              <w:jc w:val="right"/>
              <w:rPr>
                <w:rFonts w:eastAsia="Times New Roman" w:cstheme="minorHAnsi"/>
                <w:color w:val="000000"/>
                <w:sz w:val="16"/>
                <w:szCs w:val="16"/>
                <w:rPrChange w:id="2779" w:author="Alotaibi, Raed" w:date="2019-07-12T12:49:00Z">
                  <w:rPr>
                    <w:rFonts w:ascii="Calibri" w:eastAsia="Times New Roman" w:hAnsi="Calibri" w:cs="Calibri"/>
                    <w:color w:val="000000"/>
                    <w:sz w:val="20"/>
                    <w:szCs w:val="20"/>
                  </w:rPr>
                </w:rPrChange>
              </w:rPr>
              <w:pPrChange w:id="27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81" w:author="Alotaibi, Raed" w:date="2019-07-12T12:49:00Z">
                  <w:rPr>
                    <w:rFonts w:ascii="Calibri" w:eastAsia="Times New Roman" w:hAnsi="Calibri" w:cs="Calibri"/>
                    <w:color w:val="000000"/>
                    <w:sz w:val="20"/>
                    <w:szCs w:val="20"/>
                  </w:rPr>
                </w:rPrChange>
              </w:rPr>
              <w:t>12.7%</w:t>
            </w:r>
          </w:p>
        </w:tc>
        <w:tc>
          <w:tcPr>
            <w:tcW w:w="900" w:type="dxa"/>
            <w:tcBorders>
              <w:top w:val="nil"/>
              <w:left w:val="nil"/>
              <w:bottom w:val="single" w:sz="4" w:space="0" w:color="auto"/>
              <w:right w:val="single" w:sz="4" w:space="0" w:color="auto"/>
            </w:tcBorders>
            <w:shd w:val="clear" w:color="auto" w:fill="auto"/>
            <w:noWrap/>
            <w:vAlign w:val="bottom"/>
            <w:hideMark/>
          </w:tcPr>
          <w:p w14:paraId="26AB8D53" w14:textId="77777777" w:rsidR="00976EB1" w:rsidRPr="00976EB1" w:rsidRDefault="00976EB1" w:rsidP="00976EB1">
            <w:pPr>
              <w:spacing w:after="0" w:line="276" w:lineRule="auto"/>
              <w:jc w:val="right"/>
              <w:rPr>
                <w:rFonts w:eastAsia="Times New Roman" w:cstheme="minorHAnsi"/>
                <w:color w:val="000000"/>
                <w:sz w:val="16"/>
                <w:szCs w:val="16"/>
                <w:rPrChange w:id="2782" w:author="Alotaibi, Raed" w:date="2019-07-12T12:49:00Z">
                  <w:rPr>
                    <w:rFonts w:ascii="Calibri" w:eastAsia="Times New Roman" w:hAnsi="Calibri" w:cs="Calibri"/>
                    <w:color w:val="000000"/>
                  </w:rPr>
                </w:rPrChange>
              </w:rPr>
              <w:pPrChange w:id="27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784" w:author="Alotaibi, Raed" w:date="2019-07-12T12:49:00Z">
                  <w:rPr>
                    <w:rFonts w:ascii="Calibri" w:eastAsia="Times New Roman" w:hAnsi="Calibri" w:cs="Calibri"/>
                    <w:color w:val="000000"/>
                  </w:rPr>
                </w:rPrChange>
              </w:rPr>
              <w:t>4,200</w:t>
            </w:r>
          </w:p>
        </w:tc>
        <w:tc>
          <w:tcPr>
            <w:tcW w:w="810" w:type="dxa"/>
            <w:tcBorders>
              <w:top w:val="nil"/>
              <w:left w:val="nil"/>
              <w:bottom w:val="single" w:sz="4" w:space="0" w:color="auto"/>
              <w:right w:val="single" w:sz="4" w:space="0" w:color="auto"/>
            </w:tcBorders>
            <w:shd w:val="clear" w:color="auto" w:fill="auto"/>
            <w:noWrap/>
            <w:hideMark/>
          </w:tcPr>
          <w:p w14:paraId="1E5960E7" w14:textId="544074D8" w:rsidR="00976EB1" w:rsidRPr="00976EB1" w:rsidRDefault="00976EB1" w:rsidP="00976EB1">
            <w:pPr>
              <w:spacing w:after="0" w:line="276" w:lineRule="auto"/>
              <w:jc w:val="right"/>
              <w:rPr>
                <w:rFonts w:eastAsia="Times New Roman" w:cstheme="minorHAnsi"/>
                <w:color w:val="000000"/>
                <w:sz w:val="16"/>
                <w:szCs w:val="16"/>
                <w:rPrChange w:id="2785" w:author="Alotaibi, Raed" w:date="2019-07-12T12:49:00Z">
                  <w:rPr>
                    <w:rFonts w:ascii="Calibri" w:eastAsia="Times New Roman" w:hAnsi="Calibri" w:cs="Calibri"/>
                    <w:color w:val="000000"/>
                  </w:rPr>
                </w:rPrChange>
              </w:rPr>
              <w:pPrChange w:id="27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65E736C9" w14:textId="79B32D41" w:rsidR="00976EB1" w:rsidRPr="00976EB1" w:rsidRDefault="00976EB1" w:rsidP="00976EB1">
            <w:pPr>
              <w:spacing w:after="0" w:line="276" w:lineRule="auto"/>
              <w:jc w:val="right"/>
              <w:rPr>
                <w:rFonts w:eastAsia="Times New Roman" w:cstheme="minorHAnsi"/>
                <w:color w:val="000000"/>
                <w:sz w:val="16"/>
                <w:szCs w:val="16"/>
                <w:rPrChange w:id="2787" w:author="Alotaibi, Raed" w:date="2019-07-12T12:49:00Z">
                  <w:rPr>
                    <w:rFonts w:ascii="Calibri" w:eastAsia="Times New Roman" w:hAnsi="Calibri" w:cs="Calibri"/>
                    <w:color w:val="000000"/>
                  </w:rPr>
                </w:rPrChange>
              </w:rPr>
              <w:pPrChange w:id="27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11.9%</w:t>
            </w:r>
          </w:p>
        </w:tc>
        <w:tc>
          <w:tcPr>
            <w:tcW w:w="759" w:type="dxa"/>
            <w:tcBorders>
              <w:top w:val="nil"/>
              <w:left w:val="nil"/>
              <w:bottom w:val="single" w:sz="4" w:space="0" w:color="auto"/>
              <w:right w:val="single" w:sz="4" w:space="0" w:color="auto"/>
            </w:tcBorders>
            <w:shd w:val="clear" w:color="auto" w:fill="auto"/>
            <w:noWrap/>
            <w:hideMark/>
          </w:tcPr>
          <w:p w14:paraId="722DB80D" w14:textId="3BD9FC4C" w:rsidR="00976EB1" w:rsidRPr="00976EB1" w:rsidRDefault="00976EB1" w:rsidP="00976EB1">
            <w:pPr>
              <w:spacing w:after="0" w:line="276" w:lineRule="auto"/>
              <w:jc w:val="right"/>
              <w:rPr>
                <w:rFonts w:eastAsia="Times New Roman" w:cstheme="minorHAnsi"/>
                <w:color w:val="000000"/>
                <w:sz w:val="16"/>
                <w:szCs w:val="16"/>
                <w:rPrChange w:id="2789" w:author="Alotaibi, Raed" w:date="2019-07-12T12:49:00Z">
                  <w:rPr>
                    <w:rFonts w:ascii="Calibri" w:eastAsia="Times New Roman" w:hAnsi="Calibri" w:cs="Calibri"/>
                    <w:color w:val="000000"/>
                  </w:rPr>
                </w:rPrChange>
              </w:rPr>
              <w:pPrChange w:id="27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-3,700</w:t>
            </w:r>
          </w:p>
        </w:tc>
        <w:tc>
          <w:tcPr>
            <w:tcW w:w="786" w:type="dxa"/>
            <w:tcBorders>
              <w:top w:val="nil"/>
              <w:left w:val="nil"/>
              <w:bottom w:val="single" w:sz="4" w:space="0" w:color="auto"/>
              <w:right w:val="single" w:sz="4" w:space="0" w:color="auto"/>
            </w:tcBorders>
            <w:shd w:val="clear" w:color="auto" w:fill="auto"/>
            <w:noWrap/>
            <w:hideMark/>
          </w:tcPr>
          <w:p w14:paraId="5EFAAE4D" w14:textId="7AC8CDFE" w:rsidR="00976EB1" w:rsidRPr="00976EB1" w:rsidRDefault="00976EB1" w:rsidP="00976EB1">
            <w:pPr>
              <w:spacing w:after="0" w:line="276" w:lineRule="auto"/>
              <w:jc w:val="right"/>
              <w:rPr>
                <w:rFonts w:eastAsia="Times New Roman" w:cstheme="minorHAnsi"/>
                <w:color w:val="000000"/>
                <w:sz w:val="16"/>
                <w:szCs w:val="16"/>
                <w:rPrChange w:id="2791" w:author="Alotaibi, Raed" w:date="2019-07-12T12:49:00Z">
                  <w:rPr>
                    <w:rFonts w:ascii="Calibri" w:eastAsia="Times New Roman" w:hAnsi="Calibri" w:cs="Calibri"/>
                    <w:color w:val="000000"/>
                  </w:rPr>
                </w:rPrChange>
              </w:rPr>
              <w:pPrChange w:id="27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51FDA93F" w14:textId="2A4D47A9" w:rsidR="00976EB1" w:rsidRPr="00976EB1" w:rsidRDefault="00976EB1" w:rsidP="00976EB1">
            <w:pPr>
              <w:spacing w:after="0" w:line="276" w:lineRule="auto"/>
              <w:jc w:val="right"/>
              <w:rPr>
                <w:rFonts w:eastAsia="Times New Roman" w:cstheme="minorHAnsi"/>
                <w:color w:val="000000"/>
                <w:sz w:val="16"/>
                <w:szCs w:val="16"/>
                <w:rPrChange w:id="2793" w:author="Alotaibi, Raed" w:date="2019-07-12T12:49:00Z">
                  <w:rPr>
                    <w:rFonts w:ascii="Calibri" w:eastAsia="Times New Roman" w:hAnsi="Calibri" w:cs="Calibri"/>
                    <w:color w:val="000000"/>
                  </w:rPr>
                </w:rPrChange>
              </w:rPr>
              <w:pPrChange w:id="27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0B52B799" w14:textId="5B0B3D65" w:rsidR="00976EB1" w:rsidRPr="00976EB1" w:rsidRDefault="00976EB1" w:rsidP="00976EB1">
            <w:pPr>
              <w:spacing w:after="0" w:line="276" w:lineRule="auto"/>
              <w:jc w:val="right"/>
              <w:rPr>
                <w:rFonts w:eastAsia="Times New Roman" w:cstheme="minorHAnsi"/>
                <w:color w:val="000000"/>
                <w:sz w:val="16"/>
                <w:szCs w:val="16"/>
                <w:rPrChange w:id="2795" w:author="Alotaibi, Raed" w:date="2019-07-12T12:49:00Z">
                  <w:rPr>
                    <w:rFonts w:ascii="Calibri" w:eastAsia="Times New Roman" w:hAnsi="Calibri" w:cs="Calibri"/>
                    <w:color w:val="000000"/>
                  </w:rPr>
                </w:rPrChange>
              </w:rPr>
              <w:pPrChange w:id="27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-46.8%</w:t>
            </w:r>
          </w:p>
        </w:tc>
        <w:tc>
          <w:tcPr>
            <w:tcW w:w="861" w:type="dxa"/>
            <w:tcBorders>
              <w:top w:val="nil"/>
              <w:left w:val="nil"/>
              <w:bottom w:val="single" w:sz="4" w:space="0" w:color="auto"/>
              <w:right w:val="single" w:sz="4" w:space="0" w:color="auto"/>
            </w:tcBorders>
            <w:shd w:val="clear" w:color="auto" w:fill="auto"/>
            <w:noWrap/>
            <w:hideMark/>
          </w:tcPr>
          <w:p w14:paraId="7F5A16A9" w14:textId="6B133016" w:rsidR="00976EB1" w:rsidRPr="00976EB1" w:rsidRDefault="00976EB1" w:rsidP="00976EB1">
            <w:pPr>
              <w:spacing w:after="0" w:line="276" w:lineRule="auto"/>
              <w:jc w:val="right"/>
              <w:rPr>
                <w:rFonts w:eastAsia="Times New Roman" w:cstheme="minorHAnsi"/>
                <w:color w:val="000000"/>
                <w:sz w:val="16"/>
                <w:szCs w:val="16"/>
                <w:rPrChange w:id="2797" w:author="Alotaibi, Raed" w:date="2019-07-12T12:49:00Z">
                  <w:rPr>
                    <w:rFonts w:ascii="Calibri" w:eastAsia="Times New Roman" w:hAnsi="Calibri" w:cs="Calibri"/>
                    <w:color w:val="000000"/>
                  </w:rPr>
                </w:rPrChange>
              </w:rPr>
              <w:pPrChange w:id="27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3E24466F" w14:textId="66A928D7" w:rsidR="00976EB1" w:rsidRPr="00976EB1" w:rsidRDefault="00976EB1" w:rsidP="00976EB1">
            <w:pPr>
              <w:spacing w:after="0" w:line="276" w:lineRule="auto"/>
              <w:jc w:val="right"/>
              <w:rPr>
                <w:rFonts w:eastAsia="Times New Roman" w:cstheme="minorHAnsi"/>
                <w:color w:val="000000"/>
                <w:sz w:val="16"/>
                <w:szCs w:val="16"/>
                <w:rPrChange w:id="2799" w:author="Alotaibi, Raed" w:date="2019-07-12T12:49:00Z">
                  <w:rPr>
                    <w:rFonts w:ascii="Calibri" w:eastAsia="Times New Roman" w:hAnsi="Calibri" w:cs="Calibri"/>
                    <w:color w:val="000000"/>
                  </w:rPr>
                </w:rPrChange>
              </w:rPr>
              <w:pPrChange w:id="28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-6.0%</w:t>
            </w:r>
          </w:p>
        </w:tc>
      </w:tr>
      <w:tr w:rsidR="00976EB1" w:rsidRPr="00976EB1" w14:paraId="14553C0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FC7B10A" w14:textId="77777777" w:rsidR="00976EB1" w:rsidRPr="00976EB1" w:rsidRDefault="00976EB1" w:rsidP="00976EB1">
            <w:pPr>
              <w:spacing w:after="0" w:line="276" w:lineRule="auto"/>
              <w:rPr>
                <w:rFonts w:eastAsia="Times New Roman" w:cstheme="minorHAnsi"/>
                <w:b/>
                <w:bCs/>
                <w:color w:val="000000"/>
                <w:sz w:val="16"/>
                <w:szCs w:val="16"/>
                <w:rPrChange w:id="2801" w:author="Alotaibi, Raed" w:date="2019-07-12T12:51:00Z">
                  <w:rPr>
                    <w:rFonts w:ascii="Calibri" w:eastAsia="Times New Roman" w:hAnsi="Calibri" w:cs="Calibri"/>
                    <w:b/>
                    <w:bCs/>
                    <w:color w:val="000000"/>
                  </w:rPr>
                </w:rPrChange>
              </w:rPr>
              <w:pPrChange w:id="280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03" w:author="Alotaibi, Raed" w:date="2019-07-12T12:51:00Z">
                  <w:rPr>
                    <w:rFonts w:ascii="Calibri" w:eastAsia="Times New Roman" w:hAnsi="Calibri" w:cs="Calibri"/>
                    <w:b/>
                    <w:bCs/>
                    <w:color w:val="000000"/>
                  </w:rPr>
                </w:rPrChange>
              </w:rPr>
              <w:t>Kansas</w:t>
            </w:r>
          </w:p>
        </w:tc>
        <w:tc>
          <w:tcPr>
            <w:tcW w:w="759" w:type="dxa"/>
            <w:tcBorders>
              <w:top w:val="nil"/>
              <w:left w:val="nil"/>
              <w:bottom w:val="single" w:sz="4" w:space="0" w:color="auto"/>
              <w:right w:val="single" w:sz="4" w:space="0" w:color="auto"/>
            </w:tcBorders>
            <w:shd w:val="clear" w:color="auto" w:fill="auto"/>
            <w:noWrap/>
            <w:vAlign w:val="bottom"/>
            <w:hideMark/>
          </w:tcPr>
          <w:p w14:paraId="4ADF8128" w14:textId="77777777" w:rsidR="00976EB1" w:rsidRPr="00976EB1" w:rsidRDefault="00976EB1" w:rsidP="00976EB1">
            <w:pPr>
              <w:spacing w:after="0" w:line="276" w:lineRule="auto"/>
              <w:jc w:val="right"/>
              <w:rPr>
                <w:rFonts w:eastAsia="Times New Roman" w:cstheme="minorHAnsi"/>
                <w:color w:val="000000"/>
                <w:sz w:val="16"/>
                <w:szCs w:val="16"/>
                <w:rPrChange w:id="2804" w:author="Alotaibi, Raed" w:date="2019-07-12T12:49:00Z">
                  <w:rPr>
                    <w:rFonts w:ascii="Calibri" w:eastAsia="Times New Roman" w:hAnsi="Calibri" w:cs="Calibri"/>
                    <w:color w:val="000000"/>
                  </w:rPr>
                </w:rPrChange>
              </w:rPr>
              <w:pPrChange w:id="280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06" w:author="Alotaibi, Raed" w:date="2019-07-12T12:49:00Z">
                  <w:rPr>
                    <w:rFonts w:ascii="Calibri" w:eastAsia="Times New Roman" w:hAnsi="Calibri" w:cs="Calibri"/>
                    <w:color w:val="000000"/>
                  </w:rPr>
                </w:rPrChange>
              </w:rPr>
              <w:t>7,800</w:t>
            </w:r>
          </w:p>
        </w:tc>
        <w:tc>
          <w:tcPr>
            <w:tcW w:w="810" w:type="dxa"/>
            <w:tcBorders>
              <w:top w:val="nil"/>
              <w:left w:val="nil"/>
              <w:bottom w:val="single" w:sz="4" w:space="0" w:color="auto"/>
              <w:right w:val="single" w:sz="4" w:space="0" w:color="auto"/>
            </w:tcBorders>
            <w:shd w:val="clear" w:color="auto" w:fill="auto"/>
            <w:noWrap/>
            <w:vAlign w:val="bottom"/>
            <w:hideMark/>
          </w:tcPr>
          <w:p w14:paraId="7B6AC208" w14:textId="77777777" w:rsidR="00976EB1" w:rsidRPr="00976EB1" w:rsidRDefault="00976EB1" w:rsidP="00976EB1">
            <w:pPr>
              <w:spacing w:after="0" w:line="276" w:lineRule="auto"/>
              <w:jc w:val="right"/>
              <w:rPr>
                <w:rFonts w:eastAsia="Times New Roman" w:cstheme="minorHAnsi"/>
                <w:color w:val="000000"/>
                <w:sz w:val="16"/>
                <w:szCs w:val="16"/>
                <w:rPrChange w:id="2807" w:author="Alotaibi, Raed" w:date="2019-07-12T12:49:00Z">
                  <w:rPr>
                    <w:rFonts w:ascii="Calibri" w:eastAsia="Times New Roman" w:hAnsi="Calibri" w:cs="Calibri"/>
                    <w:color w:val="000000"/>
                    <w:sz w:val="20"/>
                    <w:szCs w:val="20"/>
                  </w:rPr>
                </w:rPrChange>
              </w:rPr>
              <w:pPrChange w:id="280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09" w:author="Alotaibi, Raed" w:date="2019-07-12T12:49:00Z">
                  <w:rPr>
                    <w:rFonts w:ascii="Calibri" w:eastAsia="Times New Roman" w:hAnsi="Calibri" w:cs="Calibri"/>
                    <w:color w:val="000000"/>
                    <w:sz w:val="20"/>
                    <w:szCs w:val="20"/>
                  </w:rPr>
                </w:rPrChange>
              </w:rPr>
              <w:t>1,100</w:t>
            </w:r>
          </w:p>
        </w:tc>
        <w:tc>
          <w:tcPr>
            <w:tcW w:w="720" w:type="dxa"/>
            <w:tcBorders>
              <w:top w:val="nil"/>
              <w:left w:val="nil"/>
              <w:bottom w:val="single" w:sz="4" w:space="0" w:color="auto"/>
              <w:right w:val="single" w:sz="4" w:space="0" w:color="auto"/>
            </w:tcBorders>
            <w:shd w:val="clear" w:color="auto" w:fill="auto"/>
            <w:noWrap/>
            <w:vAlign w:val="bottom"/>
            <w:hideMark/>
          </w:tcPr>
          <w:p w14:paraId="49A29954" w14:textId="77777777" w:rsidR="00976EB1" w:rsidRPr="00976EB1" w:rsidRDefault="00976EB1" w:rsidP="00976EB1">
            <w:pPr>
              <w:spacing w:after="0" w:line="276" w:lineRule="auto"/>
              <w:jc w:val="right"/>
              <w:rPr>
                <w:rFonts w:eastAsia="Times New Roman" w:cstheme="minorHAnsi"/>
                <w:color w:val="000000"/>
                <w:sz w:val="16"/>
                <w:szCs w:val="16"/>
                <w:rPrChange w:id="2810" w:author="Alotaibi, Raed" w:date="2019-07-12T12:49:00Z">
                  <w:rPr>
                    <w:rFonts w:ascii="Calibri" w:eastAsia="Times New Roman" w:hAnsi="Calibri" w:cs="Calibri"/>
                    <w:color w:val="000000"/>
                    <w:sz w:val="20"/>
                    <w:szCs w:val="20"/>
                  </w:rPr>
                </w:rPrChange>
              </w:rPr>
              <w:pPrChange w:id="28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12" w:author="Alotaibi, Raed" w:date="2019-07-12T12:49:00Z">
                  <w:rPr>
                    <w:rFonts w:ascii="Calibri" w:eastAsia="Times New Roman" w:hAnsi="Calibri" w:cs="Calibri"/>
                    <w:color w:val="000000"/>
                    <w:sz w:val="20"/>
                    <w:szCs w:val="20"/>
                  </w:rPr>
                </w:rPrChange>
              </w:rPr>
              <w:t>14.1%</w:t>
            </w:r>
          </w:p>
        </w:tc>
        <w:tc>
          <w:tcPr>
            <w:tcW w:w="900" w:type="dxa"/>
            <w:tcBorders>
              <w:top w:val="nil"/>
              <w:left w:val="nil"/>
              <w:bottom w:val="single" w:sz="4" w:space="0" w:color="auto"/>
              <w:right w:val="single" w:sz="4" w:space="0" w:color="auto"/>
            </w:tcBorders>
            <w:shd w:val="clear" w:color="auto" w:fill="auto"/>
            <w:noWrap/>
            <w:vAlign w:val="bottom"/>
            <w:hideMark/>
          </w:tcPr>
          <w:p w14:paraId="7DE0FF0F" w14:textId="77777777" w:rsidR="00976EB1" w:rsidRPr="00976EB1" w:rsidRDefault="00976EB1" w:rsidP="00976EB1">
            <w:pPr>
              <w:spacing w:after="0" w:line="276" w:lineRule="auto"/>
              <w:jc w:val="right"/>
              <w:rPr>
                <w:rFonts w:eastAsia="Times New Roman" w:cstheme="minorHAnsi"/>
                <w:color w:val="000000"/>
                <w:sz w:val="16"/>
                <w:szCs w:val="16"/>
                <w:rPrChange w:id="2813" w:author="Alotaibi, Raed" w:date="2019-07-12T12:49:00Z">
                  <w:rPr>
                    <w:rFonts w:ascii="Calibri" w:eastAsia="Times New Roman" w:hAnsi="Calibri" w:cs="Calibri"/>
                    <w:color w:val="000000"/>
                  </w:rPr>
                </w:rPrChange>
              </w:rPr>
              <w:pPrChange w:id="28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15" w:author="Alotaibi, Raed" w:date="2019-07-12T12:49:00Z">
                  <w:rPr>
                    <w:rFonts w:ascii="Calibri" w:eastAsia="Times New Roman" w:hAnsi="Calibri" w:cs="Calibri"/>
                    <w:color w:val="000000"/>
                  </w:rPr>
                </w:rPrChange>
              </w:rPr>
              <w:t>5,800</w:t>
            </w:r>
          </w:p>
        </w:tc>
        <w:tc>
          <w:tcPr>
            <w:tcW w:w="810" w:type="dxa"/>
            <w:tcBorders>
              <w:top w:val="nil"/>
              <w:left w:val="nil"/>
              <w:bottom w:val="single" w:sz="4" w:space="0" w:color="auto"/>
              <w:right w:val="single" w:sz="4" w:space="0" w:color="auto"/>
            </w:tcBorders>
            <w:shd w:val="clear" w:color="auto" w:fill="auto"/>
            <w:noWrap/>
            <w:hideMark/>
          </w:tcPr>
          <w:p w14:paraId="3BA5D098" w14:textId="05AD0E32" w:rsidR="00976EB1" w:rsidRPr="00976EB1" w:rsidRDefault="00976EB1" w:rsidP="00976EB1">
            <w:pPr>
              <w:spacing w:after="0" w:line="276" w:lineRule="auto"/>
              <w:jc w:val="right"/>
              <w:rPr>
                <w:rFonts w:eastAsia="Times New Roman" w:cstheme="minorHAnsi"/>
                <w:color w:val="000000"/>
                <w:sz w:val="16"/>
                <w:szCs w:val="16"/>
                <w:rPrChange w:id="2816" w:author="Alotaibi, Raed" w:date="2019-07-12T12:49:00Z">
                  <w:rPr>
                    <w:rFonts w:ascii="Calibri" w:eastAsia="Times New Roman" w:hAnsi="Calibri" w:cs="Calibri"/>
                    <w:color w:val="000000"/>
                  </w:rPr>
                </w:rPrChange>
              </w:rPr>
              <w:pPrChange w:id="28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615" w:type="dxa"/>
            <w:tcBorders>
              <w:top w:val="nil"/>
              <w:left w:val="nil"/>
              <w:bottom w:val="single" w:sz="4" w:space="0" w:color="auto"/>
              <w:right w:val="single" w:sz="4" w:space="0" w:color="auto"/>
            </w:tcBorders>
            <w:shd w:val="clear" w:color="auto" w:fill="auto"/>
            <w:noWrap/>
            <w:hideMark/>
          </w:tcPr>
          <w:p w14:paraId="634031A8" w14:textId="19F1B304" w:rsidR="00976EB1" w:rsidRPr="00976EB1" w:rsidRDefault="00976EB1" w:rsidP="00976EB1">
            <w:pPr>
              <w:spacing w:after="0" w:line="276" w:lineRule="auto"/>
              <w:jc w:val="right"/>
              <w:rPr>
                <w:rFonts w:eastAsia="Times New Roman" w:cstheme="minorHAnsi"/>
                <w:color w:val="000000"/>
                <w:sz w:val="16"/>
                <w:szCs w:val="16"/>
                <w:rPrChange w:id="2818" w:author="Alotaibi, Raed" w:date="2019-07-12T12:49:00Z">
                  <w:rPr>
                    <w:rFonts w:ascii="Calibri" w:eastAsia="Times New Roman" w:hAnsi="Calibri" w:cs="Calibri"/>
                    <w:color w:val="000000"/>
                  </w:rPr>
                </w:rPrChange>
              </w:rPr>
              <w:pPrChange w:id="28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13.8%</w:t>
            </w:r>
          </w:p>
        </w:tc>
        <w:tc>
          <w:tcPr>
            <w:tcW w:w="759" w:type="dxa"/>
            <w:tcBorders>
              <w:top w:val="nil"/>
              <w:left w:val="nil"/>
              <w:bottom w:val="single" w:sz="4" w:space="0" w:color="auto"/>
              <w:right w:val="single" w:sz="4" w:space="0" w:color="auto"/>
            </w:tcBorders>
            <w:shd w:val="clear" w:color="auto" w:fill="auto"/>
            <w:noWrap/>
            <w:hideMark/>
          </w:tcPr>
          <w:p w14:paraId="30BDDD16" w14:textId="45F75A99" w:rsidR="00976EB1" w:rsidRPr="00976EB1" w:rsidRDefault="00976EB1" w:rsidP="00976EB1">
            <w:pPr>
              <w:spacing w:after="0" w:line="276" w:lineRule="auto"/>
              <w:jc w:val="right"/>
              <w:rPr>
                <w:rFonts w:eastAsia="Times New Roman" w:cstheme="minorHAnsi"/>
                <w:color w:val="000000"/>
                <w:sz w:val="16"/>
                <w:szCs w:val="16"/>
                <w:rPrChange w:id="2820" w:author="Alotaibi, Raed" w:date="2019-07-12T12:49:00Z">
                  <w:rPr>
                    <w:rFonts w:ascii="Calibri" w:eastAsia="Times New Roman" w:hAnsi="Calibri" w:cs="Calibri"/>
                    <w:color w:val="000000"/>
                  </w:rPr>
                </w:rPrChange>
              </w:rPr>
              <w:pPrChange w:id="28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-2,000</w:t>
            </w:r>
          </w:p>
        </w:tc>
        <w:tc>
          <w:tcPr>
            <w:tcW w:w="786" w:type="dxa"/>
            <w:tcBorders>
              <w:top w:val="nil"/>
              <w:left w:val="nil"/>
              <w:bottom w:val="single" w:sz="4" w:space="0" w:color="auto"/>
              <w:right w:val="single" w:sz="4" w:space="0" w:color="auto"/>
            </w:tcBorders>
            <w:shd w:val="clear" w:color="auto" w:fill="auto"/>
            <w:noWrap/>
            <w:hideMark/>
          </w:tcPr>
          <w:p w14:paraId="7ED773C6" w14:textId="78B87CA1" w:rsidR="00976EB1" w:rsidRPr="00976EB1" w:rsidRDefault="00976EB1" w:rsidP="00976EB1">
            <w:pPr>
              <w:spacing w:after="0" w:line="276" w:lineRule="auto"/>
              <w:jc w:val="right"/>
              <w:rPr>
                <w:rFonts w:eastAsia="Times New Roman" w:cstheme="minorHAnsi"/>
                <w:color w:val="000000"/>
                <w:sz w:val="16"/>
                <w:szCs w:val="16"/>
                <w:rPrChange w:id="2822" w:author="Alotaibi, Raed" w:date="2019-07-12T12:49:00Z">
                  <w:rPr>
                    <w:rFonts w:ascii="Calibri" w:eastAsia="Times New Roman" w:hAnsi="Calibri" w:cs="Calibri"/>
                    <w:color w:val="000000"/>
                  </w:rPr>
                </w:rPrChange>
              </w:rPr>
              <w:pPrChange w:id="28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A816A84" w14:textId="7856B03D" w:rsidR="00976EB1" w:rsidRPr="00976EB1" w:rsidRDefault="00976EB1" w:rsidP="00976EB1">
            <w:pPr>
              <w:spacing w:after="0" w:line="276" w:lineRule="auto"/>
              <w:jc w:val="right"/>
              <w:rPr>
                <w:rFonts w:eastAsia="Times New Roman" w:cstheme="minorHAnsi"/>
                <w:color w:val="000000"/>
                <w:sz w:val="16"/>
                <w:szCs w:val="16"/>
                <w:rPrChange w:id="2824" w:author="Alotaibi, Raed" w:date="2019-07-12T12:49:00Z">
                  <w:rPr>
                    <w:rFonts w:ascii="Calibri" w:eastAsia="Times New Roman" w:hAnsi="Calibri" w:cs="Calibri"/>
                    <w:color w:val="000000"/>
                  </w:rPr>
                </w:rPrChange>
              </w:rPr>
              <w:pPrChange w:id="28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41E01FE5" w14:textId="051F80C0" w:rsidR="00976EB1" w:rsidRPr="00976EB1" w:rsidRDefault="00976EB1" w:rsidP="00976EB1">
            <w:pPr>
              <w:spacing w:after="0" w:line="276" w:lineRule="auto"/>
              <w:jc w:val="right"/>
              <w:rPr>
                <w:rFonts w:eastAsia="Times New Roman" w:cstheme="minorHAnsi"/>
                <w:color w:val="000000"/>
                <w:sz w:val="16"/>
                <w:szCs w:val="16"/>
                <w:rPrChange w:id="2826" w:author="Alotaibi, Raed" w:date="2019-07-12T12:49:00Z">
                  <w:rPr>
                    <w:rFonts w:ascii="Calibri" w:eastAsia="Times New Roman" w:hAnsi="Calibri" w:cs="Calibri"/>
                    <w:color w:val="000000"/>
                  </w:rPr>
                </w:rPrChange>
              </w:rPr>
              <w:pPrChange w:id="28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-25.6%</w:t>
            </w:r>
          </w:p>
        </w:tc>
        <w:tc>
          <w:tcPr>
            <w:tcW w:w="861" w:type="dxa"/>
            <w:tcBorders>
              <w:top w:val="nil"/>
              <w:left w:val="nil"/>
              <w:bottom w:val="single" w:sz="4" w:space="0" w:color="auto"/>
              <w:right w:val="single" w:sz="4" w:space="0" w:color="auto"/>
            </w:tcBorders>
            <w:shd w:val="clear" w:color="auto" w:fill="auto"/>
            <w:noWrap/>
            <w:hideMark/>
          </w:tcPr>
          <w:p w14:paraId="4E347B24" w14:textId="665B2EA1" w:rsidR="00976EB1" w:rsidRPr="00976EB1" w:rsidRDefault="00976EB1" w:rsidP="00976EB1">
            <w:pPr>
              <w:spacing w:after="0" w:line="276" w:lineRule="auto"/>
              <w:jc w:val="right"/>
              <w:rPr>
                <w:rFonts w:eastAsia="Times New Roman" w:cstheme="minorHAnsi"/>
                <w:color w:val="000000"/>
                <w:sz w:val="16"/>
                <w:szCs w:val="16"/>
                <w:rPrChange w:id="2828" w:author="Alotaibi, Raed" w:date="2019-07-12T12:49:00Z">
                  <w:rPr>
                    <w:rFonts w:ascii="Calibri" w:eastAsia="Times New Roman" w:hAnsi="Calibri" w:cs="Calibri"/>
                    <w:color w:val="000000"/>
                  </w:rPr>
                </w:rPrChange>
              </w:rPr>
              <w:pPrChange w:id="28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-27.3%</w:t>
            </w:r>
          </w:p>
        </w:tc>
        <w:tc>
          <w:tcPr>
            <w:tcW w:w="810" w:type="dxa"/>
            <w:tcBorders>
              <w:top w:val="nil"/>
              <w:left w:val="nil"/>
              <w:bottom w:val="single" w:sz="4" w:space="0" w:color="auto"/>
              <w:right w:val="single" w:sz="4" w:space="0" w:color="auto"/>
            </w:tcBorders>
            <w:shd w:val="clear" w:color="auto" w:fill="auto"/>
            <w:noWrap/>
            <w:hideMark/>
          </w:tcPr>
          <w:p w14:paraId="4E6503F2" w14:textId="7AF3F5D7" w:rsidR="00976EB1" w:rsidRPr="00976EB1" w:rsidRDefault="00976EB1" w:rsidP="00976EB1">
            <w:pPr>
              <w:spacing w:after="0" w:line="276" w:lineRule="auto"/>
              <w:jc w:val="right"/>
              <w:rPr>
                <w:rFonts w:eastAsia="Times New Roman" w:cstheme="minorHAnsi"/>
                <w:color w:val="000000"/>
                <w:sz w:val="16"/>
                <w:szCs w:val="16"/>
                <w:rPrChange w:id="2830" w:author="Alotaibi, Raed" w:date="2019-07-12T12:49:00Z">
                  <w:rPr>
                    <w:rFonts w:ascii="Calibri" w:eastAsia="Times New Roman" w:hAnsi="Calibri" w:cs="Calibri"/>
                    <w:color w:val="000000"/>
                  </w:rPr>
                </w:rPrChange>
              </w:rPr>
              <w:pPrChange w:id="28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w:t>
            </w:r>
          </w:p>
        </w:tc>
      </w:tr>
      <w:tr w:rsidR="00976EB1" w:rsidRPr="00976EB1" w14:paraId="205E8F9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4EC753E" w14:textId="77777777" w:rsidR="00976EB1" w:rsidRPr="00976EB1" w:rsidRDefault="00976EB1" w:rsidP="00976EB1">
            <w:pPr>
              <w:spacing w:after="0" w:line="276" w:lineRule="auto"/>
              <w:rPr>
                <w:rFonts w:eastAsia="Times New Roman" w:cstheme="minorHAnsi"/>
                <w:b/>
                <w:bCs/>
                <w:color w:val="000000"/>
                <w:sz w:val="16"/>
                <w:szCs w:val="16"/>
                <w:rPrChange w:id="2832" w:author="Alotaibi, Raed" w:date="2019-07-12T12:51:00Z">
                  <w:rPr>
                    <w:rFonts w:ascii="Calibri" w:eastAsia="Times New Roman" w:hAnsi="Calibri" w:cs="Calibri"/>
                    <w:b/>
                    <w:bCs/>
                    <w:color w:val="000000"/>
                  </w:rPr>
                </w:rPrChange>
              </w:rPr>
              <w:pPrChange w:id="283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34" w:author="Alotaibi, Raed" w:date="2019-07-12T12:51:00Z">
                  <w:rPr>
                    <w:rFonts w:ascii="Calibri" w:eastAsia="Times New Roman" w:hAnsi="Calibri" w:cs="Calibri"/>
                    <w:b/>
                    <w:bCs/>
                    <w:color w:val="000000"/>
                  </w:rPr>
                </w:rPrChange>
              </w:rPr>
              <w:t>Kentucky</w:t>
            </w:r>
          </w:p>
        </w:tc>
        <w:tc>
          <w:tcPr>
            <w:tcW w:w="759" w:type="dxa"/>
            <w:tcBorders>
              <w:top w:val="nil"/>
              <w:left w:val="nil"/>
              <w:bottom w:val="single" w:sz="4" w:space="0" w:color="auto"/>
              <w:right w:val="single" w:sz="4" w:space="0" w:color="auto"/>
            </w:tcBorders>
            <w:shd w:val="clear" w:color="auto" w:fill="auto"/>
            <w:noWrap/>
            <w:vAlign w:val="bottom"/>
            <w:hideMark/>
          </w:tcPr>
          <w:p w14:paraId="1E5A94CE" w14:textId="77777777" w:rsidR="00976EB1" w:rsidRPr="00976EB1" w:rsidRDefault="00976EB1" w:rsidP="00976EB1">
            <w:pPr>
              <w:spacing w:after="0" w:line="276" w:lineRule="auto"/>
              <w:jc w:val="right"/>
              <w:rPr>
                <w:rFonts w:eastAsia="Times New Roman" w:cstheme="minorHAnsi"/>
                <w:color w:val="000000"/>
                <w:sz w:val="16"/>
                <w:szCs w:val="16"/>
                <w:rPrChange w:id="2835" w:author="Alotaibi, Raed" w:date="2019-07-12T12:49:00Z">
                  <w:rPr>
                    <w:rFonts w:ascii="Calibri" w:eastAsia="Times New Roman" w:hAnsi="Calibri" w:cs="Calibri"/>
                    <w:color w:val="000000"/>
                  </w:rPr>
                </w:rPrChange>
              </w:rPr>
              <w:pPrChange w:id="283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37" w:author="Alotaibi, Raed" w:date="2019-07-12T12:49:00Z">
                  <w:rPr>
                    <w:rFonts w:ascii="Calibri" w:eastAsia="Times New Roman" w:hAnsi="Calibri" w:cs="Calibri"/>
                    <w:color w:val="000000"/>
                  </w:rPr>
                </w:rPrChange>
              </w:rPr>
              <w:t>11,000</w:t>
            </w:r>
          </w:p>
        </w:tc>
        <w:tc>
          <w:tcPr>
            <w:tcW w:w="810" w:type="dxa"/>
            <w:tcBorders>
              <w:top w:val="nil"/>
              <w:left w:val="nil"/>
              <w:bottom w:val="single" w:sz="4" w:space="0" w:color="auto"/>
              <w:right w:val="single" w:sz="4" w:space="0" w:color="auto"/>
            </w:tcBorders>
            <w:shd w:val="clear" w:color="auto" w:fill="auto"/>
            <w:noWrap/>
            <w:vAlign w:val="bottom"/>
            <w:hideMark/>
          </w:tcPr>
          <w:p w14:paraId="140B6F0B" w14:textId="77777777" w:rsidR="00976EB1" w:rsidRPr="00976EB1" w:rsidRDefault="00976EB1" w:rsidP="00976EB1">
            <w:pPr>
              <w:spacing w:after="0" w:line="276" w:lineRule="auto"/>
              <w:jc w:val="right"/>
              <w:rPr>
                <w:rFonts w:eastAsia="Times New Roman" w:cstheme="minorHAnsi"/>
                <w:color w:val="000000"/>
                <w:sz w:val="16"/>
                <w:szCs w:val="16"/>
                <w:rPrChange w:id="2838" w:author="Alotaibi, Raed" w:date="2019-07-12T12:49:00Z">
                  <w:rPr>
                    <w:rFonts w:ascii="Calibri" w:eastAsia="Times New Roman" w:hAnsi="Calibri" w:cs="Calibri"/>
                    <w:color w:val="000000"/>
                    <w:sz w:val="20"/>
                    <w:szCs w:val="20"/>
                  </w:rPr>
                </w:rPrChange>
              </w:rPr>
              <w:pPrChange w:id="283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40" w:author="Alotaibi, Raed" w:date="2019-07-12T12:49:00Z">
                  <w:rPr>
                    <w:rFonts w:ascii="Calibri" w:eastAsia="Times New Roman" w:hAnsi="Calibri" w:cs="Calibri"/>
                    <w:color w:val="000000"/>
                    <w:sz w:val="20"/>
                    <w:szCs w:val="20"/>
                  </w:rPr>
                </w:rPrChange>
              </w:rPr>
              <w:t>1,600</w:t>
            </w:r>
          </w:p>
        </w:tc>
        <w:tc>
          <w:tcPr>
            <w:tcW w:w="720" w:type="dxa"/>
            <w:tcBorders>
              <w:top w:val="nil"/>
              <w:left w:val="nil"/>
              <w:bottom w:val="single" w:sz="4" w:space="0" w:color="auto"/>
              <w:right w:val="single" w:sz="4" w:space="0" w:color="auto"/>
            </w:tcBorders>
            <w:shd w:val="clear" w:color="auto" w:fill="auto"/>
            <w:noWrap/>
            <w:vAlign w:val="bottom"/>
            <w:hideMark/>
          </w:tcPr>
          <w:p w14:paraId="15AFA20F" w14:textId="77777777" w:rsidR="00976EB1" w:rsidRPr="00976EB1" w:rsidRDefault="00976EB1" w:rsidP="00976EB1">
            <w:pPr>
              <w:spacing w:after="0" w:line="276" w:lineRule="auto"/>
              <w:jc w:val="right"/>
              <w:rPr>
                <w:rFonts w:eastAsia="Times New Roman" w:cstheme="minorHAnsi"/>
                <w:color w:val="000000"/>
                <w:sz w:val="16"/>
                <w:szCs w:val="16"/>
                <w:rPrChange w:id="2841" w:author="Alotaibi, Raed" w:date="2019-07-12T12:49:00Z">
                  <w:rPr>
                    <w:rFonts w:ascii="Calibri" w:eastAsia="Times New Roman" w:hAnsi="Calibri" w:cs="Calibri"/>
                    <w:color w:val="000000"/>
                    <w:sz w:val="20"/>
                    <w:szCs w:val="20"/>
                  </w:rPr>
                </w:rPrChange>
              </w:rPr>
              <w:pPrChange w:id="28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43" w:author="Alotaibi, Raed" w:date="2019-07-12T12:49:00Z">
                  <w:rPr>
                    <w:rFonts w:ascii="Calibri" w:eastAsia="Times New Roman" w:hAnsi="Calibri" w:cs="Calibri"/>
                    <w:color w:val="000000"/>
                    <w:sz w:val="20"/>
                    <w:szCs w:val="20"/>
                  </w:rPr>
                </w:rPrChange>
              </w:rPr>
              <w:t>14.5%</w:t>
            </w:r>
          </w:p>
        </w:tc>
        <w:tc>
          <w:tcPr>
            <w:tcW w:w="900" w:type="dxa"/>
            <w:tcBorders>
              <w:top w:val="nil"/>
              <w:left w:val="nil"/>
              <w:bottom w:val="single" w:sz="4" w:space="0" w:color="auto"/>
              <w:right w:val="single" w:sz="4" w:space="0" w:color="auto"/>
            </w:tcBorders>
            <w:shd w:val="clear" w:color="auto" w:fill="auto"/>
            <w:noWrap/>
            <w:vAlign w:val="bottom"/>
            <w:hideMark/>
          </w:tcPr>
          <w:p w14:paraId="0DE8E19C" w14:textId="77777777" w:rsidR="00976EB1" w:rsidRPr="00976EB1" w:rsidRDefault="00976EB1" w:rsidP="00976EB1">
            <w:pPr>
              <w:spacing w:after="0" w:line="276" w:lineRule="auto"/>
              <w:jc w:val="right"/>
              <w:rPr>
                <w:rFonts w:eastAsia="Times New Roman" w:cstheme="minorHAnsi"/>
                <w:color w:val="000000"/>
                <w:sz w:val="16"/>
                <w:szCs w:val="16"/>
                <w:rPrChange w:id="2844" w:author="Alotaibi, Raed" w:date="2019-07-12T12:49:00Z">
                  <w:rPr>
                    <w:rFonts w:ascii="Calibri" w:eastAsia="Times New Roman" w:hAnsi="Calibri" w:cs="Calibri"/>
                    <w:color w:val="000000"/>
                  </w:rPr>
                </w:rPrChange>
              </w:rPr>
              <w:pPrChange w:id="28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46" w:author="Alotaibi, Raed" w:date="2019-07-12T12:49:00Z">
                  <w:rPr>
                    <w:rFonts w:ascii="Calibri" w:eastAsia="Times New Roman" w:hAnsi="Calibri" w:cs="Calibri"/>
                    <w:color w:val="000000"/>
                  </w:rPr>
                </w:rPrChange>
              </w:rPr>
              <w:t>10,300</w:t>
            </w:r>
          </w:p>
        </w:tc>
        <w:tc>
          <w:tcPr>
            <w:tcW w:w="810" w:type="dxa"/>
            <w:tcBorders>
              <w:top w:val="nil"/>
              <w:left w:val="nil"/>
              <w:bottom w:val="single" w:sz="4" w:space="0" w:color="auto"/>
              <w:right w:val="single" w:sz="4" w:space="0" w:color="auto"/>
            </w:tcBorders>
            <w:shd w:val="clear" w:color="auto" w:fill="auto"/>
            <w:noWrap/>
            <w:hideMark/>
          </w:tcPr>
          <w:p w14:paraId="3A23CE14" w14:textId="20930569" w:rsidR="00976EB1" w:rsidRPr="00976EB1" w:rsidRDefault="00976EB1" w:rsidP="00976EB1">
            <w:pPr>
              <w:spacing w:after="0" w:line="276" w:lineRule="auto"/>
              <w:jc w:val="right"/>
              <w:rPr>
                <w:rFonts w:eastAsia="Times New Roman" w:cstheme="minorHAnsi"/>
                <w:color w:val="000000"/>
                <w:sz w:val="16"/>
                <w:szCs w:val="16"/>
                <w:rPrChange w:id="2847" w:author="Alotaibi, Raed" w:date="2019-07-12T12:49:00Z">
                  <w:rPr>
                    <w:rFonts w:ascii="Calibri" w:eastAsia="Times New Roman" w:hAnsi="Calibri" w:cs="Calibri"/>
                    <w:color w:val="000000"/>
                  </w:rPr>
                </w:rPrChange>
              </w:rPr>
              <w:pPrChange w:id="28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615" w:type="dxa"/>
            <w:tcBorders>
              <w:top w:val="nil"/>
              <w:left w:val="nil"/>
              <w:bottom w:val="single" w:sz="4" w:space="0" w:color="auto"/>
              <w:right w:val="single" w:sz="4" w:space="0" w:color="auto"/>
            </w:tcBorders>
            <w:shd w:val="clear" w:color="auto" w:fill="auto"/>
            <w:noWrap/>
            <w:hideMark/>
          </w:tcPr>
          <w:p w14:paraId="0AA595C8" w14:textId="0B48A96E" w:rsidR="00976EB1" w:rsidRPr="00976EB1" w:rsidRDefault="00976EB1" w:rsidP="00976EB1">
            <w:pPr>
              <w:spacing w:after="0" w:line="276" w:lineRule="auto"/>
              <w:jc w:val="right"/>
              <w:rPr>
                <w:rFonts w:eastAsia="Times New Roman" w:cstheme="minorHAnsi"/>
                <w:color w:val="000000"/>
                <w:sz w:val="16"/>
                <w:szCs w:val="16"/>
                <w:rPrChange w:id="2849" w:author="Alotaibi, Raed" w:date="2019-07-12T12:49:00Z">
                  <w:rPr>
                    <w:rFonts w:ascii="Calibri" w:eastAsia="Times New Roman" w:hAnsi="Calibri" w:cs="Calibri"/>
                    <w:color w:val="000000"/>
                  </w:rPr>
                </w:rPrChange>
              </w:rPr>
              <w:pPrChange w:id="28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14.6%</w:t>
            </w:r>
          </w:p>
        </w:tc>
        <w:tc>
          <w:tcPr>
            <w:tcW w:w="759" w:type="dxa"/>
            <w:tcBorders>
              <w:top w:val="nil"/>
              <w:left w:val="nil"/>
              <w:bottom w:val="single" w:sz="4" w:space="0" w:color="auto"/>
              <w:right w:val="single" w:sz="4" w:space="0" w:color="auto"/>
            </w:tcBorders>
            <w:shd w:val="clear" w:color="auto" w:fill="auto"/>
            <w:noWrap/>
            <w:hideMark/>
          </w:tcPr>
          <w:p w14:paraId="0D6FDC32" w14:textId="625814CA" w:rsidR="00976EB1" w:rsidRPr="00976EB1" w:rsidRDefault="00976EB1" w:rsidP="00976EB1">
            <w:pPr>
              <w:spacing w:after="0" w:line="276" w:lineRule="auto"/>
              <w:jc w:val="right"/>
              <w:rPr>
                <w:rFonts w:eastAsia="Times New Roman" w:cstheme="minorHAnsi"/>
                <w:color w:val="000000"/>
                <w:sz w:val="16"/>
                <w:szCs w:val="16"/>
                <w:rPrChange w:id="2851" w:author="Alotaibi, Raed" w:date="2019-07-12T12:49:00Z">
                  <w:rPr>
                    <w:rFonts w:ascii="Calibri" w:eastAsia="Times New Roman" w:hAnsi="Calibri" w:cs="Calibri"/>
                    <w:color w:val="000000"/>
                  </w:rPr>
                </w:rPrChange>
              </w:rPr>
              <w:pPrChange w:id="28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-700</w:t>
            </w:r>
          </w:p>
        </w:tc>
        <w:tc>
          <w:tcPr>
            <w:tcW w:w="786" w:type="dxa"/>
            <w:tcBorders>
              <w:top w:val="nil"/>
              <w:left w:val="nil"/>
              <w:bottom w:val="single" w:sz="4" w:space="0" w:color="auto"/>
              <w:right w:val="single" w:sz="4" w:space="0" w:color="auto"/>
            </w:tcBorders>
            <w:shd w:val="clear" w:color="auto" w:fill="auto"/>
            <w:noWrap/>
            <w:hideMark/>
          </w:tcPr>
          <w:p w14:paraId="175F2908" w14:textId="0A7ED0CC" w:rsidR="00976EB1" w:rsidRPr="00976EB1" w:rsidRDefault="00976EB1" w:rsidP="00976EB1">
            <w:pPr>
              <w:spacing w:after="0" w:line="276" w:lineRule="auto"/>
              <w:jc w:val="right"/>
              <w:rPr>
                <w:rFonts w:eastAsia="Times New Roman" w:cstheme="minorHAnsi"/>
                <w:color w:val="000000"/>
                <w:sz w:val="16"/>
                <w:szCs w:val="16"/>
                <w:rPrChange w:id="2853" w:author="Alotaibi, Raed" w:date="2019-07-12T12:49:00Z">
                  <w:rPr>
                    <w:rFonts w:ascii="Calibri" w:eastAsia="Times New Roman" w:hAnsi="Calibri" w:cs="Calibri"/>
                    <w:color w:val="000000"/>
                  </w:rPr>
                </w:rPrChange>
              </w:rPr>
              <w:pPrChange w:id="28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8B5DA98" w14:textId="724EF7C4" w:rsidR="00976EB1" w:rsidRPr="00976EB1" w:rsidRDefault="00976EB1" w:rsidP="00976EB1">
            <w:pPr>
              <w:spacing w:after="0" w:line="276" w:lineRule="auto"/>
              <w:jc w:val="right"/>
              <w:rPr>
                <w:rFonts w:eastAsia="Times New Roman" w:cstheme="minorHAnsi"/>
                <w:color w:val="000000"/>
                <w:sz w:val="16"/>
                <w:szCs w:val="16"/>
                <w:rPrChange w:id="2855" w:author="Alotaibi, Raed" w:date="2019-07-12T12:49:00Z">
                  <w:rPr>
                    <w:rFonts w:ascii="Calibri" w:eastAsia="Times New Roman" w:hAnsi="Calibri" w:cs="Calibri"/>
                    <w:color w:val="000000"/>
                  </w:rPr>
                </w:rPrChange>
              </w:rPr>
              <w:pPrChange w:id="285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38FC605" w14:textId="17CAE6FB" w:rsidR="00976EB1" w:rsidRPr="00976EB1" w:rsidRDefault="00976EB1" w:rsidP="00976EB1">
            <w:pPr>
              <w:spacing w:after="0" w:line="276" w:lineRule="auto"/>
              <w:jc w:val="right"/>
              <w:rPr>
                <w:rFonts w:eastAsia="Times New Roman" w:cstheme="minorHAnsi"/>
                <w:color w:val="000000"/>
                <w:sz w:val="16"/>
                <w:szCs w:val="16"/>
                <w:rPrChange w:id="2857" w:author="Alotaibi, Raed" w:date="2019-07-12T12:49:00Z">
                  <w:rPr>
                    <w:rFonts w:ascii="Calibri" w:eastAsia="Times New Roman" w:hAnsi="Calibri" w:cs="Calibri"/>
                    <w:color w:val="000000"/>
                  </w:rPr>
                </w:rPrChange>
              </w:rPr>
              <w:pPrChange w:id="28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-6.4%</w:t>
            </w:r>
          </w:p>
        </w:tc>
        <w:tc>
          <w:tcPr>
            <w:tcW w:w="861" w:type="dxa"/>
            <w:tcBorders>
              <w:top w:val="nil"/>
              <w:left w:val="nil"/>
              <w:bottom w:val="single" w:sz="4" w:space="0" w:color="auto"/>
              <w:right w:val="single" w:sz="4" w:space="0" w:color="auto"/>
            </w:tcBorders>
            <w:shd w:val="clear" w:color="auto" w:fill="auto"/>
            <w:noWrap/>
            <w:hideMark/>
          </w:tcPr>
          <w:p w14:paraId="2DAC8EA0" w14:textId="0A60D470" w:rsidR="00976EB1" w:rsidRPr="00976EB1" w:rsidRDefault="00976EB1" w:rsidP="00976EB1">
            <w:pPr>
              <w:spacing w:after="0" w:line="276" w:lineRule="auto"/>
              <w:jc w:val="right"/>
              <w:rPr>
                <w:rFonts w:eastAsia="Times New Roman" w:cstheme="minorHAnsi"/>
                <w:color w:val="000000"/>
                <w:sz w:val="16"/>
                <w:szCs w:val="16"/>
                <w:rPrChange w:id="2859" w:author="Alotaibi, Raed" w:date="2019-07-12T12:49:00Z">
                  <w:rPr>
                    <w:rFonts w:ascii="Calibri" w:eastAsia="Times New Roman" w:hAnsi="Calibri" w:cs="Calibri"/>
                    <w:color w:val="000000"/>
                  </w:rPr>
                </w:rPrChange>
              </w:rPr>
              <w:pPrChange w:id="286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4FE85DAD" w14:textId="24D27063" w:rsidR="00976EB1" w:rsidRPr="00976EB1" w:rsidRDefault="00976EB1" w:rsidP="00976EB1">
            <w:pPr>
              <w:spacing w:after="0" w:line="276" w:lineRule="auto"/>
              <w:jc w:val="right"/>
              <w:rPr>
                <w:rFonts w:eastAsia="Times New Roman" w:cstheme="minorHAnsi"/>
                <w:color w:val="000000"/>
                <w:sz w:val="16"/>
                <w:szCs w:val="16"/>
                <w:rPrChange w:id="2861" w:author="Alotaibi, Raed" w:date="2019-07-12T12:49:00Z">
                  <w:rPr>
                    <w:rFonts w:ascii="Calibri" w:eastAsia="Times New Roman" w:hAnsi="Calibri" w:cs="Calibri"/>
                    <w:color w:val="000000"/>
                  </w:rPr>
                </w:rPrChange>
              </w:rPr>
              <w:pPrChange w:id="28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r>
      <w:tr w:rsidR="00976EB1" w:rsidRPr="00976EB1" w14:paraId="2C973F4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6B844BD" w14:textId="77777777" w:rsidR="00976EB1" w:rsidRPr="00976EB1" w:rsidRDefault="00976EB1" w:rsidP="00976EB1">
            <w:pPr>
              <w:spacing w:after="0" w:line="276" w:lineRule="auto"/>
              <w:rPr>
                <w:rFonts w:eastAsia="Times New Roman" w:cstheme="minorHAnsi"/>
                <w:b/>
                <w:bCs/>
                <w:color w:val="000000"/>
                <w:sz w:val="16"/>
                <w:szCs w:val="16"/>
                <w:rPrChange w:id="2863" w:author="Alotaibi, Raed" w:date="2019-07-12T12:51:00Z">
                  <w:rPr>
                    <w:rFonts w:ascii="Calibri" w:eastAsia="Times New Roman" w:hAnsi="Calibri" w:cs="Calibri"/>
                    <w:b/>
                    <w:bCs/>
                    <w:color w:val="000000"/>
                  </w:rPr>
                </w:rPrChange>
              </w:rPr>
              <w:pPrChange w:id="286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65" w:author="Alotaibi, Raed" w:date="2019-07-12T12:51:00Z">
                  <w:rPr>
                    <w:rFonts w:ascii="Calibri" w:eastAsia="Times New Roman" w:hAnsi="Calibri" w:cs="Calibri"/>
                    <w:b/>
                    <w:bCs/>
                    <w:color w:val="000000"/>
                  </w:rPr>
                </w:rPrChange>
              </w:rPr>
              <w:t>Louisiana</w:t>
            </w:r>
          </w:p>
        </w:tc>
        <w:tc>
          <w:tcPr>
            <w:tcW w:w="759" w:type="dxa"/>
            <w:tcBorders>
              <w:top w:val="nil"/>
              <w:left w:val="nil"/>
              <w:bottom w:val="single" w:sz="4" w:space="0" w:color="auto"/>
              <w:right w:val="single" w:sz="4" w:space="0" w:color="auto"/>
            </w:tcBorders>
            <w:shd w:val="clear" w:color="auto" w:fill="auto"/>
            <w:noWrap/>
            <w:vAlign w:val="bottom"/>
            <w:hideMark/>
          </w:tcPr>
          <w:p w14:paraId="4631E42C" w14:textId="77777777" w:rsidR="00976EB1" w:rsidRPr="00976EB1" w:rsidRDefault="00976EB1" w:rsidP="00976EB1">
            <w:pPr>
              <w:spacing w:after="0" w:line="276" w:lineRule="auto"/>
              <w:jc w:val="right"/>
              <w:rPr>
                <w:rFonts w:eastAsia="Times New Roman" w:cstheme="minorHAnsi"/>
                <w:color w:val="000000"/>
                <w:sz w:val="16"/>
                <w:szCs w:val="16"/>
                <w:rPrChange w:id="2866" w:author="Alotaibi, Raed" w:date="2019-07-12T12:49:00Z">
                  <w:rPr>
                    <w:rFonts w:ascii="Calibri" w:eastAsia="Times New Roman" w:hAnsi="Calibri" w:cs="Calibri"/>
                    <w:color w:val="000000"/>
                  </w:rPr>
                </w:rPrChange>
              </w:rPr>
              <w:pPrChange w:id="286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68" w:author="Alotaibi, Raed" w:date="2019-07-12T12:49:00Z">
                  <w:rPr>
                    <w:rFonts w:ascii="Calibri" w:eastAsia="Times New Roman" w:hAnsi="Calibri" w:cs="Calibri"/>
                    <w:color w:val="000000"/>
                  </w:rPr>
                </w:rPrChange>
              </w:rPr>
              <w:t>12,100</w:t>
            </w:r>
          </w:p>
        </w:tc>
        <w:tc>
          <w:tcPr>
            <w:tcW w:w="810" w:type="dxa"/>
            <w:tcBorders>
              <w:top w:val="nil"/>
              <w:left w:val="nil"/>
              <w:bottom w:val="single" w:sz="4" w:space="0" w:color="auto"/>
              <w:right w:val="single" w:sz="4" w:space="0" w:color="auto"/>
            </w:tcBorders>
            <w:shd w:val="clear" w:color="auto" w:fill="auto"/>
            <w:noWrap/>
            <w:vAlign w:val="bottom"/>
            <w:hideMark/>
          </w:tcPr>
          <w:p w14:paraId="030B39D7" w14:textId="77777777" w:rsidR="00976EB1" w:rsidRPr="00976EB1" w:rsidRDefault="00976EB1" w:rsidP="00976EB1">
            <w:pPr>
              <w:spacing w:after="0" w:line="276" w:lineRule="auto"/>
              <w:jc w:val="right"/>
              <w:rPr>
                <w:rFonts w:eastAsia="Times New Roman" w:cstheme="minorHAnsi"/>
                <w:color w:val="000000"/>
                <w:sz w:val="16"/>
                <w:szCs w:val="16"/>
                <w:rPrChange w:id="2869" w:author="Alotaibi, Raed" w:date="2019-07-12T12:49:00Z">
                  <w:rPr>
                    <w:rFonts w:ascii="Calibri" w:eastAsia="Times New Roman" w:hAnsi="Calibri" w:cs="Calibri"/>
                    <w:color w:val="000000"/>
                    <w:sz w:val="20"/>
                    <w:szCs w:val="20"/>
                  </w:rPr>
                </w:rPrChange>
              </w:rPr>
              <w:pPrChange w:id="287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71" w:author="Alotaibi, Raed" w:date="2019-07-12T12:49:00Z">
                  <w:rPr>
                    <w:rFonts w:ascii="Calibri" w:eastAsia="Times New Roman" w:hAnsi="Calibri" w:cs="Calibri"/>
                    <w:color w:val="000000"/>
                    <w:sz w:val="20"/>
                    <w:szCs w:val="20"/>
                  </w:rPr>
                </w:rPrChange>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60B69604" w14:textId="77777777" w:rsidR="00976EB1" w:rsidRPr="00976EB1" w:rsidRDefault="00976EB1" w:rsidP="00976EB1">
            <w:pPr>
              <w:spacing w:after="0" w:line="276" w:lineRule="auto"/>
              <w:jc w:val="right"/>
              <w:rPr>
                <w:rFonts w:eastAsia="Times New Roman" w:cstheme="minorHAnsi"/>
                <w:color w:val="000000"/>
                <w:sz w:val="16"/>
                <w:szCs w:val="16"/>
                <w:rPrChange w:id="2872" w:author="Alotaibi, Raed" w:date="2019-07-12T12:49:00Z">
                  <w:rPr>
                    <w:rFonts w:ascii="Calibri" w:eastAsia="Times New Roman" w:hAnsi="Calibri" w:cs="Calibri"/>
                    <w:color w:val="000000"/>
                    <w:sz w:val="20"/>
                    <w:szCs w:val="20"/>
                  </w:rPr>
                </w:rPrChange>
              </w:rPr>
              <w:pPrChange w:id="28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74" w:author="Alotaibi, Raed" w:date="2019-07-12T12:49:00Z">
                  <w:rPr>
                    <w:rFonts w:ascii="Calibri" w:eastAsia="Times New Roman" w:hAnsi="Calibri" w:cs="Calibri"/>
                    <w:color w:val="000000"/>
                    <w:sz w:val="20"/>
                    <w:szCs w:val="20"/>
                  </w:rPr>
                </w:rPrChange>
              </w:rPr>
              <w:t>11.6%</w:t>
            </w:r>
          </w:p>
        </w:tc>
        <w:tc>
          <w:tcPr>
            <w:tcW w:w="900" w:type="dxa"/>
            <w:tcBorders>
              <w:top w:val="nil"/>
              <w:left w:val="nil"/>
              <w:bottom w:val="single" w:sz="4" w:space="0" w:color="auto"/>
              <w:right w:val="single" w:sz="4" w:space="0" w:color="auto"/>
            </w:tcBorders>
            <w:shd w:val="clear" w:color="auto" w:fill="auto"/>
            <w:noWrap/>
            <w:vAlign w:val="bottom"/>
            <w:hideMark/>
          </w:tcPr>
          <w:p w14:paraId="57A5F809" w14:textId="77777777" w:rsidR="00976EB1" w:rsidRPr="00976EB1" w:rsidRDefault="00976EB1" w:rsidP="00976EB1">
            <w:pPr>
              <w:spacing w:after="0" w:line="276" w:lineRule="auto"/>
              <w:jc w:val="right"/>
              <w:rPr>
                <w:rFonts w:eastAsia="Times New Roman" w:cstheme="minorHAnsi"/>
                <w:color w:val="000000"/>
                <w:sz w:val="16"/>
                <w:szCs w:val="16"/>
                <w:rPrChange w:id="2875" w:author="Alotaibi, Raed" w:date="2019-07-12T12:49:00Z">
                  <w:rPr>
                    <w:rFonts w:ascii="Calibri" w:eastAsia="Times New Roman" w:hAnsi="Calibri" w:cs="Calibri"/>
                    <w:color w:val="000000"/>
                  </w:rPr>
                </w:rPrChange>
              </w:rPr>
              <w:pPrChange w:id="28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77" w:author="Alotaibi, Raed" w:date="2019-07-12T12:49:00Z">
                  <w:rPr>
                    <w:rFonts w:ascii="Calibri" w:eastAsia="Times New Roman" w:hAnsi="Calibri" w:cs="Calibri"/>
                    <w:color w:val="000000"/>
                  </w:rPr>
                </w:rPrChange>
              </w:rPr>
              <w:t>5,600</w:t>
            </w:r>
          </w:p>
        </w:tc>
        <w:tc>
          <w:tcPr>
            <w:tcW w:w="810" w:type="dxa"/>
            <w:tcBorders>
              <w:top w:val="nil"/>
              <w:left w:val="nil"/>
              <w:bottom w:val="single" w:sz="4" w:space="0" w:color="auto"/>
              <w:right w:val="single" w:sz="4" w:space="0" w:color="auto"/>
            </w:tcBorders>
            <w:shd w:val="clear" w:color="auto" w:fill="auto"/>
            <w:noWrap/>
            <w:hideMark/>
          </w:tcPr>
          <w:p w14:paraId="15296749" w14:textId="63A2F016" w:rsidR="00976EB1" w:rsidRPr="00976EB1" w:rsidRDefault="00976EB1" w:rsidP="00976EB1">
            <w:pPr>
              <w:spacing w:after="0" w:line="276" w:lineRule="auto"/>
              <w:jc w:val="right"/>
              <w:rPr>
                <w:rFonts w:eastAsia="Times New Roman" w:cstheme="minorHAnsi"/>
                <w:color w:val="000000"/>
                <w:sz w:val="16"/>
                <w:szCs w:val="16"/>
                <w:rPrChange w:id="2878" w:author="Alotaibi, Raed" w:date="2019-07-12T12:49:00Z">
                  <w:rPr>
                    <w:rFonts w:ascii="Calibri" w:eastAsia="Times New Roman" w:hAnsi="Calibri" w:cs="Calibri"/>
                    <w:color w:val="000000"/>
                  </w:rPr>
                </w:rPrChange>
              </w:rPr>
              <w:pPrChange w:id="28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700</w:t>
            </w:r>
          </w:p>
        </w:tc>
        <w:tc>
          <w:tcPr>
            <w:tcW w:w="615" w:type="dxa"/>
            <w:tcBorders>
              <w:top w:val="nil"/>
              <w:left w:val="nil"/>
              <w:bottom w:val="single" w:sz="4" w:space="0" w:color="auto"/>
              <w:right w:val="single" w:sz="4" w:space="0" w:color="auto"/>
            </w:tcBorders>
            <w:shd w:val="clear" w:color="auto" w:fill="auto"/>
            <w:noWrap/>
            <w:hideMark/>
          </w:tcPr>
          <w:p w14:paraId="706C1237" w14:textId="6FD6CDCF" w:rsidR="00976EB1" w:rsidRPr="00976EB1" w:rsidRDefault="00976EB1" w:rsidP="00976EB1">
            <w:pPr>
              <w:spacing w:after="0" w:line="276" w:lineRule="auto"/>
              <w:jc w:val="right"/>
              <w:rPr>
                <w:rFonts w:eastAsia="Times New Roman" w:cstheme="minorHAnsi"/>
                <w:color w:val="000000"/>
                <w:sz w:val="16"/>
                <w:szCs w:val="16"/>
                <w:rPrChange w:id="2880" w:author="Alotaibi, Raed" w:date="2019-07-12T12:49:00Z">
                  <w:rPr>
                    <w:rFonts w:ascii="Calibri" w:eastAsia="Times New Roman" w:hAnsi="Calibri" w:cs="Calibri"/>
                    <w:color w:val="000000"/>
                  </w:rPr>
                </w:rPrChange>
              </w:rPr>
              <w:pPrChange w:id="28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12.5%</w:t>
            </w:r>
          </w:p>
        </w:tc>
        <w:tc>
          <w:tcPr>
            <w:tcW w:w="759" w:type="dxa"/>
            <w:tcBorders>
              <w:top w:val="nil"/>
              <w:left w:val="nil"/>
              <w:bottom w:val="single" w:sz="4" w:space="0" w:color="auto"/>
              <w:right w:val="single" w:sz="4" w:space="0" w:color="auto"/>
            </w:tcBorders>
            <w:shd w:val="clear" w:color="auto" w:fill="auto"/>
            <w:noWrap/>
            <w:hideMark/>
          </w:tcPr>
          <w:p w14:paraId="7D03B8BF" w14:textId="5A650C56" w:rsidR="00976EB1" w:rsidRPr="00976EB1" w:rsidRDefault="00976EB1" w:rsidP="00976EB1">
            <w:pPr>
              <w:spacing w:after="0" w:line="276" w:lineRule="auto"/>
              <w:jc w:val="right"/>
              <w:rPr>
                <w:rFonts w:eastAsia="Times New Roman" w:cstheme="minorHAnsi"/>
                <w:color w:val="000000"/>
                <w:sz w:val="16"/>
                <w:szCs w:val="16"/>
                <w:rPrChange w:id="2882" w:author="Alotaibi, Raed" w:date="2019-07-12T12:49:00Z">
                  <w:rPr>
                    <w:rFonts w:ascii="Calibri" w:eastAsia="Times New Roman" w:hAnsi="Calibri" w:cs="Calibri"/>
                    <w:color w:val="000000"/>
                  </w:rPr>
                </w:rPrChange>
              </w:rPr>
              <w:pPrChange w:id="28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-6,500</w:t>
            </w:r>
          </w:p>
        </w:tc>
        <w:tc>
          <w:tcPr>
            <w:tcW w:w="786" w:type="dxa"/>
            <w:tcBorders>
              <w:top w:val="nil"/>
              <w:left w:val="nil"/>
              <w:bottom w:val="single" w:sz="4" w:space="0" w:color="auto"/>
              <w:right w:val="single" w:sz="4" w:space="0" w:color="auto"/>
            </w:tcBorders>
            <w:shd w:val="clear" w:color="auto" w:fill="auto"/>
            <w:noWrap/>
            <w:hideMark/>
          </w:tcPr>
          <w:p w14:paraId="12D35F77" w14:textId="4F590D64" w:rsidR="00976EB1" w:rsidRPr="00976EB1" w:rsidRDefault="00976EB1" w:rsidP="00976EB1">
            <w:pPr>
              <w:spacing w:after="0" w:line="276" w:lineRule="auto"/>
              <w:jc w:val="right"/>
              <w:rPr>
                <w:rFonts w:eastAsia="Times New Roman" w:cstheme="minorHAnsi"/>
                <w:color w:val="000000"/>
                <w:sz w:val="16"/>
                <w:szCs w:val="16"/>
                <w:rPrChange w:id="2884" w:author="Alotaibi, Raed" w:date="2019-07-12T12:49:00Z">
                  <w:rPr>
                    <w:rFonts w:ascii="Calibri" w:eastAsia="Times New Roman" w:hAnsi="Calibri" w:cs="Calibri"/>
                    <w:color w:val="000000"/>
                  </w:rPr>
                </w:rPrChange>
              </w:rPr>
              <w:pPrChange w:id="28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-700</w:t>
            </w:r>
          </w:p>
        </w:tc>
        <w:tc>
          <w:tcPr>
            <w:tcW w:w="810" w:type="dxa"/>
            <w:tcBorders>
              <w:top w:val="nil"/>
              <w:left w:val="nil"/>
              <w:bottom w:val="single" w:sz="4" w:space="0" w:color="auto"/>
              <w:right w:val="single" w:sz="4" w:space="0" w:color="auto"/>
            </w:tcBorders>
            <w:shd w:val="clear" w:color="auto" w:fill="auto"/>
            <w:noWrap/>
            <w:hideMark/>
          </w:tcPr>
          <w:p w14:paraId="5202173F" w14:textId="5649E157" w:rsidR="00976EB1" w:rsidRPr="00976EB1" w:rsidRDefault="00976EB1" w:rsidP="00976EB1">
            <w:pPr>
              <w:spacing w:after="0" w:line="276" w:lineRule="auto"/>
              <w:jc w:val="right"/>
              <w:rPr>
                <w:rFonts w:eastAsia="Times New Roman" w:cstheme="minorHAnsi"/>
                <w:color w:val="000000"/>
                <w:sz w:val="16"/>
                <w:szCs w:val="16"/>
                <w:rPrChange w:id="2886" w:author="Alotaibi, Raed" w:date="2019-07-12T12:49:00Z">
                  <w:rPr>
                    <w:rFonts w:ascii="Calibri" w:eastAsia="Times New Roman" w:hAnsi="Calibri" w:cs="Calibri"/>
                    <w:color w:val="000000"/>
                  </w:rPr>
                </w:rPrChange>
              </w:rPr>
              <w:pPrChange w:id="28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c>
          <w:tcPr>
            <w:tcW w:w="759" w:type="dxa"/>
            <w:tcBorders>
              <w:top w:val="nil"/>
              <w:left w:val="nil"/>
              <w:bottom w:val="single" w:sz="4" w:space="0" w:color="auto"/>
              <w:right w:val="single" w:sz="4" w:space="0" w:color="auto"/>
            </w:tcBorders>
            <w:shd w:val="clear" w:color="auto" w:fill="auto"/>
            <w:noWrap/>
            <w:hideMark/>
          </w:tcPr>
          <w:p w14:paraId="35429C83" w14:textId="78B46049" w:rsidR="00976EB1" w:rsidRPr="00976EB1" w:rsidRDefault="00976EB1" w:rsidP="00976EB1">
            <w:pPr>
              <w:spacing w:after="0" w:line="276" w:lineRule="auto"/>
              <w:jc w:val="right"/>
              <w:rPr>
                <w:rFonts w:eastAsia="Times New Roman" w:cstheme="minorHAnsi"/>
                <w:color w:val="000000"/>
                <w:sz w:val="16"/>
                <w:szCs w:val="16"/>
                <w:rPrChange w:id="2888" w:author="Alotaibi, Raed" w:date="2019-07-12T12:49:00Z">
                  <w:rPr>
                    <w:rFonts w:ascii="Calibri" w:eastAsia="Times New Roman" w:hAnsi="Calibri" w:cs="Calibri"/>
                    <w:color w:val="000000"/>
                  </w:rPr>
                </w:rPrChange>
              </w:rPr>
              <w:pPrChange w:id="28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-53.7%</w:t>
            </w:r>
          </w:p>
        </w:tc>
        <w:tc>
          <w:tcPr>
            <w:tcW w:w="861" w:type="dxa"/>
            <w:tcBorders>
              <w:top w:val="nil"/>
              <w:left w:val="nil"/>
              <w:bottom w:val="single" w:sz="4" w:space="0" w:color="auto"/>
              <w:right w:val="single" w:sz="4" w:space="0" w:color="auto"/>
            </w:tcBorders>
            <w:shd w:val="clear" w:color="auto" w:fill="auto"/>
            <w:noWrap/>
            <w:hideMark/>
          </w:tcPr>
          <w:p w14:paraId="577B1226" w14:textId="0FA12A7A" w:rsidR="00976EB1" w:rsidRPr="00976EB1" w:rsidRDefault="00976EB1" w:rsidP="00976EB1">
            <w:pPr>
              <w:spacing w:after="0" w:line="276" w:lineRule="auto"/>
              <w:jc w:val="right"/>
              <w:rPr>
                <w:rFonts w:eastAsia="Times New Roman" w:cstheme="minorHAnsi"/>
                <w:color w:val="000000"/>
                <w:sz w:val="16"/>
                <w:szCs w:val="16"/>
                <w:rPrChange w:id="2890" w:author="Alotaibi, Raed" w:date="2019-07-12T12:49:00Z">
                  <w:rPr>
                    <w:rFonts w:ascii="Calibri" w:eastAsia="Times New Roman" w:hAnsi="Calibri" w:cs="Calibri"/>
                    <w:color w:val="000000"/>
                  </w:rPr>
                </w:rPrChange>
              </w:rPr>
              <w:pPrChange w:id="28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27741D5D" w14:textId="2693A8C6" w:rsidR="00976EB1" w:rsidRPr="00976EB1" w:rsidRDefault="00976EB1" w:rsidP="00976EB1">
            <w:pPr>
              <w:spacing w:after="0" w:line="276" w:lineRule="auto"/>
              <w:jc w:val="right"/>
              <w:rPr>
                <w:rFonts w:eastAsia="Times New Roman" w:cstheme="minorHAnsi"/>
                <w:color w:val="000000"/>
                <w:sz w:val="16"/>
                <w:szCs w:val="16"/>
                <w:rPrChange w:id="2892" w:author="Alotaibi, Raed" w:date="2019-07-12T12:49:00Z">
                  <w:rPr>
                    <w:rFonts w:ascii="Calibri" w:eastAsia="Times New Roman" w:hAnsi="Calibri" w:cs="Calibri"/>
                    <w:color w:val="000000"/>
                  </w:rPr>
                </w:rPrChange>
              </w:rPr>
              <w:pPrChange w:id="28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w:t>
            </w:r>
          </w:p>
        </w:tc>
      </w:tr>
      <w:tr w:rsidR="00976EB1" w:rsidRPr="00976EB1" w14:paraId="3C4A2D1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163F72A" w14:textId="77777777" w:rsidR="00976EB1" w:rsidRPr="00976EB1" w:rsidRDefault="00976EB1" w:rsidP="00976EB1">
            <w:pPr>
              <w:spacing w:after="0" w:line="276" w:lineRule="auto"/>
              <w:rPr>
                <w:rFonts w:eastAsia="Times New Roman" w:cstheme="minorHAnsi"/>
                <w:b/>
                <w:bCs/>
                <w:color w:val="000000"/>
                <w:sz w:val="16"/>
                <w:szCs w:val="16"/>
                <w:rPrChange w:id="2894" w:author="Alotaibi, Raed" w:date="2019-07-12T12:51:00Z">
                  <w:rPr>
                    <w:rFonts w:ascii="Calibri" w:eastAsia="Times New Roman" w:hAnsi="Calibri" w:cs="Calibri"/>
                    <w:b/>
                    <w:bCs/>
                    <w:color w:val="000000"/>
                  </w:rPr>
                </w:rPrChange>
              </w:rPr>
              <w:pPrChange w:id="289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896" w:author="Alotaibi, Raed" w:date="2019-07-12T12:51:00Z">
                  <w:rPr>
                    <w:rFonts w:ascii="Calibri" w:eastAsia="Times New Roman" w:hAnsi="Calibri" w:cs="Calibri"/>
                    <w:b/>
                    <w:bCs/>
                    <w:color w:val="000000"/>
                  </w:rPr>
                </w:rPrChange>
              </w:rPr>
              <w:t>Maine</w:t>
            </w:r>
          </w:p>
        </w:tc>
        <w:tc>
          <w:tcPr>
            <w:tcW w:w="759" w:type="dxa"/>
            <w:tcBorders>
              <w:top w:val="nil"/>
              <w:left w:val="nil"/>
              <w:bottom w:val="single" w:sz="4" w:space="0" w:color="auto"/>
              <w:right w:val="single" w:sz="4" w:space="0" w:color="auto"/>
            </w:tcBorders>
            <w:shd w:val="clear" w:color="auto" w:fill="auto"/>
            <w:noWrap/>
            <w:vAlign w:val="bottom"/>
            <w:hideMark/>
          </w:tcPr>
          <w:p w14:paraId="330DD4B5" w14:textId="77777777" w:rsidR="00976EB1" w:rsidRPr="00976EB1" w:rsidRDefault="00976EB1" w:rsidP="00976EB1">
            <w:pPr>
              <w:spacing w:after="0" w:line="276" w:lineRule="auto"/>
              <w:jc w:val="right"/>
              <w:rPr>
                <w:rFonts w:eastAsia="Times New Roman" w:cstheme="minorHAnsi"/>
                <w:color w:val="000000"/>
                <w:sz w:val="16"/>
                <w:szCs w:val="16"/>
                <w:rPrChange w:id="2897" w:author="Alotaibi, Raed" w:date="2019-07-12T12:49:00Z">
                  <w:rPr>
                    <w:rFonts w:ascii="Calibri" w:eastAsia="Times New Roman" w:hAnsi="Calibri" w:cs="Calibri"/>
                    <w:color w:val="000000"/>
                  </w:rPr>
                </w:rPrChange>
              </w:rPr>
              <w:pPrChange w:id="289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899" w:author="Alotaibi, Raed" w:date="2019-07-12T12:49:00Z">
                  <w:rPr>
                    <w:rFonts w:ascii="Calibri" w:eastAsia="Times New Roman" w:hAnsi="Calibri" w:cs="Calibri"/>
                    <w:color w:val="000000"/>
                  </w:rPr>
                </w:rPrChange>
              </w:rPr>
              <w:t>3,000</w:t>
            </w:r>
          </w:p>
        </w:tc>
        <w:tc>
          <w:tcPr>
            <w:tcW w:w="810" w:type="dxa"/>
            <w:tcBorders>
              <w:top w:val="nil"/>
              <w:left w:val="nil"/>
              <w:bottom w:val="single" w:sz="4" w:space="0" w:color="auto"/>
              <w:right w:val="single" w:sz="4" w:space="0" w:color="auto"/>
            </w:tcBorders>
            <w:shd w:val="clear" w:color="auto" w:fill="auto"/>
            <w:noWrap/>
            <w:vAlign w:val="bottom"/>
            <w:hideMark/>
          </w:tcPr>
          <w:p w14:paraId="34A6046A" w14:textId="77777777" w:rsidR="00976EB1" w:rsidRPr="00976EB1" w:rsidRDefault="00976EB1" w:rsidP="00976EB1">
            <w:pPr>
              <w:spacing w:after="0" w:line="276" w:lineRule="auto"/>
              <w:jc w:val="right"/>
              <w:rPr>
                <w:rFonts w:eastAsia="Times New Roman" w:cstheme="minorHAnsi"/>
                <w:color w:val="000000"/>
                <w:sz w:val="16"/>
                <w:szCs w:val="16"/>
                <w:rPrChange w:id="2900" w:author="Alotaibi, Raed" w:date="2019-07-12T12:49:00Z">
                  <w:rPr>
                    <w:rFonts w:ascii="Calibri" w:eastAsia="Times New Roman" w:hAnsi="Calibri" w:cs="Calibri"/>
                    <w:color w:val="000000"/>
                    <w:sz w:val="20"/>
                    <w:szCs w:val="20"/>
                  </w:rPr>
                </w:rPrChange>
              </w:rPr>
              <w:pPrChange w:id="290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02" w:author="Alotaibi, Raed" w:date="2019-07-12T12:49:00Z">
                  <w:rPr>
                    <w:rFonts w:ascii="Calibri" w:eastAsia="Times New Roman" w:hAnsi="Calibri" w:cs="Calibri"/>
                    <w:color w:val="000000"/>
                    <w:sz w:val="20"/>
                    <w:szCs w:val="20"/>
                  </w:rPr>
                </w:rPrChange>
              </w:rPr>
              <w:t>200</w:t>
            </w:r>
          </w:p>
        </w:tc>
        <w:tc>
          <w:tcPr>
            <w:tcW w:w="720" w:type="dxa"/>
            <w:tcBorders>
              <w:top w:val="nil"/>
              <w:left w:val="nil"/>
              <w:bottom w:val="single" w:sz="4" w:space="0" w:color="auto"/>
              <w:right w:val="single" w:sz="4" w:space="0" w:color="auto"/>
            </w:tcBorders>
            <w:shd w:val="clear" w:color="auto" w:fill="auto"/>
            <w:noWrap/>
            <w:vAlign w:val="bottom"/>
            <w:hideMark/>
          </w:tcPr>
          <w:p w14:paraId="6004161F" w14:textId="77777777" w:rsidR="00976EB1" w:rsidRPr="00976EB1" w:rsidRDefault="00976EB1" w:rsidP="00976EB1">
            <w:pPr>
              <w:spacing w:after="0" w:line="276" w:lineRule="auto"/>
              <w:jc w:val="right"/>
              <w:rPr>
                <w:rFonts w:eastAsia="Times New Roman" w:cstheme="minorHAnsi"/>
                <w:color w:val="000000"/>
                <w:sz w:val="16"/>
                <w:szCs w:val="16"/>
                <w:rPrChange w:id="2903" w:author="Alotaibi, Raed" w:date="2019-07-12T12:49:00Z">
                  <w:rPr>
                    <w:rFonts w:ascii="Calibri" w:eastAsia="Times New Roman" w:hAnsi="Calibri" w:cs="Calibri"/>
                    <w:color w:val="000000"/>
                    <w:sz w:val="20"/>
                    <w:szCs w:val="20"/>
                  </w:rPr>
                </w:rPrChange>
              </w:rPr>
              <w:pPrChange w:id="29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05" w:author="Alotaibi, Raed" w:date="2019-07-12T12:49:00Z">
                  <w:rPr>
                    <w:rFonts w:ascii="Calibri" w:eastAsia="Times New Roman" w:hAnsi="Calibri" w:cs="Calibri"/>
                    <w:color w:val="000000"/>
                    <w:sz w:val="20"/>
                    <w:szCs w:val="20"/>
                  </w:rPr>
                </w:rPrChange>
              </w:rPr>
              <w:t>6.7%</w:t>
            </w:r>
          </w:p>
        </w:tc>
        <w:tc>
          <w:tcPr>
            <w:tcW w:w="900" w:type="dxa"/>
            <w:tcBorders>
              <w:top w:val="nil"/>
              <w:left w:val="nil"/>
              <w:bottom w:val="single" w:sz="4" w:space="0" w:color="auto"/>
              <w:right w:val="single" w:sz="4" w:space="0" w:color="auto"/>
            </w:tcBorders>
            <w:shd w:val="clear" w:color="auto" w:fill="auto"/>
            <w:noWrap/>
            <w:vAlign w:val="bottom"/>
            <w:hideMark/>
          </w:tcPr>
          <w:p w14:paraId="17D18545" w14:textId="77777777" w:rsidR="00976EB1" w:rsidRPr="00976EB1" w:rsidRDefault="00976EB1" w:rsidP="00976EB1">
            <w:pPr>
              <w:spacing w:after="0" w:line="276" w:lineRule="auto"/>
              <w:jc w:val="right"/>
              <w:rPr>
                <w:rFonts w:eastAsia="Times New Roman" w:cstheme="minorHAnsi"/>
                <w:color w:val="000000"/>
                <w:sz w:val="16"/>
                <w:szCs w:val="16"/>
                <w:rPrChange w:id="2906" w:author="Alotaibi, Raed" w:date="2019-07-12T12:49:00Z">
                  <w:rPr>
                    <w:rFonts w:ascii="Calibri" w:eastAsia="Times New Roman" w:hAnsi="Calibri" w:cs="Calibri"/>
                    <w:color w:val="000000"/>
                  </w:rPr>
                </w:rPrChange>
              </w:rPr>
              <w:pPrChange w:id="29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08" w:author="Alotaibi, Raed" w:date="2019-07-12T12:49:00Z">
                  <w:rPr>
                    <w:rFonts w:ascii="Calibri" w:eastAsia="Times New Roman" w:hAnsi="Calibri" w:cs="Calibri"/>
                    <w:color w:val="000000"/>
                  </w:rPr>
                </w:rPrChange>
              </w:rPr>
              <w:t>2,200</w:t>
            </w:r>
          </w:p>
        </w:tc>
        <w:tc>
          <w:tcPr>
            <w:tcW w:w="810" w:type="dxa"/>
            <w:tcBorders>
              <w:top w:val="nil"/>
              <w:left w:val="nil"/>
              <w:bottom w:val="single" w:sz="4" w:space="0" w:color="auto"/>
              <w:right w:val="single" w:sz="4" w:space="0" w:color="auto"/>
            </w:tcBorders>
            <w:shd w:val="clear" w:color="auto" w:fill="auto"/>
            <w:noWrap/>
            <w:hideMark/>
          </w:tcPr>
          <w:p w14:paraId="5BF27205" w14:textId="6C5A86DE" w:rsidR="00976EB1" w:rsidRPr="00976EB1" w:rsidRDefault="00976EB1" w:rsidP="00976EB1">
            <w:pPr>
              <w:spacing w:after="0" w:line="276" w:lineRule="auto"/>
              <w:jc w:val="right"/>
              <w:rPr>
                <w:rFonts w:eastAsia="Times New Roman" w:cstheme="minorHAnsi"/>
                <w:color w:val="000000"/>
                <w:sz w:val="16"/>
                <w:szCs w:val="16"/>
                <w:rPrChange w:id="2909" w:author="Alotaibi, Raed" w:date="2019-07-12T12:49:00Z">
                  <w:rPr>
                    <w:rFonts w:ascii="Calibri" w:eastAsia="Times New Roman" w:hAnsi="Calibri" w:cs="Calibri"/>
                    <w:color w:val="000000"/>
                  </w:rPr>
                </w:rPrChange>
              </w:rPr>
              <w:pPrChange w:id="29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615" w:type="dxa"/>
            <w:tcBorders>
              <w:top w:val="nil"/>
              <w:left w:val="nil"/>
              <w:bottom w:val="single" w:sz="4" w:space="0" w:color="auto"/>
              <w:right w:val="single" w:sz="4" w:space="0" w:color="auto"/>
            </w:tcBorders>
            <w:shd w:val="clear" w:color="auto" w:fill="auto"/>
            <w:noWrap/>
            <w:hideMark/>
          </w:tcPr>
          <w:p w14:paraId="7F0D0E5E" w14:textId="39DC151D" w:rsidR="00976EB1" w:rsidRPr="00976EB1" w:rsidRDefault="00976EB1" w:rsidP="00976EB1">
            <w:pPr>
              <w:spacing w:after="0" w:line="276" w:lineRule="auto"/>
              <w:jc w:val="right"/>
              <w:rPr>
                <w:rFonts w:eastAsia="Times New Roman" w:cstheme="minorHAnsi"/>
                <w:color w:val="000000"/>
                <w:sz w:val="16"/>
                <w:szCs w:val="16"/>
                <w:rPrChange w:id="2911" w:author="Alotaibi, Raed" w:date="2019-07-12T12:49:00Z">
                  <w:rPr>
                    <w:rFonts w:ascii="Calibri" w:eastAsia="Times New Roman" w:hAnsi="Calibri" w:cs="Calibri"/>
                    <w:color w:val="000000"/>
                  </w:rPr>
                </w:rPrChange>
              </w:rPr>
              <w:pPrChange w:id="291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9.1%</w:t>
            </w:r>
          </w:p>
        </w:tc>
        <w:tc>
          <w:tcPr>
            <w:tcW w:w="759" w:type="dxa"/>
            <w:tcBorders>
              <w:top w:val="nil"/>
              <w:left w:val="nil"/>
              <w:bottom w:val="single" w:sz="4" w:space="0" w:color="auto"/>
              <w:right w:val="single" w:sz="4" w:space="0" w:color="auto"/>
            </w:tcBorders>
            <w:shd w:val="clear" w:color="auto" w:fill="auto"/>
            <w:noWrap/>
            <w:hideMark/>
          </w:tcPr>
          <w:p w14:paraId="32ED2336" w14:textId="126CF78A" w:rsidR="00976EB1" w:rsidRPr="00976EB1" w:rsidRDefault="00976EB1" w:rsidP="00976EB1">
            <w:pPr>
              <w:spacing w:after="0" w:line="276" w:lineRule="auto"/>
              <w:jc w:val="right"/>
              <w:rPr>
                <w:rFonts w:eastAsia="Times New Roman" w:cstheme="minorHAnsi"/>
                <w:color w:val="000000"/>
                <w:sz w:val="16"/>
                <w:szCs w:val="16"/>
                <w:rPrChange w:id="2913" w:author="Alotaibi, Raed" w:date="2019-07-12T12:49:00Z">
                  <w:rPr>
                    <w:rFonts w:ascii="Calibri" w:eastAsia="Times New Roman" w:hAnsi="Calibri" w:cs="Calibri"/>
                    <w:color w:val="000000"/>
                  </w:rPr>
                </w:rPrChange>
              </w:rPr>
              <w:pPrChange w:id="29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4E6C9A38" w14:textId="215C12C3" w:rsidR="00976EB1" w:rsidRPr="00976EB1" w:rsidRDefault="00976EB1" w:rsidP="00976EB1">
            <w:pPr>
              <w:spacing w:after="0" w:line="276" w:lineRule="auto"/>
              <w:jc w:val="right"/>
              <w:rPr>
                <w:rFonts w:eastAsia="Times New Roman" w:cstheme="minorHAnsi"/>
                <w:color w:val="000000"/>
                <w:sz w:val="16"/>
                <w:szCs w:val="16"/>
                <w:rPrChange w:id="2915" w:author="Alotaibi, Raed" w:date="2019-07-12T12:49:00Z">
                  <w:rPr>
                    <w:rFonts w:ascii="Calibri" w:eastAsia="Times New Roman" w:hAnsi="Calibri" w:cs="Calibri"/>
                    <w:color w:val="000000"/>
                  </w:rPr>
                </w:rPrChange>
              </w:rPr>
              <w:pPrChange w:id="29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37653AC0" w14:textId="4F791ED9" w:rsidR="00976EB1" w:rsidRPr="00976EB1" w:rsidRDefault="00976EB1" w:rsidP="00976EB1">
            <w:pPr>
              <w:spacing w:after="0" w:line="276" w:lineRule="auto"/>
              <w:jc w:val="right"/>
              <w:rPr>
                <w:rFonts w:eastAsia="Times New Roman" w:cstheme="minorHAnsi"/>
                <w:color w:val="000000"/>
                <w:sz w:val="16"/>
                <w:szCs w:val="16"/>
                <w:rPrChange w:id="2917" w:author="Alotaibi, Raed" w:date="2019-07-12T12:49:00Z">
                  <w:rPr>
                    <w:rFonts w:ascii="Calibri" w:eastAsia="Times New Roman" w:hAnsi="Calibri" w:cs="Calibri"/>
                    <w:color w:val="000000"/>
                  </w:rPr>
                </w:rPrChange>
              </w:rPr>
              <w:pPrChange w:id="29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w:t>
            </w:r>
          </w:p>
        </w:tc>
        <w:tc>
          <w:tcPr>
            <w:tcW w:w="759" w:type="dxa"/>
            <w:tcBorders>
              <w:top w:val="nil"/>
              <w:left w:val="nil"/>
              <w:bottom w:val="single" w:sz="4" w:space="0" w:color="auto"/>
              <w:right w:val="single" w:sz="4" w:space="0" w:color="auto"/>
            </w:tcBorders>
            <w:shd w:val="clear" w:color="auto" w:fill="auto"/>
            <w:noWrap/>
            <w:hideMark/>
          </w:tcPr>
          <w:p w14:paraId="418B9A83" w14:textId="6D386519" w:rsidR="00976EB1" w:rsidRPr="00976EB1" w:rsidRDefault="00976EB1" w:rsidP="00976EB1">
            <w:pPr>
              <w:spacing w:after="0" w:line="276" w:lineRule="auto"/>
              <w:jc w:val="right"/>
              <w:rPr>
                <w:rFonts w:eastAsia="Times New Roman" w:cstheme="minorHAnsi"/>
                <w:color w:val="000000"/>
                <w:sz w:val="16"/>
                <w:szCs w:val="16"/>
                <w:rPrChange w:id="2919" w:author="Alotaibi, Raed" w:date="2019-07-12T12:49:00Z">
                  <w:rPr>
                    <w:rFonts w:ascii="Calibri" w:eastAsia="Times New Roman" w:hAnsi="Calibri" w:cs="Calibri"/>
                    <w:color w:val="000000"/>
                  </w:rPr>
                </w:rPrChange>
              </w:rPr>
              <w:pPrChange w:id="29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-26.7%</w:t>
            </w:r>
          </w:p>
        </w:tc>
        <w:tc>
          <w:tcPr>
            <w:tcW w:w="861" w:type="dxa"/>
            <w:tcBorders>
              <w:top w:val="nil"/>
              <w:left w:val="nil"/>
              <w:bottom w:val="single" w:sz="4" w:space="0" w:color="auto"/>
              <w:right w:val="single" w:sz="4" w:space="0" w:color="auto"/>
            </w:tcBorders>
            <w:shd w:val="clear" w:color="auto" w:fill="auto"/>
            <w:noWrap/>
            <w:hideMark/>
          </w:tcPr>
          <w:p w14:paraId="23B3675D" w14:textId="28C49046" w:rsidR="00976EB1" w:rsidRPr="00976EB1" w:rsidRDefault="00976EB1" w:rsidP="00976EB1">
            <w:pPr>
              <w:spacing w:after="0" w:line="276" w:lineRule="auto"/>
              <w:jc w:val="right"/>
              <w:rPr>
                <w:rFonts w:eastAsia="Times New Roman" w:cstheme="minorHAnsi"/>
                <w:color w:val="000000"/>
                <w:sz w:val="16"/>
                <w:szCs w:val="16"/>
                <w:rPrChange w:id="2921" w:author="Alotaibi, Raed" w:date="2019-07-12T12:49:00Z">
                  <w:rPr>
                    <w:rFonts w:ascii="Calibri" w:eastAsia="Times New Roman" w:hAnsi="Calibri" w:cs="Calibri"/>
                    <w:color w:val="000000"/>
                  </w:rPr>
                </w:rPrChange>
              </w:rPr>
              <w:pPrChange w:id="29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3491111C" w14:textId="74E82FDF" w:rsidR="00976EB1" w:rsidRPr="00976EB1" w:rsidRDefault="00976EB1" w:rsidP="00976EB1">
            <w:pPr>
              <w:spacing w:after="0" w:line="276" w:lineRule="auto"/>
              <w:jc w:val="right"/>
              <w:rPr>
                <w:rFonts w:eastAsia="Times New Roman" w:cstheme="minorHAnsi"/>
                <w:color w:val="000000"/>
                <w:sz w:val="16"/>
                <w:szCs w:val="16"/>
                <w:rPrChange w:id="2923" w:author="Alotaibi, Raed" w:date="2019-07-12T12:49:00Z">
                  <w:rPr>
                    <w:rFonts w:ascii="Calibri" w:eastAsia="Times New Roman" w:hAnsi="Calibri" w:cs="Calibri"/>
                    <w:color w:val="000000"/>
                  </w:rPr>
                </w:rPrChange>
              </w:rPr>
              <w:pPrChange w:id="29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36.4%</w:t>
            </w:r>
          </w:p>
        </w:tc>
      </w:tr>
      <w:tr w:rsidR="00976EB1" w:rsidRPr="00976EB1" w14:paraId="1694769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4B0EE54" w14:textId="77777777" w:rsidR="00976EB1" w:rsidRPr="00976EB1" w:rsidRDefault="00976EB1" w:rsidP="00976EB1">
            <w:pPr>
              <w:spacing w:after="0" w:line="276" w:lineRule="auto"/>
              <w:rPr>
                <w:rFonts w:eastAsia="Times New Roman" w:cstheme="minorHAnsi"/>
                <w:b/>
                <w:bCs/>
                <w:color w:val="000000"/>
                <w:sz w:val="16"/>
                <w:szCs w:val="16"/>
                <w:rPrChange w:id="2925" w:author="Alotaibi, Raed" w:date="2019-07-12T12:51:00Z">
                  <w:rPr>
                    <w:rFonts w:ascii="Calibri" w:eastAsia="Times New Roman" w:hAnsi="Calibri" w:cs="Calibri"/>
                    <w:b/>
                    <w:bCs/>
                    <w:color w:val="000000"/>
                  </w:rPr>
                </w:rPrChange>
              </w:rPr>
              <w:pPrChange w:id="292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927" w:author="Alotaibi, Raed" w:date="2019-07-12T12:51:00Z">
                  <w:rPr>
                    <w:rFonts w:ascii="Calibri" w:eastAsia="Times New Roman" w:hAnsi="Calibri" w:cs="Calibri"/>
                    <w:b/>
                    <w:bCs/>
                    <w:color w:val="000000"/>
                  </w:rPr>
                </w:rPrChange>
              </w:rPr>
              <w:t>Maryland</w:t>
            </w:r>
          </w:p>
        </w:tc>
        <w:tc>
          <w:tcPr>
            <w:tcW w:w="759" w:type="dxa"/>
            <w:tcBorders>
              <w:top w:val="nil"/>
              <w:left w:val="nil"/>
              <w:bottom w:val="single" w:sz="4" w:space="0" w:color="auto"/>
              <w:right w:val="single" w:sz="4" w:space="0" w:color="auto"/>
            </w:tcBorders>
            <w:shd w:val="clear" w:color="auto" w:fill="auto"/>
            <w:noWrap/>
            <w:vAlign w:val="bottom"/>
            <w:hideMark/>
          </w:tcPr>
          <w:p w14:paraId="12B3C29E" w14:textId="77777777" w:rsidR="00976EB1" w:rsidRPr="00976EB1" w:rsidRDefault="00976EB1" w:rsidP="00976EB1">
            <w:pPr>
              <w:spacing w:after="0" w:line="276" w:lineRule="auto"/>
              <w:jc w:val="right"/>
              <w:rPr>
                <w:rFonts w:eastAsia="Times New Roman" w:cstheme="minorHAnsi"/>
                <w:color w:val="000000"/>
                <w:sz w:val="16"/>
                <w:szCs w:val="16"/>
                <w:rPrChange w:id="2928" w:author="Alotaibi, Raed" w:date="2019-07-12T12:49:00Z">
                  <w:rPr>
                    <w:rFonts w:ascii="Calibri" w:eastAsia="Times New Roman" w:hAnsi="Calibri" w:cs="Calibri"/>
                    <w:color w:val="000000"/>
                  </w:rPr>
                </w:rPrChange>
              </w:rPr>
              <w:pPrChange w:id="292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30" w:author="Alotaibi, Raed" w:date="2019-07-12T12:49:00Z">
                  <w:rPr>
                    <w:rFonts w:ascii="Calibri" w:eastAsia="Times New Roman" w:hAnsi="Calibri" w:cs="Calibri"/>
                    <w:color w:val="000000"/>
                  </w:rPr>
                </w:rPrChange>
              </w:rPr>
              <w:t>14,600</w:t>
            </w:r>
          </w:p>
        </w:tc>
        <w:tc>
          <w:tcPr>
            <w:tcW w:w="810" w:type="dxa"/>
            <w:tcBorders>
              <w:top w:val="nil"/>
              <w:left w:val="nil"/>
              <w:bottom w:val="single" w:sz="4" w:space="0" w:color="auto"/>
              <w:right w:val="single" w:sz="4" w:space="0" w:color="auto"/>
            </w:tcBorders>
            <w:shd w:val="clear" w:color="auto" w:fill="auto"/>
            <w:noWrap/>
            <w:vAlign w:val="bottom"/>
            <w:hideMark/>
          </w:tcPr>
          <w:p w14:paraId="153DE06C" w14:textId="77777777" w:rsidR="00976EB1" w:rsidRPr="00976EB1" w:rsidRDefault="00976EB1" w:rsidP="00976EB1">
            <w:pPr>
              <w:spacing w:after="0" w:line="276" w:lineRule="auto"/>
              <w:jc w:val="right"/>
              <w:rPr>
                <w:rFonts w:eastAsia="Times New Roman" w:cstheme="minorHAnsi"/>
                <w:color w:val="000000"/>
                <w:sz w:val="16"/>
                <w:szCs w:val="16"/>
                <w:rPrChange w:id="2931" w:author="Alotaibi, Raed" w:date="2019-07-12T12:49:00Z">
                  <w:rPr>
                    <w:rFonts w:ascii="Calibri" w:eastAsia="Times New Roman" w:hAnsi="Calibri" w:cs="Calibri"/>
                    <w:color w:val="000000"/>
                    <w:sz w:val="20"/>
                    <w:szCs w:val="20"/>
                  </w:rPr>
                </w:rPrChange>
              </w:rPr>
              <w:pPrChange w:id="293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33" w:author="Alotaibi, Raed" w:date="2019-07-12T12:49:00Z">
                  <w:rPr>
                    <w:rFonts w:ascii="Calibri" w:eastAsia="Times New Roman" w:hAnsi="Calibri" w:cs="Calibri"/>
                    <w:color w:val="000000"/>
                    <w:sz w:val="20"/>
                    <w:szCs w:val="20"/>
                  </w:rPr>
                </w:rPrChange>
              </w:rPr>
              <w:t>2,800</w:t>
            </w:r>
          </w:p>
        </w:tc>
        <w:tc>
          <w:tcPr>
            <w:tcW w:w="720" w:type="dxa"/>
            <w:tcBorders>
              <w:top w:val="nil"/>
              <w:left w:val="nil"/>
              <w:bottom w:val="single" w:sz="4" w:space="0" w:color="auto"/>
              <w:right w:val="single" w:sz="4" w:space="0" w:color="auto"/>
            </w:tcBorders>
            <w:shd w:val="clear" w:color="auto" w:fill="auto"/>
            <w:noWrap/>
            <w:vAlign w:val="bottom"/>
            <w:hideMark/>
          </w:tcPr>
          <w:p w14:paraId="01D74B7B" w14:textId="77777777" w:rsidR="00976EB1" w:rsidRPr="00976EB1" w:rsidRDefault="00976EB1" w:rsidP="00976EB1">
            <w:pPr>
              <w:spacing w:after="0" w:line="276" w:lineRule="auto"/>
              <w:jc w:val="right"/>
              <w:rPr>
                <w:rFonts w:eastAsia="Times New Roman" w:cstheme="minorHAnsi"/>
                <w:color w:val="000000"/>
                <w:sz w:val="16"/>
                <w:szCs w:val="16"/>
                <w:rPrChange w:id="2934" w:author="Alotaibi, Raed" w:date="2019-07-12T12:49:00Z">
                  <w:rPr>
                    <w:rFonts w:ascii="Calibri" w:eastAsia="Times New Roman" w:hAnsi="Calibri" w:cs="Calibri"/>
                    <w:color w:val="000000"/>
                    <w:sz w:val="20"/>
                    <w:szCs w:val="20"/>
                  </w:rPr>
                </w:rPrChange>
              </w:rPr>
              <w:pPrChange w:id="29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36" w:author="Alotaibi, Raed" w:date="2019-07-12T12:49:00Z">
                  <w:rPr>
                    <w:rFonts w:ascii="Calibri" w:eastAsia="Times New Roman" w:hAnsi="Calibri" w:cs="Calibri"/>
                    <w:color w:val="000000"/>
                    <w:sz w:val="20"/>
                    <w:szCs w:val="20"/>
                  </w:rPr>
                </w:rPrChange>
              </w:rPr>
              <w:t>19.2%</w:t>
            </w:r>
          </w:p>
        </w:tc>
        <w:tc>
          <w:tcPr>
            <w:tcW w:w="900" w:type="dxa"/>
            <w:tcBorders>
              <w:top w:val="nil"/>
              <w:left w:val="nil"/>
              <w:bottom w:val="single" w:sz="4" w:space="0" w:color="auto"/>
              <w:right w:val="single" w:sz="4" w:space="0" w:color="auto"/>
            </w:tcBorders>
            <w:shd w:val="clear" w:color="auto" w:fill="auto"/>
            <w:noWrap/>
            <w:vAlign w:val="bottom"/>
            <w:hideMark/>
          </w:tcPr>
          <w:p w14:paraId="3B7762A9" w14:textId="77777777" w:rsidR="00976EB1" w:rsidRPr="00976EB1" w:rsidRDefault="00976EB1" w:rsidP="00976EB1">
            <w:pPr>
              <w:spacing w:after="0" w:line="276" w:lineRule="auto"/>
              <w:jc w:val="right"/>
              <w:rPr>
                <w:rFonts w:eastAsia="Times New Roman" w:cstheme="minorHAnsi"/>
                <w:color w:val="000000"/>
                <w:sz w:val="16"/>
                <w:szCs w:val="16"/>
                <w:rPrChange w:id="2937" w:author="Alotaibi, Raed" w:date="2019-07-12T12:49:00Z">
                  <w:rPr>
                    <w:rFonts w:ascii="Calibri" w:eastAsia="Times New Roman" w:hAnsi="Calibri" w:cs="Calibri"/>
                    <w:color w:val="000000"/>
                  </w:rPr>
                </w:rPrChange>
              </w:rPr>
              <w:pPrChange w:id="293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39" w:author="Alotaibi, Raed" w:date="2019-07-12T12:49:00Z">
                  <w:rPr>
                    <w:rFonts w:ascii="Calibri" w:eastAsia="Times New Roman" w:hAnsi="Calibri" w:cs="Calibri"/>
                    <w:color w:val="000000"/>
                  </w:rPr>
                </w:rPrChange>
              </w:rPr>
              <w:t>12,800</w:t>
            </w:r>
          </w:p>
        </w:tc>
        <w:tc>
          <w:tcPr>
            <w:tcW w:w="810" w:type="dxa"/>
            <w:tcBorders>
              <w:top w:val="nil"/>
              <w:left w:val="nil"/>
              <w:bottom w:val="single" w:sz="4" w:space="0" w:color="auto"/>
              <w:right w:val="single" w:sz="4" w:space="0" w:color="auto"/>
            </w:tcBorders>
            <w:shd w:val="clear" w:color="auto" w:fill="auto"/>
            <w:noWrap/>
            <w:hideMark/>
          </w:tcPr>
          <w:p w14:paraId="6E10B0FB" w14:textId="247AB9AA" w:rsidR="00976EB1" w:rsidRPr="00976EB1" w:rsidRDefault="00976EB1" w:rsidP="00976EB1">
            <w:pPr>
              <w:spacing w:after="0" w:line="276" w:lineRule="auto"/>
              <w:jc w:val="right"/>
              <w:rPr>
                <w:rFonts w:eastAsia="Times New Roman" w:cstheme="minorHAnsi"/>
                <w:color w:val="000000"/>
                <w:sz w:val="16"/>
                <w:szCs w:val="16"/>
                <w:rPrChange w:id="2940" w:author="Alotaibi, Raed" w:date="2019-07-12T12:49:00Z">
                  <w:rPr>
                    <w:rFonts w:ascii="Calibri" w:eastAsia="Times New Roman" w:hAnsi="Calibri" w:cs="Calibri"/>
                    <w:color w:val="000000"/>
                  </w:rPr>
                </w:rPrChange>
              </w:rPr>
              <w:pPrChange w:id="29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2,500</w:t>
            </w:r>
          </w:p>
        </w:tc>
        <w:tc>
          <w:tcPr>
            <w:tcW w:w="615" w:type="dxa"/>
            <w:tcBorders>
              <w:top w:val="nil"/>
              <w:left w:val="nil"/>
              <w:bottom w:val="single" w:sz="4" w:space="0" w:color="auto"/>
              <w:right w:val="single" w:sz="4" w:space="0" w:color="auto"/>
            </w:tcBorders>
            <w:shd w:val="clear" w:color="auto" w:fill="auto"/>
            <w:noWrap/>
            <w:hideMark/>
          </w:tcPr>
          <w:p w14:paraId="116277E2" w14:textId="6A66F463" w:rsidR="00976EB1" w:rsidRPr="00976EB1" w:rsidRDefault="00976EB1" w:rsidP="00976EB1">
            <w:pPr>
              <w:spacing w:after="0" w:line="276" w:lineRule="auto"/>
              <w:jc w:val="right"/>
              <w:rPr>
                <w:rFonts w:eastAsia="Times New Roman" w:cstheme="minorHAnsi"/>
                <w:color w:val="000000"/>
                <w:sz w:val="16"/>
                <w:szCs w:val="16"/>
                <w:rPrChange w:id="2942" w:author="Alotaibi, Raed" w:date="2019-07-12T12:49:00Z">
                  <w:rPr>
                    <w:rFonts w:ascii="Calibri" w:eastAsia="Times New Roman" w:hAnsi="Calibri" w:cs="Calibri"/>
                    <w:color w:val="000000"/>
                  </w:rPr>
                </w:rPrChange>
              </w:rPr>
              <w:pPrChange w:id="29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19.5%</w:t>
            </w:r>
          </w:p>
        </w:tc>
        <w:tc>
          <w:tcPr>
            <w:tcW w:w="759" w:type="dxa"/>
            <w:tcBorders>
              <w:top w:val="nil"/>
              <w:left w:val="nil"/>
              <w:bottom w:val="single" w:sz="4" w:space="0" w:color="auto"/>
              <w:right w:val="single" w:sz="4" w:space="0" w:color="auto"/>
            </w:tcBorders>
            <w:shd w:val="clear" w:color="auto" w:fill="auto"/>
            <w:noWrap/>
            <w:hideMark/>
          </w:tcPr>
          <w:p w14:paraId="099DE5C2" w14:textId="2BEE17D3" w:rsidR="00976EB1" w:rsidRPr="00976EB1" w:rsidRDefault="00976EB1" w:rsidP="00976EB1">
            <w:pPr>
              <w:spacing w:after="0" w:line="276" w:lineRule="auto"/>
              <w:jc w:val="right"/>
              <w:rPr>
                <w:rFonts w:eastAsia="Times New Roman" w:cstheme="minorHAnsi"/>
                <w:color w:val="000000"/>
                <w:sz w:val="16"/>
                <w:szCs w:val="16"/>
                <w:rPrChange w:id="2944" w:author="Alotaibi, Raed" w:date="2019-07-12T12:49:00Z">
                  <w:rPr>
                    <w:rFonts w:ascii="Calibri" w:eastAsia="Times New Roman" w:hAnsi="Calibri" w:cs="Calibri"/>
                    <w:color w:val="000000"/>
                  </w:rPr>
                </w:rPrChange>
              </w:rPr>
              <w:pPrChange w:id="29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-1,800</w:t>
            </w:r>
          </w:p>
        </w:tc>
        <w:tc>
          <w:tcPr>
            <w:tcW w:w="786" w:type="dxa"/>
            <w:tcBorders>
              <w:top w:val="nil"/>
              <w:left w:val="nil"/>
              <w:bottom w:val="single" w:sz="4" w:space="0" w:color="auto"/>
              <w:right w:val="single" w:sz="4" w:space="0" w:color="auto"/>
            </w:tcBorders>
            <w:shd w:val="clear" w:color="auto" w:fill="auto"/>
            <w:noWrap/>
            <w:hideMark/>
          </w:tcPr>
          <w:p w14:paraId="0983EFFD" w14:textId="001C904E" w:rsidR="00976EB1" w:rsidRPr="00976EB1" w:rsidRDefault="00976EB1" w:rsidP="00976EB1">
            <w:pPr>
              <w:spacing w:after="0" w:line="276" w:lineRule="auto"/>
              <w:jc w:val="right"/>
              <w:rPr>
                <w:rFonts w:eastAsia="Times New Roman" w:cstheme="minorHAnsi"/>
                <w:color w:val="000000"/>
                <w:sz w:val="16"/>
                <w:szCs w:val="16"/>
                <w:rPrChange w:id="2946" w:author="Alotaibi, Raed" w:date="2019-07-12T12:49:00Z">
                  <w:rPr>
                    <w:rFonts w:ascii="Calibri" w:eastAsia="Times New Roman" w:hAnsi="Calibri" w:cs="Calibri"/>
                    <w:color w:val="000000"/>
                  </w:rPr>
                </w:rPrChange>
              </w:rPr>
              <w:pPrChange w:id="29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59A6C57" w14:textId="2F48DACC" w:rsidR="00976EB1" w:rsidRPr="00976EB1" w:rsidRDefault="00976EB1" w:rsidP="00976EB1">
            <w:pPr>
              <w:spacing w:after="0" w:line="276" w:lineRule="auto"/>
              <w:jc w:val="right"/>
              <w:rPr>
                <w:rFonts w:eastAsia="Times New Roman" w:cstheme="minorHAnsi"/>
                <w:color w:val="000000"/>
                <w:sz w:val="16"/>
                <w:szCs w:val="16"/>
                <w:rPrChange w:id="2948" w:author="Alotaibi, Raed" w:date="2019-07-12T12:49:00Z">
                  <w:rPr>
                    <w:rFonts w:ascii="Calibri" w:eastAsia="Times New Roman" w:hAnsi="Calibri" w:cs="Calibri"/>
                    <w:color w:val="000000"/>
                  </w:rPr>
                </w:rPrChange>
              </w:rPr>
              <w:pPrChange w:id="29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303B1E9F" w14:textId="783E04A2" w:rsidR="00976EB1" w:rsidRPr="00976EB1" w:rsidRDefault="00976EB1" w:rsidP="00976EB1">
            <w:pPr>
              <w:spacing w:after="0" w:line="276" w:lineRule="auto"/>
              <w:jc w:val="right"/>
              <w:rPr>
                <w:rFonts w:eastAsia="Times New Roman" w:cstheme="minorHAnsi"/>
                <w:color w:val="000000"/>
                <w:sz w:val="16"/>
                <w:szCs w:val="16"/>
                <w:rPrChange w:id="2950" w:author="Alotaibi, Raed" w:date="2019-07-12T12:49:00Z">
                  <w:rPr>
                    <w:rFonts w:ascii="Calibri" w:eastAsia="Times New Roman" w:hAnsi="Calibri" w:cs="Calibri"/>
                    <w:color w:val="000000"/>
                  </w:rPr>
                </w:rPrChange>
              </w:rPr>
              <w:pPrChange w:id="29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-12.3%</w:t>
            </w:r>
          </w:p>
        </w:tc>
        <w:tc>
          <w:tcPr>
            <w:tcW w:w="861" w:type="dxa"/>
            <w:tcBorders>
              <w:top w:val="nil"/>
              <w:left w:val="nil"/>
              <w:bottom w:val="single" w:sz="4" w:space="0" w:color="auto"/>
              <w:right w:val="single" w:sz="4" w:space="0" w:color="auto"/>
            </w:tcBorders>
            <w:shd w:val="clear" w:color="auto" w:fill="auto"/>
            <w:noWrap/>
            <w:hideMark/>
          </w:tcPr>
          <w:p w14:paraId="67128B82" w14:textId="29CC67AC" w:rsidR="00976EB1" w:rsidRPr="00976EB1" w:rsidRDefault="00976EB1" w:rsidP="00976EB1">
            <w:pPr>
              <w:spacing w:after="0" w:line="276" w:lineRule="auto"/>
              <w:jc w:val="right"/>
              <w:rPr>
                <w:rFonts w:eastAsia="Times New Roman" w:cstheme="minorHAnsi"/>
                <w:color w:val="000000"/>
                <w:sz w:val="16"/>
                <w:szCs w:val="16"/>
                <w:rPrChange w:id="2952" w:author="Alotaibi, Raed" w:date="2019-07-12T12:49:00Z">
                  <w:rPr>
                    <w:rFonts w:ascii="Calibri" w:eastAsia="Times New Roman" w:hAnsi="Calibri" w:cs="Calibri"/>
                    <w:color w:val="000000"/>
                  </w:rPr>
                </w:rPrChange>
              </w:rPr>
              <w:pPrChange w:id="29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-10.7%</w:t>
            </w:r>
          </w:p>
        </w:tc>
        <w:tc>
          <w:tcPr>
            <w:tcW w:w="810" w:type="dxa"/>
            <w:tcBorders>
              <w:top w:val="nil"/>
              <w:left w:val="nil"/>
              <w:bottom w:val="single" w:sz="4" w:space="0" w:color="auto"/>
              <w:right w:val="single" w:sz="4" w:space="0" w:color="auto"/>
            </w:tcBorders>
            <w:shd w:val="clear" w:color="auto" w:fill="auto"/>
            <w:noWrap/>
            <w:hideMark/>
          </w:tcPr>
          <w:p w14:paraId="4D7EDA95" w14:textId="41617AC3" w:rsidR="00976EB1" w:rsidRPr="00976EB1" w:rsidRDefault="00976EB1" w:rsidP="00976EB1">
            <w:pPr>
              <w:spacing w:after="0" w:line="276" w:lineRule="auto"/>
              <w:jc w:val="right"/>
              <w:rPr>
                <w:rFonts w:eastAsia="Times New Roman" w:cstheme="minorHAnsi"/>
                <w:color w:val="000000"/>
                <w:sz w:val="16"/>
                <w:szCs w:val="16"/>
                <w:rPrChange w:id="2954" w:author="Alotaibi, Raed" w:date="2019-07-12T12:49:00Z">
                  <w:rPr>
                    <w:rFonts w:ascii="Calibri" w:eastAsia="Times New Roman" w:hAnsi="Calibri" w:cs="Calibri"/>
                    <w:color w:val="000000"/>
                  </w:rPr>
                </w:rPrChange>
              </w:rPr>
              <w:pPrChange w:id="29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1.8%</w:t>
            </w:r>
          </w:p>
        </w:tc>
      </w:tr>
      <w:tr w:rsidR="00976EB1" w:rsidRPr="00976EB1" w14:paraId="42EEEFF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89697B5" w14:textId="77777777" w:rsidR="00976EB1" w:rsidRPr="00976EB1" w:rsidRDefault="00976EB1" w:rsidP="00976EB1">
            <w:pPr>
              <w:spacing w:after="0" w:line="276" w:lineRule="auto"/>
              <w:rPr>
                <w:rFonts w:eastAsia="Times New Roman" w:cstheme="minorHAnsi"/>
                <w:b/>
                <w:bCs/>
                <w:color w:val="000000"/>
                <w:sz w:val="16"/>
                <w:szCs w:val="16"/>
                <w:rPrChange w:id="2956" w:author="Alotaibi, Raed" w:date="2019-07-12T12:51:00Z">
                  <w:rPr>
                    <w:rFonts w:ascii="Calibri" w:eastAsia="Times New Roman" w:hAnsi="Calibri" w:cs="Calibri"/>
                    <w:b/>
                    <w:bCs/>
                    <w:color w:val="000000"/>
                  </w:rPr>
                </w:rPrChange>
              </w:rPr>
              <w:pPrChange w:id="295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958" w:author="Alotaibi, Raed" w:date="2019-07-12T12:51:00Z">
                  <w:rPr>
                    <w:rFonts w:ascii="Calibri" w:eastAsia="Times New Roman" w:hAnsi="Calibri" w:cs="Calibri"/>
                    <w:b/>
                    <w:bCs/>
                    <w:color w:val="000000"/>
                  </w:rPr>
                </w:rPrChange>
              </w:rPr>
              <w:t>Massachusetts</w:t>
            </w:r>
          </w:p>
        </w:tc>
        <w:tc>
          <w:tcPr>
            <w:tcW w:w="759" w:type="dxa"/>
            <w:tcBorders>
              <w:top w:val="nil"/>
              <w:left w:val="nil"/>
              <w:bottom w:val="single" w:sz="4" w:space="0" w:color="auto"/>
              <w:right w:val="single" w:sz="4" w:space="0" w:color="auto"/>
            </w:tcBorders>
            <w:shd w:val="clear" w:color="auto" w:fill="auto"/>
            <w:noWrap/>
            <w:vAlign w:val="bottom"/>
            <w:hideMark/>
          </w:tcPr>
          <w:p w14:paraId="2446E993" w14:textId="77777777" w:rsidR="00976EB1" w:rsidRPr="00976EB1" w:rsidRDefault="00976EB1" w:rsidP="00976EB1">
            <w:pPr>
              <w:spacing w:after="0" w:line="276" w:lineRule="auto"/>
              <w:jc w:val="right"/>
              <w:rPr>
                <w:rFonts w:eastAsia="Times New Roman" w:cstheme="minorHAnsi"/>
                <w:color w:val="000000"/>
                <w:sz w:val="16"/>
                <w:szCs w:val="16"/>
                <w:rPrChange w:id="2959" w:author="Alotaibi, Raed" w:date="2019-07-12T12:49:00Z">
                  <w:rPr>
                    <w:rFonts w:ascii="Calibri" w:eastAsia="Times New Roman" w:hAnsi="Calibri" w:cs="Calibri"/>
                    <w:color w:val="000000"/>
                  </w:rPr>
                </w:rPrChange>
              </w:rPr>
              <w:pPrChange w:id="296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61" w:author="Alotaibi, Raed" w:date="2019-07-12T12:49:00Z">
                  <w:rPr>
                    <w:rFonts w:ascii="Calibri" w:eastAsia="Times New Roman" w:hAnsi="Calibri" w:cs="Calibri"/>
                    <w:color w:val="000000"/>
                  </w:rPr>
                </w:rPrChange>
              </w:rPr>
              <w:t>15,300</w:t>
            </w:r>
          </w:p>
        </w:tc>
        <w:tc>
          <w:tcPr>
            <w:tcW w:w="810" w:type="dxa"/>
            <w:tcBorders>
              <w:top w:val="nil"/>
              <w:left w:val="nil"/>
              <w:bottom w:val="single" w:sz="4" w:space="0" w:color="auto"/>
              <w:right w:val="single" w:sz="4" w:space="0" w:color="auto"/>
            </w:tcBorders>
            <w:shd w:val="clear" w:color="auto" w:fill="auto"/>
            <w:noWrap/>
            <w:vAlign w:val="bottom"/>
            <w:hideMark/>
          </w:tcPr>
          <w:p w14:paraId="4F7B78AE" w14:textId="77777777" w:rsidR="00976EB1" w:rsidRPr="00976EB1" w:rsidRDefault="00976EB1" w:rsidP="00976EB1">
            <w:pPr>
              <w:spacing w:after="0" w:line="276" w:lineRule="auto"/>
              <w:jc w:val="right"/>
              <w:rPr>
                <w:rFonts w:eastAsia="Times New Roman" w:cstheme="minorHAnsi"/>
                <w:color w:val="000000"/>
                <w:sz w:val="16"/>
                <w:szCs w:val="16"/>
                <w:rPrChange w:id="2962" w:author="Alotaibi, Raed" w:date="2019-07-12T12:49:00Z">
                  <w:rPr>
                    <w:rFonts w:ascii="Calibri" w:eastAsia="Times New Roman" w:hAnsi="Calibri" w:cs="Calibri"/>
                    <w:color w:val="000000"/>
                    <w:sz w:val="20"/>
                    <w:szCs w:val="20"/>
                  </w:rPr>
                </w:rPrChange>
              </w:rPr>
              <w:pPrChange w:id="296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64" w:author="Alotaibi, Raed" w:date="2019-07-12T12:49:00Z">
                  <w:rPr>
                    <w:rFonts w:ascii="Calibri" w:eastAsia="Times New Roman" w:hAnsi="Calibri" w:cs="Calibri"/>
                    <w:color w:val="000000"/>
                    <w:sz w:val="20"/>
                    <w:szCs w:val="20"/>
                  </w:rPr>
                </w:rPrChange>
              </w:rPr>
              <w:t>2,500</w:t>
            </w:r>
          </w:p>
        </w:tc>
        <w:tc>
          <w:tcPr>
            <w:tcW w:w="720" w:type="dxa"/>
            <w:tcBorders>
              <w:top w:val="nil"/>
              <w:left w:val="nil"/>
              <w:bottom w:val="single" w:sz="4" w:space="0" w:color="auto"/>
              <w:right w:val="single" w:sz="4" w:space="0" w:color="auto"/>
            </w:tcBorders>
            <w:shd w:val="clear" w:color="auto" w:fill="auto"/>
            <w:noWrap/>
            <w:vAlign w:val="bottom"/>
            <w:hideMark/>
          </w:tcPr>
          <w:p w14:paraId="4ED1819A" w14:textId="77777777" w:rsidR="00976EB1" w:rsidRPr="00976EB1" w:rsidRDefault="00976EB1" w:rsidP="00976EB1">
            <w:pPr>
              <w:spacing w:after="0" w:line="276" w:lineRule="auto"/>
              <w:jc w:val="right"/>
              <w:rPr>
                <w:rFonts w:eastAsia="Times New Roman" w:cstheme="minorHAnsi"/>
                <w:color w:val="000000"/>
                <w:sz w:val="16"/>
                <w:szCs w:val="16"/>
                <w:rPrChange w:id="2965" w:author="Alotaibi, Raed" w:date="2019-07-12T12:49:00Z">
                  <w:rPr>
                    <w:rFonts w:ascii="Calibri" w:eastAsia="Times New Roman" w:hAnsi="Calibri" w:cs="Calibri"/>
                    <w:color w:val="000000"/>
                    <w:sz w:val="20"/>
                    <w:szCs w:val="20"/>
                  </w:rPr>
                </w:rPrChange>
              </w:rPr>
              <w:pPrChange w:id="29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67" w:author="Alotaibi, Raed" w:date="2019-07-12T12:49:00Z">
                  <w:rPr>
                    <w:rFonts w:ascii="Calibri" w:eastAsia="Times New Roman" w:hAnsi="Calibri" w:cs="Calibri"/>
                    <w:color w:val="000000"/>
                    <w:sz w:val="20"/>
                    <w:szCs w:val="20"/>
                  </w:rPr>
                </w:rPrChange>
              </w:rPr>
              <w:t>16.3%</w:t>
            </w:r>
          </w:p>
        </w:tc>
        <w:tc>
          <w:tcPr>
            <w:tcW w:w="900" w:type="dxa"/>
            <w:tcBorders>
              <w:top w:val="nil"/>
              <w:left w:val="nil"/>
              <w:bottom w:val="single" w:sz="4" w:space="0" w:color="auto"/>
              <w:right w:val="single" w:sz="4" w:space="0" w:color="auto"/>
            </w:tcBorders>
            <w:shd w:val="clear" w:color="auto" w:fill="auto"/>
            <w:noWrap/>
            <w:vAlign w:val="bottom"/>
            <w:hideMark/>
          </w:tcPr>
          <w:p w14:paraId="5665DB58" w14:textId="77777777" w:rsidR="00976EB1" w:rsidRPr="00976EB1" w:rsidRDefault="00976EB1" w:rsidP="00976EB1">
            <w:pPr>
              <w:spacing w:after="0" w:line="276" w:lineRule="auto"/>
              <w:jc w:val="right"/>
              <w:rPr>
                <w:rFonts w:eastAsia="Times New Roman" w:cstheme="minorHAnsi"/>
                <w:color w:val="000000"/>
                <w:sz w:val="16"/>
                <w:szCs w:val="16"/>
                <w:rPrChange w:id="2968" w:author="Alotaibi, Raed" w:date="2019-07-12T12:49:00Z">
                  <w:rPr>
                    <w:rFonts w:ascii="Calibri" w:eastAsia="Times New Roman" w:hAnsi="Calibri" w:cs="Calibri"/>
                    <w:color w:val="000000"/>
                  </w:rPr>
                </w:rPrChange>
              </w:rPr>
              <w:pPrChange w:id="296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70" w:author="Alotaibi, Raed" w:date="2019-07-12T12:49:00Z">
                  <w:rPr>
                    <w:rFonts w:ascii="Calibri" w:eastAsia="Times New Roman" w:hAnsi="Calibri" w:cs="Calibri"/>
                    <w:color w:val="000000"/>
                  </w:rPr>
                </w:rPrChange>
              </w:rPr>
              <w:t>14,400</w:t>
            </w:r>
          </w:p>
        </w:tc>
        <w:tc>
          <w:tcPr>
            <w:tcW w:w="810" w:type="dxa"/>
            <w:tcBorders>
              <w:top w:val="nil"/>
              <w:left w:val="nil"/>
              <w:bottom w:val="single" w:sz="4" w:space="0" w:color="auto"/>
              <w:right w:val="single" w:sz="4" w:space="0" w:color="auto"/>
            </w:tcBorders>
            <w:shd w:val="clear" w:color="auto" w:fill="auto"/>
            <w:noWrap/>
            <w:hideMark/>
          </w:tcPr>
          <w:p w14:paraId="1C9C961D" w14:textId="0B5CF163" w:rsidR="00976EB1" w:rsidRPr="00976EB1" w:rsidRDefault="00976EB1" w:rsidP="00976EB1">
            <w:pPr>
              <w:spacing w:after="0" w:line="276" w:lineRule="auto"/>
              <w:jc w:val="right"/>
              <w:rPr>
                <w:rFonts w:eastAsia="Times New Roman" w:cstheme="minorHAnsi"/>
                <w:color w:val="000000"/>
                <w:sz w:val="16"/>
                <w:szCs w:val="16"/>
                <w:rPrChange w:id="2971" w:author="Alotaibi, Raed" w:date="2019-07-12T12:49:00Z">
                  <w:rPr>
                    <w:rFonts w:ascii="Calibri" w:eastAsia="Times New Roman" w:hAnsi="Calibri" w:cs="Calibri"/>
                    <w:color w:val="000000"/>
                  </w:rPr>
                </w:rPrChange>
              </w:rPr>
              <w:pPrChange w:id="29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2,400</w:t>
            </w:r>
          </w:p>
        </w:tc>
        <w:tc>
          <w:tcPr>
            <w:tcW w:w="615" w:type="dxa"/>
            <w:tcBorders>
              <w:top w:val="nil"/>
              <w:left w:val="nil"/>
              <w:bottom w:val="single" w:sz="4" w:space="0" w:color="auto"/>
              <w:right w:val="single" w:sz="4" w:space="0" w:color="auto"/>
            </w:tcBorders>
            <w:shd w:val="clear" w:color="auto" w:fill="auto"/>
            <w:noWrap/>
            <w:hideMark/>
          </w:tcPr>
          <w:p w14:paraId="3E379387" w14:textId="61F64EC2" w:rsidR="00976EB1" w:rsidRPr="00976EB1" w:rsidRDefault="00976EB1" w:rsidP="00976EB1">
            <w:pPr>
              <w:spacing w:after="0" w:line="276" w:lineRule="auto"/>
              <w:jc w:val="right"/>
              <w:rPr>
                <w:rFonts w:eastAsia="Times New Roman" w:cstheme="minorHAnsi"/>
                <w:color w:val="000000"/>
                <w:sz w:val="16"/>
                <w:szCs w:val="16"/>
                <w:rPrChange w:id="2973" w:author="Alotaibi, Raed" w:date="2019-07-12T12:49:00Z">
                  <w:rPr>
                    <w:rFonts w:ascii="Calibri" w:eastAsia="Times New Roman" w:hAnsi="Calibri" w:cs="Calibri"/>
                    <w:color w:val="000000"/>
                  </w:rPr>
                </w:rPrChange>
              </w:rPr>
              <w:pPrChange w:id="29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16.7%</w:t>
            </w:r>
          </w:p>
        </w:tc>
        <w:tc>
          <w:tcPr>
            <w:tcW w:w="759" w:type="dxa"/>
            <w:tcBorders>
              <w:top w:val="nil"/>
              <w:left w:val="nil"/>
              <w:bottom w:val="single" w:sz="4" w:space="0" w:color="auto"/>
              <w:right w:val="single" w:sz="4" w:space="0" w:color="auto"/>
            </w:tcBorders>
            <w:shd w:val="clear" w:color="auto" w:fill="auto"/>
            <w:noWrap/>
            <w:hideMark/>
          </w:tcPr>
          <w:p w14:paraId="75237656" w14:textId="281B1AAA" w:rsidR="00976EB1" w:rsidRPr="00976EB1" w:rsidRDefault="00976EB1" w:rsidP="00976EB1">
            <w:pPr>
              <w:spacing w:after="0" w:line="276" w:lineRule="auto"/>
              <w:jc w:val="right"/>
              <w:rPr>
                <w:rFonts w:eastAsia="Times New Roman" w:cstheme="minorHAnsi"/>
                <w:color w:val="000000"/>
                <w:sz w:val="16"/>
                <w:szCs w:val="16"/>
                <w:rPrChange w:id="2975" w:author="Alotaibi, Raed" w:date="2019-07-12T12:49:00Z">
                  <w:rPr>
                    <w:rFonts w:ascii="Calibri" w:eastAsia="Times New Roman" w:hAnsi="Calibri" w:cs="Calibri"/>
                    <w:color w:val="000000"/>
                  </w:rPr>
                </w:rPrChange>
              </w:rPr>
              <w:pPrChange w:id="29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6C7FA857" w14:textId="0DF24F39" w:rsidR="00976EB1" w:rsidRPr="00976EB1" w:rsidRDefault="00976EB1" w:rsidP="00976EB1">
            <w:pPr>
              <w:spacing w:after="0" w:line="276" w:lineRule="auto"/>
              <w:jc w:val="right"/>
              <w:rPr>
                <w:rFonts w:eastAsia="Times New Roman" w:cstheme="minorHAnsi"/>
                <w:color w:val="000000"/>
                <w:sz w:val="16"/>
                <w:szCs w:val="16"/>
                <w:rPrChange w:id="2977" w:author="Alotaibi, Raed" w:date="2019-07-12T12:49:00Z">
                  <w:rPr>
                    <w:rFonts w:ascii="Calibri" w:eastAsia="Times New Roman" w:hAnsi="Calibri" w:cs="Calibri"/>
                    <w:color w:val="000000"/>
                  </w:rPr>
                </w:rPrChange>
              </w:rPr>
              <w:pPrChange w:id="29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86A0F68" w14:textId="62502135" w:rsidR="00976EB1" w:rsidRPr="00976EB1" w:rsidRDefault="00976EB1" w:rsidP="00976EB1">
            <w:pPr>
              <w:spacing w:after="0" w:line="276" w:lineRule="auto"/>
              <w:jc w:val="right"/>
              <w:rPr>
                <w:rFonts w:eastAsia="Times New Roman" w:cstheme="minorHAnsi"/>
                <w:color w:val="000000"/>
                <w:sz w:val="16"/>
                <w:szCs w:val="16"/>
                <w:rPrChange w:id="2979" w:author="Alotaibi, Raed" w:date="2019-07-12T12:49:00Z">
                  <w:rPr>
                    <w:rFonts w:ascii="Calibri" w:eastAsia="Times New Roman" w:hAnsi="Calibri" w:cs="Calibri"/>
                    <w:color w:val="000000"/>
                  </w:rPr>
                </w:rPrChange>
              </w:rPr>
              <w:pPrChange w:id="29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17DE0816" w14:textId="053156E8" w:rsidR="00976EB1" w:rsidRPr="00976EB1" w:rsidRDefault="00976EB1" w:rsidP="00976EB1">
            <w:pPr>
              <w:spacing w:after="0" w:line="276" w:lineRule="auto"/>
              <w:jc w:val="right"/>
              <w:rPr>
                <w:rFonts w:eastAsia="Times New Roman" w:cstheme="minorHAnsi"/>
                <w:color w:val="000000"/>
                <w:sz w:val="16"/>
                <w:szCs w:val="16"/>
                <w:rPrChange w:id="2981" w:author="Alotaibi, Raed" w:date="2019-07-12T12:49:00Z">
                  <w:rPr>
                    <w:rFonts w:ascii="Calibri" w:eastAsia="Times New Roman" w:hAnsi="Calibri" w:cs="Calibri"/>
                    <w:color w:val="000000"/>
                  </w:rPr>
                </w:rPrChange>
              </w:rPr>
              <w:pPrChange w:id="29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-5.9%</w:t>
            </w:r>
          </w:p>
        </w:tc>
        <w:tc>
          <w:tcPr>
            <w:tcW w:w="861" w:type="dxa"/>
            <w:tcBorders>
              <w:top w:val="nil"/>
              <w:left w:val="nil"/>
              <w:bottom w:val="single" w:sz="4" w:space="0" w:color="auto"/>
              <w:right w:val="single" w:sz="4" w:space="0" w:color="auto"/>
            </w:tcBorders>
            <w:shd w:val="clear" w:color="auto" w:fill="auto"/>
            <w:noWrap/>
            <w:hideMark/>
          </w:tcPr>
          <w:p w14:paraId="3BE8FED9" w14:textId="2EDA0158" w:rsidR="00976EB1" w:rsidRPr="00976EB1" w:rsidRDefault="00976EB1" w:rsidP="00976EB1">
            <w:pPr>
              <w:spacing w:after="0" w:line="276" w:lineRule="auto"/>
              <w:jc w:val="right"/>
              <w:rPr>
                <w:rFonts w:eastAsia="Times New Roman" w:cstheme="minorHAnsi"/>
                <w:color w:val="000000"/>
                <w:sz w:val="16"/>
                <w:szCs w:val="16"/>
                <w:rPrChange w:id="2983" w:author="Alotaibi, Raed" w:date="2019-07-12T12:49:00Z">
                  <w:rPr>
                    <w:rFonts w:ascii="Calibri" w:eastAsia="Times New Roman" w:hAnsi="Calibri" w:cs="Calibri"/>
                    <w:color w:val="000000"/>
                  </w:rPr>
                </w:rPrChange>
              </w:rPr>
              <w:pPrChange w:id="29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w:t>
            </w:r>
          </w:p>
        </w:tc>
        <w:tc>
          <w:tcPr>
            <w:tcW w:w="810" w:type="dxa"/>
            <w:tcBorders>
              <w:top w:val="nil"/>
              <w:left w:val="nil"/>
              <w:bottom w:val="single" w:sz="4" w:space="0" w:color="auto"/>
              <w:right w:val="single" w:sz="4" w:space="0" w:color="auto"/>
            </w:tcBorders>
            <w:shd w:val="clear" w:color="auto" w:fill="auto"/>
            <w:noWrap/>
            <w:hideMark/>
          </w:tcPr>
          <w:p w14:paraId="74858FEA" w14:textId="48750C30" w:rsidR="00976EB1" w:rsidRPr="00976EB1" w:rsidRDefault="00976EB1" w:rsidP="00976EB1">
            <w:pPr>
              <w:spacing w:after="0" w:line="276" w:lineRule="auto"/>
              <w:jc w:val="right"/>
              <w:rPr>
                <w:rFonts w:eastAsia="Times New Roman" w:cstheme="minorHAnsi"/>
                <w:color w:val="000000"/>
                <w:sz w:val="16"/>
                <w:szCs w:val="16"/>
                <w:rPrChange w:id="2985" w:author="Alotaibi, Raed" w:date="2019-07-12T12:49:00Z">
                  <w:rPr>
                    <w:rFonts w:ascii="Calibri" w:eastAsia="Times New Roman" w:hAnsi="Calibri" w:cs="Calibri"/>
                    <w:color w:val="000000"/>
                  </w:rPr>
                </w:rPrChange>
              </w:rPr>
              <w:pPrChange w:id="29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w:t>
            </w:r>
          </w:p>
        </w:tc>
      </w:tr>
      <w:tr w:rsidR="00976EB1" w:rsidRPr="00976EB1" w14:paraId="440A5DE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3794048" w14:textId="77777777" w:rsidR="00976EB1" w:rsidRPr="00976EB1" w:rsidRDefault="00976EB1" w:rsidP="00976EB1">
            <w:pPr>
              <w:spacing w:after="0" w:line="276" w:lineRule="auto"/>
              <w:rPr>
                <w:rFonts w:eastAsia="Times New Roman" w:cstheme="minorHAnsi"/>
                <w:b/>
                <w:bCs/>
                <w:color w:val="000000"/>
                <w:sz w:val="16"/>
                <w:szCs w:val="16"/>
                <w:rPrChange w:id="2987" w:author="Alotaibi, Raed" w:date="2019-07-12T12:51:00Z">
                  <w:rPr>
                    <w:rFonts w:ascii="Calibri" w:eastAsia="Times New Roman" w:hAnsi="Calibri" w:cs="Calibri"/>
                    <w:b/>
                    <w:bCs/>
                    <w:color w:val="000000"/>
                  </w:rPr>
                </w:rPrChange>
              </w:rPr>
              <w:pPrChange w:id="298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2989" w:author="Alotaibi, Raed" w:date="2019-07-12T12:51:00Z">
                  <w:rPr>
                    <w:rFonts w:ascii="Calibri" w:eastAsia="Times New Roman" w:hAnsi="Calibri" w:cs="Calibri"/>
                    <w:b/>
                    <w:bCs/>
                    <w:color w:val="000000"/>
                  </w:rPr>
                </w:rPrChange>
              </w:rPr>
              <w:t>Michigan</w:t>
            </w:r>
          </w:p>
        </w:tc>
        <w:tc>
          <w:tcPr>
            <w:tcW w:w="759" w:type="dxa"/>
            <w:tcBorders>
              <w:top w:val="nil"/>
              <w:left w:val="nil"/>
              <w:bottom w:val="single" w:sz="4" w:space="0" w:color="auto"/>
              <w:right w:val="single" w:sz="4" w:space="0" w:color="auto"/>
            </w:tcBorders>
            <w:shd w:val="clear" w:color="auto" w:fill="auto"/>
            <w:noWrap/>
            <w:vAlign w:val="bottom"/>
            <w:hideMark/>
          </w:tcPr>
          <w:p w14:paraId="3DA3EAAA" w14:textId="77777777" w:rsidR="00976EB1" w:rsidRPr="00976EB1" w:rsidRDefault="00976EB1" w:rsidP="00976EB1">
            <w:pPr>
              <w:spacing w:after="0" w:line="276" w:lineRule="auto"/>
              <w:jc w:val="right"/>
              <w:rPr>
                <w:rFonts w:eastAsia="Times New Roman" w:cstheme="minorHAnsi"/>
                <w:color w:val="000000"/>
                <w:sz w:val="16"/>
                <w:szCs w:val="16"/>
                <w:rPrChange w:id="2990" w:author="Alotaibi, Raed" w:date="2019-07-12T12:49:00Z">
                  <w:rPr>
                    <w:rFonts w:ascii="Calibri" w:eastAsia="Times New Roman" w:hAnsi="Calibri" w:cs="Calibri"/>
                    <w:color w:val="000000"/>
                  </w:rPr>
                </w:rPrChange>
              </w:rPr>
              <w:pPrChange w:id="299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92" w:author="Alotaibi, Raed" w:date="2019-07-12T12:49:00Z">
                  <w:rPr>
                    <w:rFonts w:ascii="Calibri" w:eastAsia="Times New Roman" w:hAnsi="Calibri" w:cs="Calibri"/>
                    <w:color w:val="000000"/>
                  </w:rPr>
                </w:rPrChange>
              </w:rPr>
              <w:t>25,300</w:t>
            </w:r>
          </w:p>
        </w:tc>
        <w:tc>
          <w:tcPr>
            <w:tcW w:w="810" w:type="dxa"/>
            <w:tcBorders>
              <w:top w:val="nil"/>
              <w:left w:val="nil"/>
              <w:bottom w:val="single" w:sz="4" w:space="0" w:color="auto"/>
              <w:right w:val="single" w:sz="4" w:space="0" w:color="auto"/>
            </w:tcBorders>
            <w:shd w:val="clear" w:color="auto" w:fill="auto"/>
            <w:noWrap/>
            <w:vAlign w:val="bottom"/>
            <w:hideMark/>
          </w:tcPr>
          <w:p w14:paraId="546E53CC" w14:textId="77777777" w:rsidR="00976EB1" w:rsidRPr="00976EB1" w:rsidRDefault="00976EB1" w:rsidP="00976EB1">
            <w:pPr>
              <w:spacing w:after="0" w:line="276" w:lineRule="auto"/>
              <w:jc w:val="right"/>
              <w:rPr>
                <w:rFonts w:eastAsia="Times New Roman" w:cstheme="minorHAnsi"/>
                <w:color w:val="000000"/>
                <w:sz w:val="16"/>
                <w:szCs w:val="16"/>
                <w:rPrChange w:id="2993" w:author="Alotaibi, Raed" w:date="2019-07-12T12:49:00Z">
                  <w:rPr>
                    <w:rFonts w:ascii="Calibri" w:eastAsia="Times New Roman" w:hAnsi="Calibri" w:cs="Calibri"/>
                    <w:color w:val="000000"/>
                    <w:sz w:val="20"/>
                    <w:szCs w:val="20"/>
                  </w:rPr>
                </w:rPrChange>
              </w:rPr>
              <w:pPrChange w:id="299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95" w:author="Alotaibi, Raed" w:date="2019-07-12T12:49:00Z">
                  <w:rPr>
                    <w:rFonts w:ascii="Calibri" w:eastAsia="Times New Roman" w:hAnsi="Calibri" w:cs="Calibri"/>
                    <w:color w:val="000000"/>
                    <w:sz w:val="20"/>
                    <w:szCs w:val="20"/>
                  </w:rPr>
                </w:rPrChange>
              </w:rPr>
              <w:t>4,200</w:t>
            </w:r>
          </w:p>
        </w:tc>
        <w:tc>
          <w:tcPr>
            <w:tcW w:w="720" w:type="dxa"/>
            <w:tcBorders>
              <w:top w:val="nil"/>
              <w:left w:val="nil"/>
              <w:bottom w:val="single" w:sz="4" w:space="0" w:color="auto"/>
              <w:right w:val="single" w:sz="4" w:space="0" w:color="auto"/>
            </w:tcBorders>
            <w:shd w:val="clear" w:color="auto" w:fill="auto"/>
            <w:noWrap/>
            <w:vAlign w:val="bottom"/>
            <w:hideMark/>
          </w:tcPr>
          <w:p w14:paraId="2791A35C" w14:textId="77777777" w:rsidR="00976EB1" w:rsidRPr="00976EB1" w:rsidRDefault="00976EB1" w:rsidP="00976EB1">
            <w:pPr>
              <w:spacing w:after="0" w:line="276" w:lineRule="auto"/>
              <w:jc w:val="right"/>
              <w:rPr>
                <w:rFonts w:eastAsia="Times New Roman" w:cstheme="minorHAnsi"/>
                <w:color w:val="000000"/>
                <w:sz w:val="16"/>
                <w:szCs w:val="16"/>
                <w:rPrChange w:id="2996" w:author="Alotaibi, Raed" w:date="2019-07-12T12:49:00Z">
                  <w:rPr>
                    <w:rFonts w:ascii="Calibri" w:eastAsia="Times New Roman" w:hAnsi="Calibri" w:cs="Calibri"/>
                    <w:color w:val="000000"/>
                    <w:sz w:val="20"/>
                    <w:szCs w:val="20"/>
                  </w:rPr>
                </w:rPrChange>
              </w:rPr>
              <w:pPrChange w:id="29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2998" w:author="Alotaibi, Raed" w:date="2019-07-12T12:49:00Z">
                  <w:rPr>
                    <w:rFonts w:ascii="Calibri" w:eastAsia="Times New Roman" w:hAnsi="Calibri" w:cs="Calibri"/>
                    <w:color w:val="000000"/>
                    <w:sz w:val="20"/>
                    <w:szCs w:val="20"/>
                  </w:rPr>
                </w:rPrChange>
              </w:rPr>
              <w:t>16.6%</w:t>
            </w:r>
          </w:p>
        </w:tc>
        <w:tc>
          <w:tcPr>
            <w:tcW w:w="900" w:type="dxa"/>
            <w:tcBorders>
              <w:top w:val="nil"/>
              <w:left w:val="nil"/>
              <w:bottom w:val="single" w:sz="4" w:space="0" w:color="auto"/>
              <w:right w:val="single" w:sz="4" w:space="0" w:color="auto"/>
            </w:tcBorders>
            <w:shd w:val="clear" w:color="auto" w:fill="auto"/>
            <w:noWrap/>
            <w:vAlign w:val="bottom"/>
            <w:hideMark/>
          </w:tcPr>
          <w:p w14:paraId="1934C9A1" w14:textId="77777777" w:rsidR="00976EB1" w:rsidRPr="00976EB1" w:rsidRDefault="00976EB1" w:rsidP="00976EB1">
            <w:pPr>
              <w:spacing w:after="0" w:line="276" w:lineRule="auto"/>
              <w:jc w:val="right"/>
              <w:rPr>
                <w:rFonts w:eastAsia="Times New Roman" w:cstheme="minorHAnsi"/>
                <w:color w:val="000000"/>
                <w:sz w:val="16"/>
                <w:szCs w:val="16"/>
                <w:rPrChange w:id="2999" w:author="Alotaibi, Raed" w:date="2019-07-12T12:49:00Z">
                  <w:rPr>
                    <w:rFonts w:ascii="Calibri" w:eastAsia="Times New Roman" w:hAnsi="Calibri" w:cs="Calibri"/>
                    <w:color w:val="000000"/>
                  </w:rPr>
                </w:rPrChange>
              </w:rPr>
              <w:pPrChange w:id="300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01" w:author="Alotaibi, Raed" w:date="2019-07-12T12:49:00Z">
                  <w:rPr>
                    <w:rFonts w:ascii="Calibri" w:eastAsia="Times New Roman" w:hAnsi="Calibri" w:cs="Calibri"/>
                    <w:color w:val="000000"/>
                  </w:rPr>
                </w:rPrChange>
              </w:rPr>
              <w:t>24,400</w:t>
            </w:r>
          </w:p>
        </w:tc>
        <w:tc>
          <w:tcPr>
            <w:tcW w:w="810" w:type="dxa"/>
            <w:tcBorders>
              <w:top w:val="nil"/>
              <w:left w:val="nil"/>
              <w:bottom w:val="single" w:sz="4" w:space="0" w:color="auto"/>
              <w:right w:val="single" w:sz="4" w:space="0" w:color="auto"/>
            </w:tcBorders>
            <w:shd w:val="clear" w:color="auto" w:fill="auto"/>
            <w:noWrap/>
            <w:hideMark/>
          </w:tcPr>
          <w:p w14:paraId="1927EABA" w14:textId="2ABE77BF" w:rsidR="00976EB1" w:rsidRPr="00976EB1" w:rsidRDefault="00976EB1" w:rsidP="00976EB1">
            <w:pPr>
              <w:spacing w:after="0" w:line="276" w:lineRule="auto"/>
              <w:jc w:val="right"/>
              <w:rPr>
                <w:rFonts w:eastAsia="Times New Roman" w:cstheme="minorHAnsi"/>
                <w:color w:val="000000"/>
                <w:sz w:val="16"/>
                <w:szCs w:val="16"/>
                <w:rPrChange w:id="3002" w:author="Alotaibi, Raed" w:date="2019-07-12T12:49:00Z">
                  <w:rPr>
                    <w:rFonts w:ascii="Calibri" w:eastAsia="Times New Roman" w:hAnsi="Calibri" w:cs="Calibri"/>
                    <w:color w:val="000000"/>
                  </w:rPr>
                </w:rPrChange>
              </w:rPr>
              <w:pPrChange w:id="30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4,100</w:t>
            </w:r>
          </w:p>
        </w:tc>
        <w:tc>
          <w:tcPr>
            <w:tcW w:w="615" w:type="dxa"/>
            <w:tcBorders>
              <w:top w:val="nil"/>
              <w:left w:val="nil"/>
              <w:bottom w:val="single" w:sz="4" w:space="0" w:color="auto"/>
              <w:right w:val="single" w:sz="4" w:space="0" w:color="auto"/>
            </w:tcBorders>
            <w:shd w:val="clear" w:color="auto" w:fill="auto"/>
            <w:noWrap/>
            <w:hideMark/>
          </w:tcPr>
          <w:p w14:paraId="2B648EC1" w14:textId="13A0537E" w:rsidR="00976EB1" w:rsidRPr="00976EB1" w:rsidRDefault="00976EB1" w:rsidP="00976EB1">
            <w:pPr>
              <w:spacing w:after="0" w:line="276" w:lineRule="auto"/>
              <w:jc w:val="right"/>
              <w:rPr>
                <w:rFonts w:eastAsia="Times New Roman" w:cstheme="minorHAnsi"/>
                <w:color w:val="000000"/>
                <w:sz w:val="16"/>
                <w:szCs w:val="16"/>
                <w:rPrChange w:id="3004" w:author="Alotaibi, Raed" w:date="2019-07-12T12:49:00Z">
                  <w:rPr>
                    <w:rFonts w:ascii="Calibri" w:eastAsia="Times New Roman" w:hAnsi="Calibri" w:cs="Calibri"/>
                    <w:color w:val="000000"/>
                  </w:rPr>
                </w:rPrChange>
              </w:rPr>
              <w:pPrChange w:id="30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16.8%</w:t>
            </w:r>
          </w:p>
        </w:tc>
        <w:tc>
          <w:tcPr>
            <w:tcW w:w="759" w:type="dxa"/>
            <w:tcBorders>
              <w:top w:val="nil"/>
              <w:left w:val="nil"/>
              <w:bottom w:val="single" w:sz="4" w:space="0" w:color="auto"/>
              <w:right w:val="single" w:sz="4" w:space="0" w:color="auto"/>
            </w:tcBorders>
            <w:shd w:val="clear" w:color="auto" w:fill="auto"/>
            <w:noWrap/>
            <w:hideMark/>
          </w:tcPr>
          <w:p w14:paraId="4BC549E5" w14:textId="59BBAA93" w:rsidR="00976EB1" w:rsidRPr="00976EB1" w:rsidRDefault="00976EB1" w:rsidP="00976EB1">
            <w:pPr>
              <w:spacing w:after="0" w:line="276" w:lineRule="auto"/>
              <w:jc w:val="right"/>
              <w:rPr>
                <w:rFonts w:eastAsia="Times New Roman" w:cstheme="minorHAnsi"/>
                <w:color w:val="000000"/>
                <w:sz w:val="16"/>
                <w:szCs w:val="16"/>
                <w:rPrChange w:id="3006" w:author="Alotaibi, Raed" w:date="2019-07-12T12:49:00Z">
                  <w:rPr>
                    <w:rFonts w:ascii="Calibri" w:eastAsia="Times New Roman" w:hAnsi="Calibri" w:cs="Calibri"/>
                    <w:color w:val="000000"/>
                  </w:rPr>
                </w:rPrChange>
              </w:rPr>
              <w:pPrChange w:id="30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6AB0B07A" w14:textId="7D46F911" w:rsidR="00976EB1" w:rsidRPr="00976EB1" w:rsidRDefault="00976EB1" w:rsidP="00976EB1">
            <w:pPr>
              <w:spacing w:after="0" w:line="276" w:lineRule="auto"/>
              <w:jc w:val="right"/>
              <w:rPr>
                <w:rFonts w:eastAsia="Times New Roman" w:cstheme="minorHAnsi"/>
                <w:color w:val="000000"/>
                <w:sz w:val="16"/>
                <w:szCs w:val="16"/>
                <w:rPrChange w:id="3008" w:author="Alotaibi, Raed" w:date="2019-07-12T12:49:00Z">
                  <w:rPr>
                    <w:rFonts w:ascii="Calibri" w:eastAsia="Times New Roman" w:hAnsi="Calibri" w:cs="Calibri"/>
                    <w:color w:val="000000"/>
                  </w:rPr>
                </w:rPrChange>
              </w:rPr>
              <w:pPrChange w:id="30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176F33CE" w14:textId="49C124D8" w:rsidR="00976EB1" w:rsidRPr="00976EB1" w:rsidRDefault="00976EB1" w:rsidP="00976EB1">
            <w:pPr>
              <w:spacing w:after="0" w:line="276" w:lineRule="auto"/>
              <w:jc w:val="right"/>
              <w:rPr>
                <w:rFonts w:eastAsia="Times New Roman" w:cstheme="minorHAnsi"/>
                <w:color w:val="000000"/>
                <w:sz w:val="16"/>
                <w:szCs w:val="16"/>
                <w:rPrChange w:id="3010" w:author="Alotaibi, Raed" w:date="2019-07-12T12:49:00Z">
                  <w:rPr>
                    <w:rFonts w:ascii="Calibri" w:eastAsia="Times New Roman" w:hAnsi="Calibri" w:cs="Calibri"/>
                    <w:color w:val="000000"/>
                  </w:rPr>
                </w:rPrChange>
              </w:rPr>
              <w:pPrChange w:id="30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20232680" w14:textId="0E9ED266" w:rsidR="00976EB1" w:rsidRPr="00976EB1" w:rsidRDefault="00976EB1" w:rsidP="00976EB1">
            <w:pPr>
              <w:spacing w:after="0" w:line="276" w:lineRule="auto"/>
              <w:jc w:val="right"/>
              <w:rPr>
                <w:rFonts w:eastAsia="Times New Roman" w:cstheme="minorHAnsi"/>
                <w:color w:val="000000"/>
                <w:sz w:val="16"/>
                <w:szCs w:val="16"/>
                <w:rPrChange w:id="3012" w:author="Alotaibi, Raed" w:date="2019-07-12T12:49:00Z">
                  <w:rPr>
                    <w:rFonts w:ascii="Calibri" w:eastAsia="Times New Roman" w:hAnsi="Calibri" w:cs="Calibri"/>
                    <w:color w:val="000000"/>
                  </w:rPr>
                </w:rPrChange>
              </w:rPr>
              <w:pPrChange w:id="30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-3.6%</w:t>
            </w:r>
          </w:p>
        </w:tc>
        <w:tc>
          <w:tcPr>
            <w:tcW w:w="861" w:type="dxa"/>
            <w:tcBorders>
              <w:top w:val="nil"/>
              <w:left w:val="nil"/>
              <w:bottom w:val="single" w:sz="4" w:space="0" w:color="auto"/>
              <w:right w:val="single" w:sz="4" w:space="0" w:color="auto"/>
            </w:tcBorders>
            <w:shd w:val="clear" w:color="auto" w:fill="auto"/>
            <w:noWrap/>
            <w:hideMark/>
          </w:tcPr>
          <w:p w14:paraId="7F88CCF8" w14:textId="05C3FD55" w:rsidR="00976EB1" w:rsidRPr="00976EB1" w:rsidRDefault="00976EB1" w:rsidP="00976EB1">
            <w:pPr>
              <w:spacing w:after="0" w:line="276" w:lineRule="auto"/>
              <w:jc w:val="right"/>
              <w:rPr>
                <w:rFonts w:eastAsia="Times New Roman" w:cstheme="minorHAnsi"/>
                <w:color w:val="000000"/>
                <w:sz w:val="16"/>
                <w:szCs w:val="16"/>
                <w:rPrChange w:id="3014" w:author="Alotaibi, Raed" w:date="2019-07-12T12:49:00Z">
                  <w:rPr>
                    <w:rFonts w:ascii="Calibri" w:eastAsia="Times New Roman" w:hAnsi="Calibri" w:cs="Calibri"/>
                    <w:color w:val="000000"/>
                  </w:rPr>
                </w:rPrChange>
              </w:rPr>
              <w:pPrChange w:id="30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w:t>
            </w:r>
          </w:p>
        </w:tc>
        <w:tc>
          <w:tcPr>
            <w:tcW w:w="810" w:type="dxa"/>
            <w:tcBorders>
              <w:top w:val="nil"/>
              <w:left w:val="nil"/>
              <w:bottom w:val="single" w:sz="4" w:space="0" w:color="auto"/>
              <w:right w:val="single" w:sz="4" w:space="0" w:color="auto"/>
            </w:tcBorders>
            <w:shd w:val="clear" w:color="auto" w:fill="auto"/>
            <w:noWrap/>
            <w:hideMark/>
          </w:tcPr>
          <w:p w14:paraId="3E2C4972" w14:textId="34EAD202" w:rsidR="00976EB1" w:rsidRPr="00976EB1" w:rsidRDefault="00976EB1" w:rsidP="00976EB1">
            <w:pPr>
              <w:spacing w:after="0" w:line="276" w:lineRule="auto"/>
              <w:jc w:val="right"/>
              <w:rPr>
                <w:rFonts w:eastAsia="Times New Roman" w:cstheme="minorHAnsi"/>
                <w:color w:val="000000"/>
                <w:sz w:val="16"/>
                <w:szCs w:val="16"/>
                <w:rPrChange w:id="3016" w:author="Alotaibi, Raed" w:date="2019-07-12T12:49:00Z">
                  <w:rPr>
                    <w:rFonts w:ascii="Calibri" w:eastAsia="Times New Roman" w:hAnsi="Calibri" w:cs="Calibri"/>
                    <w:color w:val="000000"/>
                  </w:rPr>
                </w:rPrChange>
              </w:rPr>
              <w:pPrChange w:id="30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w:t>
            </w:r>
          </w:p>
        </w:tc>
      </w:tr>
      <w:tr w:rsidR="00976EB1" w:rsidRPr="00976EB1" w14:paraId="3824257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CC219D3" w14:textId="77777777" w:rsidR="00976EB1" w:rsidRPr="00976EB1" w:rsidRDefault="00976EB1" w:rsidP="00976EB1">
            <w:pPr>
              <w:spacing w:after="0" w:line="276" w:lineRule="auto"/>
              <w:rPr>
                <w:rFonts w:eastAsia="Times New Roman" w:cstheme="minorHAnsi"/>
                <w:b/>
                <w:bCs/>
                <w:color w:val="000000"/>
                <w:sz w:val="16"/>
                <w:szCs w:val="16"/>
                <w:rPrChange w:id="3018" w:author="Alotaibi, Raed" w:date="2019-07-12T12:51:00Z">
                  <w:rPr>
                    <w:rFonts w:ascii="Calibri" w:eastAsia="Times New Roman" w:hAnsi="Calibri" w:cs="Calibri"/>
                    <w:b/>
                    <w:bCs/>
                    <w:color w:val="000000"/>
                  </w:rPr>
                </w:rPrChange>
              </w:rPr>
              <w:pPrChange w:id="301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020" w:author="Alotaibi, Raed" w:date="2019-07-12T12:51:00Z">
                  <w:rPr>
                    <w:rFonts w:ascii="Calibri" w:eastAsia="Times New Roman" w:hAnsi="Calibri" w:cs="Calibri"/>
                    <w:b/>
                    <w:bCs/>
                    <w:color w:val="000000"/>
                  </w:rPr>
                </w:rPrChange>
              </w:rPr>
              <w:t>Minnesota</w:t>
            </w:r>
          </w:p>
        </w:tc>
        <w:tc>
          <w:tcPr>
            <w:tcW w:w="759" w:type="dxa"/>
            <w:tcBorders>
              <w:top w:val="nil"/>
              <w:left w:val="nil"/>
              <w:bottom w:val="single" w:sz="4" w:space="0" w:color="auto"/>
              <w:right w:val="single" w:sz="4" w:space="0" w:color="auto"/>
            </w:tcBorders>
            <w:shd w:val="clear" w:color="auto" w:fill="auto"/>
            <w:noWrap/>
            <w:vAlign w:val="bottom"/>
            <w:hideMark/>
          </w:tcPr>
          <w:p w14:paraId="1D658D7E" w14:textId="77777777" w:rsidR="00976EB1" w:rsidRPr="00976EB1" w:rsidRDefault="00976EB1" w:rsidP="00976EB1">
            <w:pPr>
              <w:spacing w:after="0" w:line="276" w:lineRule="auto"/>
              <w:jc w:val="right"/>
              <w:rPr>
                <w:rFonts w:eastAsia="Times New Roman" w:cstheme="minorHAnsi"/>
                <w:color w:val="000000"/>
                <w:sz w:val="16"/>
                <w:szCs w:val="16"/>
                <w:rPrChange w:id="3021" w:author="Alotaibi, Raed" w:date="2019-07-12T12:49:00Z">
                  <w:rPr>
                    <w:rFonts w:ascii="Calibri" w:eastAsia="Times New Roman" w:hAnsi="Calibri" w:cs="Calibri"/>
                    <w:color w:val="000000"/>
                  </w:rPr>
                </w:rPrChange>
              </w:rPr>
              <w:pPrChange w:id="302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23" w:author="Alotaibi, Raed" w:date="2019-07-12T12:49:00Z">
                  <w:rPr>
                    <w:rFonts w:ascii="Calibri" w:eastAsia="Times New Roman" w:hAnsi="Calibri" w:cs="Calibri"/>
                    <w:color w:val="000000"/>
                  </w:rPr>
                </w:rPrChange>
              </w:rPr>
              <w:t>13,900</w:t>
            </w:r>
          </w:p>
        </w:tc>
        <w:tc>
          <w:tcPr>
            <w:tcW w:w="810" w:type="dxa"/>
            <w:tcBorders>
              <w:top w:val="nil"/>
              <w:left w:val="nil"/>
              <w:bottom w:val="single" w:sz="4" w:space="0" w:color="auto"/>
              <w:right w:val="single" w:sz="4" w:space="0" w:color="auto"/>
            </w:tcBorders>
            <w:shd w:val="clear" w:color="auto" w:fill="auto"/>
            <w:noWrap/>
            <w:vAlign w:val="bottom"/>
            <w:hideMark/>
          </w:tcPr>
          <w:p w14:paraId="5BF1EC72" w14:textId="77777777" w:rsidR="00976EB1" w:rsidRPr="00976EB1" w:rsidRDefault="00976EB1" w:rsidP="00976EB1">
            <w:pPr>
              <w:spacing w:after="0" w:line="276" w:lineRule="auto"/>
              <w:jc w:val="right"/>
              <w:rPr>
                <w:rFonts w:eastAsia="Times New Roman" w:cstheme="minorHAnsi"/>
                <w:color w:val="000000"/>
                <w:sz w:val="16"/>
                <w:szCs w:val="16"/>
                <w:rPrChange w:id="3024" w:author="Alotaibi, Raed" w:date="2019-07-12T12:49:00Z">
                  <w:rPr>
                    <w:rFonts w:ascii="Calibri" w:eastAsia="Times New Roman" w:hAnsi="Calibri" w:cs="Calibri"/>
                    <w:color w:val="000000"/>
                    <w:sz w:val="20"/>
                    <w:szCs w:val="20"/>
                  </w:rPr>
                </w:rPrChange>
              </w:rPr>
              <w:pPrChange w:id="302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26" w:author="Alotaibi, Raed" w:date="2019-07-12T12:49:00Z">
                  <w:rPr>
                    <w:rFonts w:ascii="Calibri" w:eastAsia="Times New Roman" w:hAnsi="Calibri" w:cs="Calibri"/>
                    <w:color w:val="000000"/>
                    <w:sz w:val="20"/>
                    <w:szCs w:val="20"/>
                  </w:rPr>
                </w:rPrChange>
              </w:rPr>
              <w:t>2,100</w:t>
            </w:r>
          </w:p>
        </w:tc>
        <w:tc>
          <w:tcPr>
            <w:tcW w:w="720" w:type="dxa"/>
            <w:tcBorders>
              <w:top w:val="nil"/>
              <w:left w:val="nil"/>
              <w:bottom w:val="single" w:sz="4" w:space="0" w:color="auto"/>
              <w:right w:val="single" w:sz="4" w:space="0" w:color="auto"/>
            </w:tcBorders>
            <w:shd w:val="clear" w:color="auto" w:fill="auto"/>
            <w:noWrap/>
            <w:vAlign w:val="bottom"/>
            <w:hideMark/>
          </w:tcPr>
          <w:p w14:paraId="6B08AACD" w14:textId="77777777" w:rsidR="00976EB1" w:rsidRPr="00976EB1" w:rsidRDefault="00976EB1" w:rsidP="00976EB1">
            <w:pPr>
              <w:spacing w:after="0" w:line="276" w:lineRule="auto"/>
              <w:jc w:val="right"/>
              <w:rPr>
                <w:rFonts w:eastAsia="Times New Roman" w:cstheme="minorHAnsi"/>
                <w:color w:val="000000"/>
                <w:sz w:val="16"/>
                <w:szCs w:val="16"/>
                <w:rPrChange w:id="3027" w:author="Alotaibi, Raed" w:date="2019-07-12T12:49:00Z">
                  <w:rPr>
                    <w:rFonts w:ascii="Calibri" w:eastAsia="Times New Roman" w:hAnsi="Calibri" w:cs="Calibri"/>
                    <w:color w:val="000000"/>
                    <w:sz w:val="20"/>
                    <w:szCs w:val="20"/>
                  </w:rPr>
                </w:rPrChange>
              </w:rPr>
              <w:pPrChange w:id="30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29" w:author="Alotaibi, Raed" w:date="2019-07-12T12:49:00Z">
                  <w:rPr>
                    <w:rFonts w:ascii="Calibri" w:eastAsia="Times New Roman" w:hAnsi="Calibri" w:cs="Calibri"/>
                    <w:color w:val="000000"/>
                    <w:sz w:val="20"/>
                    <w:szCs w:val="20"/>
                  </w:rPr>
                </w:rPrChange>
              </w:rPr>
              <w:t>15.1%</w:t>
            </w:r>
          </w:p>
        </w:tc>
        <w:tc>
          <w:tcPr>
            <w:tcW w:w="900" w:type="dxa"/>
            <w:tcBorders>
              <w:top w:val="nil"/>
              <w:left w:val="nil"/>
              <w:bottom w:val="single" w:sz="4" w:space="0" w:color="auto"/>
              <w:right w:val="single" w:sz="4" w:space="0" w:color="auto"/>
            </w:tcBorders>
            <w:shd w:val="clear" w:color="auto" w:fill="auto"/>
            <w:noWrap/>
            <w:vAlign w:val="bottom"/>
            <w:hideMark/>
          </w:tcPr>
          <w:p w14:paraId="468D6F10" w14:textId="77777777" w:rsidR="00976EB1" w:rsidRPr="00976EB1" w:rsidRDefault="00976EB1" w:rsidP="00976EB1">
            <w:pPr>
              <w:spacing w:after="0" w:line="276" w:lineRule="auto"/>
              <w:jc w:val="right"/>
              <w:rPr>
                <w:rFonts w:eastAsia="Times New Roman" w:cstheme="minorHAnsi"/>
                <w:color w:val="000000"/>
                <w:sz w:val="16"/>
                <w:szCs w:val="16"/>
                <w:rPrChange w:id="3030" w:author="Alotaibi, Raed" w:date="2019-07-12T12:49:00Z">
                  <w:rPr>
                    <w:rFonts w:ascii="Calibri" w:eastAsia="Times New Roman" w:hAnsi="Calibri" w:cs="Calibri"/>
                    <w:color w:val="000000"/>
                  </w:rPr>
                </w:rPrChange>
              </w:rPr>
              <w:pPrChange w:id="303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32" w:author="Alotaibi, Raed" w:date="2019-07-12T12:49:00Z">
                  <w:rPr>
                    <w:rFonts w:ascii="Calibri" w:eastAsia="Times New Roman" w:hAnsi="Calibri" w:cs="Calibri"/>
                    <w:color w:val="000000"/>
                  </w:rPr>
                </w:rPrChange>
              </w:rPr>
              <w:t>13,500</w:t>
            </w:r>
          </w:p>
        </w:tc>
        <w:tc>
          <w:tcPr>
            <w:tcW w:w="810" w:type="dxa"/>
            <w:tcBorders>
              <w:top w:val="nil"/>
              <w:left w:val="nil"/>
              <w:bottom w:val="single" w:sz="4" w:space="0" w:color="auto"/>
              <w:right w:val="single" w:sz="4" w:space="0" w:color="auto"/>
            </w:tcBorders>
            <w:shd w:val="clear" w:color="auto" w:fill="auto"/>
            <w:noWrap/>
            <w:hideMark/>
          </w:tcPr>
          <w:p w14:paraId="3AEA8491" w14:textId="792D0566" w:rsidR="00976EB1" w:rsidRPr="00976EB1" w:rsidRDefault="00976EB1" w:rsidP="00976EB1">
            <w:pPr>
              <w:spacing w:after="0" w:line="276" w:lineRule="auto"/>
              <w:jc w:val="right"/>
              <w:rPr>
                <w:rFonts w:eastAsia="Times New Roman" w:cstheme="minorHAnsi"/>
                <w:color w:val="000000"/>
                <w:sz w:val="16"/>
                <w:szCs w:val="16"/>
                <w:rPrChange w:id="3033" w:author="Alotaibi, Raed" w:date="2019-07-12T12:49:00Z">
                  <w:rPr>
                    <w:rFonts w:ascii="Calibri" w:eastAsia="Times New Roman" w:hAnsi="Calibri" w:cs="Calibri"/>
                    <w:color w:val="000000"/>
                  </w:rPr>
                </w:rPrChange>
              </w:rPr>
              <w:pPrChange w:id="30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2,100</w:t>
            </w:r>
          </w:p>
        </w:tc>
        <w:tc>
          <w:tcPr>
            <w:tcW w:w="615" w:type="dxa"/>
            <w:tcBorders>
              <w:top w:val="nil"/>
              <w:left w:val="nil"/>
              <w:bottom w:val="single" w:sz="4" w:space="0" w:color="auto"/>
              <w:right w:val="single" w:sz="4" w:space="0" w:color="auto"/>
            </w:tcBorders>
            <w:shd w:val="clear" w:color="auto" w:fill="auto"/>
            <w:noWrap/>
            <w:hideMark/>
          </w:tcPr>
          <w:p w14:paraId="51EC7AA7" w14:textId="4068C850" w:rsidR="00976EB1" w:rsidRPr="00976EB1" w:rsidRDefault="00976EB1" w:rsidP="00976EB1">
            <w:pPr>
              <w:spacing w:after="0" w:line="276" w:lineRule="auto"/>
              <w:jc w:val="right"/>
              <w:rPr>
                <w:rFonts w:eastAsia="Times New Roman" w:cstheme="minorHAnsi"/>
                <w:color w:val="000000"/>
                <w:sz w:val="16"/>
                <w:szCs w:val="16"/>
                <w:rPrChange w:id="3035" w:author="Alotaibi, Raed" w:date="2019-07-12T12:49:00Z">
                  <w:rPr>
                    <w:rFonts w:ascii="Calibri" w:eastAsia="Times New Roman" w:hAnsi="Calibri" w:cs="Calibri"/>
                    <w:color w:val="000000"/>
                  </w:rPr>
                </w:rPrChange>
              </w:rPr>
              <w:pPrChange w:id="30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15.6%</w:t>
            </w:r>
          </w:p>
        </w:tc>
        <w:tc>
          <w:tcPr>
            <w:tcW w:w="759" w:type="dxa"/>
            <w:tcBorders>
              <w:top w:val="nil"/>
              <w:left w:val="nil"/>
              <w:bottom w:val="single" w:sz="4" w:space="0" w:color="auto"/>
              <w:right w:val="single" w:sz="4" w:space="0" w:color="auto"/>
            </w:tcBorders>
            <w:shd w:val="clear" w:color="auto" w:fill="auto"/>
            <w:noWrap/>
            <w:hideMark/>
          </w:tcPr>
          <w:p w14:paraId="782A398C" w14:textId="4A47C5AF" w:rsidR="00976EB1" w:rsidRPr="00976EB1" w:rsidRDefault="00976EB1" w:rsidP="00976EB1">
            <w:pPr>
              <w:spacing w:after="0" w:line="276" w:lineRule="auto"/>
              <w:jc w:val="right"/>
              <w:rPr>
                <w:rFonts w:eastAsia="Times New Roman" w:cstheme="minorHAnsi"/>
                <w:color w:val="000000"/>
                <w:sz w:val="16"/>
                <w:szCs w:val="16"/>
                <w:rPrChange w:id="3037" w:author="Alotaibi, Raed" w:date="2019-07-12T12:49:00Z">
                  <w:rPr>
                    <w:rFonts w:ascii="Calibri" w:eastAsia="Times New Roman" w:hAnsi="Calibri" w:cs="Calibri"/>
                    <w:color w:val="000000"/>
                  </w:rPr>
                </w:rPrChange>
              </w:rPr>
              <w:pPrChange w:id="30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786" w:type="dxa"/>
            <w:tcBorders>
              <w:top w:val="nil"/>
              <w:left w:val="nil"/>
              <w:bottom w:val="single" w:sz="4" w:space="0" w:color="auto"/>
              <w:right w:val="single" w:sz="4" w:space="0" w:color="auto"/>
            </w:tcBorders>
            <w:shd w:val="clear" w:color="auto" w:fill="auto"/>
            <w:noWrap/>
            <w:hideMark/>
          </w:tcPr>
          <w:p w14:paraId="06EEAABF" w14:textId="0DA0B70E" w:rsidR="00976EB1" w:rsidRPr="00976EB1" w:rsidRDefault="00976EB1" w:rsidP="00976EB1">
            <w:pPr>
              <w:spacing w:after="0" w:line="276" w:lineRule="auto"/>
              <w:jc w:val="right"/>
              <w:rPr>
                <w:rFonts w:eastAsia="Times New Roman" w:cstheme="minorHAnsi"/>
                <w:color w:val="000000"/>
                <w:sz w:val="16"/>
                <w:szCs w:val="16"/>
                <w:rPrChange w:id="3039" w:author="Alotaibi, Raed" w:date="2019-07-12T12:49:00Z">
                  <w:rPr>
                    <w:rFonts w:ascii="Calibri" w:eastAsia="Times New Roman" w:hAnsi="Calibri" w:cs="Calibri"/>
                    <w:color w:val="000000"/>
                  </w:rPr>
                </w:rPrChange>
              </w:rPr>
              <w:pPrChange w:id="30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D1910AB" w14:textId="070C3A5B" w:rsidR="00976EB1" w:rsidRPr="00976EB1" w:rsidRDefault="00976EB1" w:rsidP="00976EB1">
            <w:pPr>
              <w:spacing w:after="0" w:line="276" w:lineRule="auto"/>
              <w:jc w:val="right"/>
              <w:rPr>
                <w:rFonts w:eastAsia="Times New Roman" w:cstheme="minorHAnsi"/>
                <w:color w:val="000000"/>
                <w:sz w:val="16"/>
                <w:szCs w:val="16"/>
                <w:rPrChange w:id="3041" w:author="Alotaibi, Raed" w:date="2019-07-12T12:49:00Z">
                  <w:rPr>
                    <w:rFonts w:ascii="Calibri" w:eastAsia="Times New Roman" w:hAnsi="Calibri" w:cs="Calibri"/>
                    <w:color w:val="000000"/>
                  </w:rPr>
                </w:rPrChange>
              </w:rPr>
              <w:pPrChange w:id="30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15A13B34" w14:textId="32F8F4E6" w:rsidR="00976EB1" w:rsidRPr="00976EB1" w:rsidRDefault="00976EB1" w:rsidP="00976EB1">
            <w:pPr>
              <w:spacing w:after="0" w:line="276" w:lineRule="auto"/>
              <w:jc w:val="right"/>
              <w:rPr>
                <w:rFonts w:eastAsia="Times New Roman" w:cstheme="minorHAnsi"/>
                <w:color w:val="000000"/>
                <w:sz w:val="16"/>
                <w:szCs w:val="16"/>
                <w:rPrChange w:id="3043" w:author="Alotaibi, Raed" w:date="2019-07-12T12:49:00Z">
                  <w:rPr>
                    <w:rFonts w:ascii="Calibri" w:eastAsia="Times New Roman" w:hAnsi="Calibri" w:cs="Calibri"/>
                    <w:color w:val="000000"/>
                  </w:rPr>
                </w:rPrChange>
              </w:rPr>
              <w:pPrChange w:id="30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-2.9%</w:t>
            </w:r>
          </w:p>
        </w:tc>
        <w:tc>
          <w:tcPr>
            <w:tcW w:w="861" w:type="dxa"/>
            <w:tcBorders>
              <w:top w:val="nil"/>
              <w:left w:val="nil"/>
              <w:bottom w:val="single" w:sz="4" w:space="0" w:color="auto"/>
              <w:right w:val="single" w:sz="4" w:space="0" w:color="auto"/>
            </w:tcBorders>
            <w:shd w:val="clear" w:color="auto" w:fill="auto"/>
            <w:noWrap/>
            <w:hideMark/>
          </w:tcPr>
          <w:p w14:paraId="6568ED84" w14:textId="5C7591D0" w:rsidR="00976EB1" w:rsidRPr="00976EB1" w:rsidRDefault="00976EB1" w:rsidP="00976EB1">
            <w:pPr>
              <w:spacing w:after="0" w:line="276" w:lineRule="auto"/>
              <w:jc w:val="right"/>
              <w:rPr>
                <w:rFonts w:eastAsia="Times New Roman" w:cstheme="minorHAnsi"/>
                <w:color w:val="000000"/>
                <w:sz w:val="16"/>
                <w:szCs w:val="16"/>
                <w:rPrChange w:id="3045" w:author="Alotaibi, Raed" w:date="2019-07-12T12:49:00Z">
                  <w:rPr>
                    <w:rFonts w:ascii="Calibri" w:eastAsia="Times New Roman" w:hAnsi="Calibri" w:cs="Calibri"/>
                    <w:color w:val="000000"/>
                  </w:rPr>
                </w:rPrChange>
              </w:rPr>
              <w:pPrChange w:id="30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056CC091" w14:textId="19C601F8" w:rsidR="00976EB1" w:rsidRPr="00976EB1" w:rsidRDefault="00976EB1" w:rsidP="00976EB1">
            <w:pPr>
              <w:spacing w:after="0" w:line="276" w:lineRule="auto"/>
              <w:jc w:val="right"/>
              <w:rPr>
                <w:rFonts w:eastAsia="Times New Roman" w:cstheme="minorHAnsi"/>
                <w:color w:val="000000"/>
                <w:sz w:val="16"/>
                <w:szCs w:val="16"/>
                <w:rPrChange w:id="3047" w:author="Alotaibi, Raed" w:date="2019-07-12T12:49:00Z">
                  <w:rPr>
                    <w:rFonts w:ascii="Calibri" w:eastAsia="Times New Roman" w:hAnsi="Calibri" w:cs="Calibri"/>
                    <w:color w:val="000000"/>
                  </w:rPr>
                </w:rPrChange>
              </w:rPr>
              <w:pPrChange w:id="30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w:t>
            </w:r>
          </w:p>
        </w:tc>
      </w:tr>
      <w:tr w:rsidR="00976EB1" w:rsidRPr="00976EB1" w14:paraId="60361241"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DBDEED7" w14:textId="77777777" w:rsidR="00976EB1" w:rsidRPr="00976EB1" w:rsidRDefault="00976EB1" w:rsidP="00976EB1">
            <w:pPr>
              <w:spacing w:after="0" w:line="276" w:lineRule="auto"/>
              <w:rPr>
                <w:rFonts w:eastAsia="Times New Roman" w:cstheme="minorHAnsi"/>
                <w:b/>
                <w:bCs/>
                <w:color w:val="000000"/>
                <w:sz w:val="16"/>
                <w:szCs w:val="16"/>
                <w:rPrChange w:id="3049" w:author="Alotaibi, Raed" w:date="2019-07-12T12:51:00Z">
                  <w:rPr>
                    <w:rFonts w:ascii="Calibri" w:eastAsia="Times New Roman" w:hAnsi="Calibri" w:cs="Calibri"/>
                    <w:b/>
                    <w:bCs/>
                    <w:color w:val="000000"/>
                  </w:rPr>
                </w:rPrChange>
              </w:rPr>
              <w:pPrChange w:id="305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051" w:author="Alotaibi, Raed" w:date="2019-07-12T12:51:00Z">
                  <w:rPr>
                    <w:rFonts w:ascii="Calibri" w:eastAsia="Times New Roman" w:hAnsi="Calibri" w:cs="Calibri"/>
                    <w:b/>
                    <w:bCs/>
                    <w:color w:val="000000"/>
                  </w:rPr>
                </w:rPrChange>
              </w:rPr>
              <w:t>Mississippi</w:t>
            </w:r>
          </w:p>
        </w:tc>
        <w:tc>
          <w:tcPr>
            <w:tcW w:w="759" w:type="dxa"/>
            <w:tcBorders>
              <w:top w:val="nil"/>
              <w:left w:val="nil"/>
              <w:bottom w:val="single" w:sz="4" w:space="0" w:color="auto"/>
              <w:right w:val="single" w:sz="4" w:space="0" w:color="auto"/>
            </w:tcBorders>
            <w:shd w:val="clear" w:color="auto" w:fill="auto"/>
            <w:noWrap/>
            <w:vAlign w:val="bottom"/>
            <w:hideMark/>
          </w:tcPr>
          <w:p w14:paraId="5A80992D" w14:textId="77777777" w:rsidR="00976EB1" w:rsidRPr="00976EB1" w:rsidRDefault="00976EB1" w:rsidP="00976EB1">
            <w:pPr>
              <w:spacing w:after="0" w:line="276" w:lineRule="auto"/>
              <w:jc w:val="right"/>
              <w:rPr>
                <w:rFonts w:eastAsia="Times New Roman" w:cstheme="minorHAnsi"/>
                <w:color w:val="000000"/>
                <w:sz w:val="16"/>
                <w:szCs w:val="16"/>
                <w:rPrChange w:id="3052" w:author="Alotaibi, Raed" w:date="2019-07-12T12:49:00Z">
                  <w:rPr>
                    <w:rFonts w:ascii="Calibri" w:eastAsia="Times New Roman" w:hAnsi="Calibri" w:cs="Calibri"/>
                    <w:color w:val="000000"/>
                  </w:rPr>
                </w:rPrChange>
              </w:rPr>
              <w:pPrChange w:id="305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54" w:author="Alotaibi, Raed" w:date="2019-07-12T12:49:00Z">
                  <w:rPr>
                    <w:rFonts w:ascii="Calibri" w:eastAsia="Times New Roman" w:hAnsi="Calibri" w:cs="Calibri"/>
                    <w:color w:val="000000"/>
                  </w:rPr>
                </w:rPrChange>
              </w:rPr>
              <w:t>8,200</w:t>
            </w:r>
          </w:p>
        </w:tc>
        <w:tc>
          <w:tcPr>
            <w:tcW w:w="810" w:type="dxa"/>
            <w:tcBorders>
              <w:top w:val="nil"/>
              <w:left w:val="nil"/>
              <w:bottom w:val="single" w:sz="4" w:space="0" w:color="auto"/>
              <w:right w:val="single" w:sz="4" w:space="0" w:color="auto"/>
            </w:tcBorders>
            <w:shd w:val="clear" w:color="auto" w:fill="auto"/>
            <w:noWrap/>
            <w:vAlign w:val="bottom"/>
            <w:hideMark/>
          </w:tcPr>
          <w:p w14:paraId="128142D8" w14:textId="77777777" w:rsidR="00976EB1" w:rsidRPr="00976EB1" w:rsidRDefault="00976EB1" w:rsidP="00976EB1">
            <w:pPr>
              <w:spacing w:after="0" w:line="276" w:lineRule="auto"/>
              <w:jc w:val="right"/>
              <w:rPr>
                <w:rFonts w:eastAsia="Times New Roman" w:cstheme="minorHAnsi"/>
                <w:color w:val="000000"/>
                <w:sz w:val="16"/>
                <w:szCs w:val="16"/>
                <w:rPrChange w:id="3055" w:author="Alotaibi, Raed" w:date="2019-07-12T12:49:00Z">
                  <w:rPr>
                    <w:rFonts w:ascii="Calibri" w:eastAsia="Times New Roman" w:hAnsi="Calibri" w:cs="Calibri"/>
                    <w:color w:val="000000"/>
                    <w:sz w:val="20"/>
                    <w:szCs w:val="20"/>
                  </w:rPr>
                </w:rPrChange>
              </w:rPr>
              <w:pPrChange w:id="305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57" w:author="Alotaibi, Raed" w:date="2019-07-12T12:49:00Z">
                  <w:rPr>
                    <w:rFonts w:ascii="Calibri" w:eastAsia="Times New Roman" w:hAnsi="Calibri" w:cs="Calibri"/>
                    <w:color w:val="000000"/>
                    <w:sz w:val="20"/>
                    <w:szCs w:val="20"/>
                  </w:rPr>
                </w:rPrChange>
              </w:rPr>
              <w:t>800</w:t>
            </w:r>
          </w:p>
        </w:tc>
        <w:tc>
          <w:tcPr>
            <w:tcW w:w="720" w:type="dxa"/>
            <w:tcBorders>
              <w:top w:val="nil"/>
              <w:left w:val="nil"/>
              <w:bottom w:val="single" w:sz="4" w:space="0" w:color="auto"/>
              <w:right w:val="single" w:sz="4" w:space="0" w:color="auto"/>
            </w:tcBorders>
            <w:shd w:val="clear" w:color="auto" w:fill="auto"/>
            <w:noWrap/>
            <w:vAlign w:val="bottom"/>
            <w:hideMark/>
          </w:tcPr>
          <w:p w14:paraId="03EE16BD" w14:textId="77777777" w:rsidR="00976EB1" w:rsidRPr="00976EB1" w:rsidRDefault="00976EB1" w:rsidP="00976EB1">
            <w:pPr>
              <w:spacing w:after="0" w:line="276" w:lineRule="auto"/>
              <w:jc w:val="right"/>
              <w:rPr>
                <w:rFonts w:eastAsia="Times New Roman" w:cstheme="minorHAnsi"/>
                <w:color w:val="000000"/>
                <w:sz w:val="16"/>
                <w:szCs w:val="16"/>
                <w:rPrChange w:id="3058" w:author="Alotaibi, Raed" w:date="2019-07-12T12:49:00Z">
                  <w:rPr>
                    <w:rFonts w:ascii="Calibri" w:eastAsia="Times New Roman" w:hAnsi="Calibri" w:cs="Calibri"/>
                    <w:color w:val="000000"/>
                    <w:sz w:val="20"/>
                    <w:szCs w:val="20"/>
                  </w:rPr>
                </w:rPrChange>
              </w:rPr>
              <w:pPrChange w:id="30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60" w:author="Alotaibi, Raed" w:date="2019-07-12T12:49:00Z">
                  <w:rPr>
                    <w:rFonts w:ascii="Calibri" w:eastAsia="Times New Roman" w:hAnsi="Calibri" w:cs="Calibri"/>
                    <w:color w:val="000000"/>
                    <w:sz w:val="20"/>
                    <w:szCs w:val="20"/>
                  </w:rPr>
                </w:rPrChange>
              </w:rPr>
              <w:t>9.8%</w:t>
            </w:r>
          </w:p>
        </w:tc>
        <w:tc>
          <w:tcPr>
            <w:tcW w:w="900" w:type="dxa"/>
            <w:tcBorders>
              <w:top w:val="nil"/>
              <w:left w:val="nil"/>
              <w:bottom w:val="single" w:sz="4" w:space="0" w:color="auto"/>
              <w:right w:val="single" w:sz="4" w:space="0" w:color="auto"/>
            </w:tcBorders>
            <w:shd w:val="clear" w:color="auto" w:fill="auto"/>
            <w:noWrap/>
            <w:vAlign w:val="bottom"/>
            <w:hideMark/>
          </w:tcPr>
          <w:p w14:paraId="5FEB01F6" w14:textId="77777777" w:rsidR="00976EB1" w:rsidRPr="00976EB1" w:rsidRDefault="00976EB1" w:rsidP="00976EB1">
            <w:pPr>
              <w:spacing w:after="0" w:line="276" w:lineRule="auto"/>
              <w:jc w:val="right"/>
              <w:rPr>
                <w:rFonts w:eastAsia="Times New Roman" w:cstheme="minorHAnsi"/>
                <w:color w:val="000000"/>
                <w:sz w:val="16"/>
                <w:szCs w:val="16"/>
                <w:rPrChange w:id="3061" w:author="Alotaibi, Raed" w:date="2019-07-12T12:49:00Z">
                  <w:rPr>
                    <w:rFonts w:ascii="Calibri" w:eastAsia="Times New Roman" w:hAnsi="Calibri" w:cs="Calibri"/>
                    <w:color w:val="000000"/>
                  </w:rPr>
                </w:rPrChange>
              </w:rPr>
              <w:pPrChange w:id="306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63" w:author="Alotaibi, Raed" w:date="2019-07-12T12:49:00Z">
                  <w:rPr>
                    <w:rFonts w:ascii="Calibri" w:eastAsia="Times New Roman" w:hAnsi="Calibri" w:cs="Calibri"/>
                    <w:color w:val="000000"/>
                  </w:rPr>
                </w:rPrChange>
              </w:rPr>
              <w:t>9,100</w:t>
            </w:r>
          </w:p>
        </w:tc>
        <w:tc>
          <w:tcPr>
            <w:tcW w:w="810" w:type="dxa"/>
            <w:tcBorders>
              <w:top w:val="nil"/>
              <w:left w:val="nil"/>
              <w:bottom w:val="single" w:sz="4" w:space="0" w:color="auto"/>
              <w:right w:val="single" w:sz="4" w:space="0" w:color="auto"/>
            </w:tcBorders>
            <w:shd w:val="clear" w:color="auto" w:fill="auto"/>
            <w:noWrap/>
            <w:hideMark/>
          </w:tcPr>
          <w:p w14:paraId="55B72823" w14:textId="0C44D018" w:rsidR="00976EB1" w:rsidRPr="00976EB1" w:rsidRDefault="00976EB1" w:rsidP="00976EB1">
            <w:pPr>
              <w:spacing w:after="0" w:line="276" w:lineRule="auto"/>
              <w:jc w:val="right"/>
              <w:rPr>
                <w:rFonts w:eastAsia="Times New Roman" w:cstheme="minorHAnsi"/>
                <w:color w:val="000000"/>
                <w:sz w:val="16"/>
                <w:szCs w:val="16"/>
                <w:rPrChange w:id="3064" w:author="Alotaibi, Raed" w:date="2019-07-12T12:49:00Z">
                  <w:rPr>
                    <w:rFonts w:ascii="Calibri" w:eastAsia="Times New Roman" w:hAnsi="Calibri" w:cs="Calibri"/>
                    <w:color w:val="000000"/>
                  </w:rPr>
                </w:rPrChange>
              </w:rPr>
              <w:pPrChange w:id="30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615" w:type="dxa"/>
            <w:tcBorders>
              <w:top w:val="nil"/>
              <w:left w:val="nil"/>
              <w:bottom w:val="single" w:sz="4" w:space="0" w:color="auto"/>
              <w:right w:val="single" w:sz="4" w:space="0" w:color="auto"/>
            </w:tcBorders>
            <w:shd w:val="clear" w:color="auto" w:fill="auto"/>
            <w:noWrap/>
            <w:hideMark/>
          </w:tcPr>
          <w:p w14:paraId="6E8BA486" w14:textId="7D68DE9B" w:rsidR="00976EB1" w:rsidRPr="00976EB1" w:rsidRDefault="00976EB1" w:rsidP="00976EB1">
            <w:pPr>
              <w:spacing w:after="0" w:line="276" w:lineRule="auto"/>
              <w:jc w:val="right"/>
              <w:rPr>
                <w:rFonts w:eastAsia="Times New Roman" w:cstheme="minorHAnsi"/>
                <w:color w:val="000000"/>
                <w:sz w:val="16"/>
                <w:szCs w:val="16"/>
                <w:rPrChange w:id="3066" w:author="Alotaibi, Raed" w:date="2019-07-12T12:49:00Z">
                  <w:rPr>
                    <w:rFonts w:ascii="Calibri" w:eastAsia="Times New Roman" w:hAnsi="Calibri" w:cs="Calibri"/>
                    <w:color w:val="000000"/>
                  </w:rPr>
                </w:rPrChange>
              </w:rPr>
              <w:pPrChange w:id="30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9.9%</w:t>
            </w:r>
          </w:p>
        </w:tc>
        <w:tc>
          <w:tcPr>
            <w:tcW w:w="759" w:type="dxa"/>
            <w:tcBorders>
              <w:top w:val="nil"/>
              <w:left w:val="nil"/>
              <w:bottom w:val="single" w:sz="4" w:space="0" w:color="auto"/>
              <w:right w:val="single" w:sz="4" w:space="0" w:color="auto"/>
            </w:tcBorders>
            <w:shd w:val="clear" w:color="auto" w:fill="auto"/>
            <w:noWrap/>
            <w:hideMark/>
          </w:tcPr>
          <w:p w14:paraId="7E339266" w14:textId="5B78667A" w:rsidR="00976EB1" w:rsidRPr="00976EB1" w:rsidRDefault="00976EB1" w:rsidP="00976EB1">
            <w:pPr>
              <w:spacing w:after="0" w:line="276" w:lineRule="auto"/>
              <w:jc w:val="right"/>
              <w:rPr>
                <w:rFonts w:eastAsia="Times New Roman" w:cstheme="minorHAnsi"/>
                <w:color w:val="000000"/>
                <w:sz w:val="16"/>
                <w:szCs w:val="16"/>
                <w:rPrChange w:id="3068" w:author="Alotaibi, Raed" w:date="2019-07-12T12:49:00Z">
                  <w:rPr>
                    <w:rFonts w:ascii="Calibri" w:eastAsia="Times New Roman" w:hAnsi="Calibri" w:cs="Calibri"/>
                    <w:color w:val="000000"/>
                  </w:rPr>
                </w:rPrChange>
              </w:rPr>
              <w:pPrChange w:id="30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900</w:t>
            </w:r>
          </w:p>
        </w:tc>
        <w:tc>
          <w:tcPr>
            <w:tcW w:w="786" w:type="dxa"/>
            <w:tcBorders>
              <w:top w:val="nil"/>
              <w:left w:val="nil"/>
              <w:bottom w:val="single" w:sz="4" w:space="0" w:color="auto"/>
              <w:right w:val="single" w:sz="4" w:space="0" w:color="auto"/>
            </w:tcBorders>
            <w:shd w:val="clear" w:color="auto" w:fill="auto"/>
            <w:noWrap/>
            <w:hideMark/>
          </w:tcPr>
          <w:p w14:paraId="1B845EA6" w14:textId="63A9020A" w:rsidR="00976EB1" w:rsidRPr="00976EB1" w:rsidRDefault="00976EB1" w:rsidP="00976EB1">
            <w:pPr>
              <w:spacing w:after="0" w:line="276" w:lineRule="auto"/>
              <w:jc w:val="right"/>
              <w:rPr>
                <w:rFonts w:eastAsia="Times New Roman" w:cstheme="minorHAnsi"/>
                <w:color w:val="000000"/>
                <w:sz w:val="16"/>
                <w:szCs w:val="16"/>
                <w:rPrChange w:id="3070" w:author="Alotaibi, Raed" w:date="2019-07-12T12:49:00Z">
                  <w:rPr>
                    <w:rFonts w:ascii="Calibri" w:eastAsia="Times New Roman" w:hAnsi="Calibri" w:cs="Calibri"/>
                    <w:color w:val="000000"/>
                  </w:rPr>
                </w:rPrChange>
              </w:rPr>
              <w:pPrChange w:id="30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402FC911" w14:textId="16082B80" w:rsidR="00976EB1" w:rsidRPr="00976EB1" w:rsidRDefault="00976EB1" w:rsidP="00976EB1">
            <w:pPr>
              <w:spacing w:after="0" w:line="276" w:lineRule="auto"/>
              <w:jc w:val="right"/>
              <w:rPr>
                <w:rFonts w:eastAsia="Times New Roman" w:cstheme="minorHAnsi"/>
                <w:color w:val="000000"/>
                <w:sz w:val="16"/>
                <w:szCs w:val="16"/>
                <w:rPrChange w:id="3072" w:author="Alotaibi, Raed" w:date="2019-07-12T12:49:00Z">
                  <w:rPr>
                    <w:rFonts w:ascii="Calibri" w:eastAsia="Times New Roman" w:hAnsi="Calibri" w:cs="Calibri"/>
                    <w:color w:val="000000"/>
                  </w:rPr>
                </w:rPrChange>
              </w:rPr>
              <w:pPrChange w:id="30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044164F3" w14:textId="1CBFCCB1" w:rsidR="00976EB1" w:rsidRPr="00976EB1" w:rsidRDefault="00976EB1" w:rsidP="00976EB1">
            <w:pPr>
              <w:spacing w:after="0" w:line="276" w:lineRule="auto"/>
              <w:jc w:val="right"/>
              <w:rPr>
                <w:rFonts w:eastAsia="Times New Roman" w:cstheme="minorHAnsi"/>
                <w:color w:val="000000"/>
                <w:sz w:val="16"/>
                <w:szCs w:val="16"/>
                <w:rPrChange w:id="3074" w:author="Alotaibi, Raed" w:date="2019-07-12T12:49:00Z">
                  <w:rPr>
                    <w:rFonts w:ascii="Calibri" w:eastAsia="Times New Roman" w:hAnsi="Calibri" w:cs="Calibri"/>
                    <w:color w:val="000000"/>
                  </w:rPr>
                </w:rPrChange>
              </w:rPr>
              <w:pPrChange w:id="30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11.0%</w:t>
            </w:r>
          </w:p>
        </w:tc>
        <w:tc>
          <w:tcPr>
            <w:tcW w:w="861" w:type="dxa"/>
            <w:tcBorders>
              <w:top w:val="nil"/>
              <w:left w:val="nil"/>
              <w:bottom w:val="single" w:sz="4" w:space="0" w:color="auto"/>
              <w:right w:val="single" w:sz="4" w:space="0" w:color="auto"/>
            </w:tcBorders>
            <w:shd w:val="clear" w:color="auto" w:fill="auto"/>
            <w:noWrap/>
            <w:hideMark/>
          </w:tcPr>
          <w:p w14:paraId="5BCA7499" w14:textId="2A756C14" w:rsidR="00976EB1" w:rsidRPr="00976EB1" w:rsidRDefault="00976EB1" w:rsidP="00976EB1">
            <w:pPr>
              <w:spacing w:after="0" w:line="276" w:lineRule="auto"/>
              <w:jc w:val="right"/>
              <w:rPr>
                <w:rFonts w:eastAsia="Times New Roman" w:cstheme="minorHAnsi"/>
                <w:color w:val="000000"/>
                <w:sz w:val="16"/>
                <w:szCs w:val="16"/>
                <w:rPrChange w:id="3076" w:author="Alotaibi, Raed" w:date="2019-07-12T12:49:00Z">
                  <w:rPr>
                    <w:rFonts w:ascii="Calibri" w:eastAsia="Times New Roman" w:hAnsi="Calibri" w:cs="Calibri"/>
                    <w:color w:val="000000"/>
                  </w:rPr>
                </w:rPrChange>
              </w:rPr>
              <w:pPrChange w:id="30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12.5%</w:t>
            </w:r>
          </w:p>
        </w:tc>
        <w:tc>
          <w:tcPr>
            <w:tcW w:w="810" w:type="dxa"/>
            <w:tcBorders>
              <w:top w:val="nil"/>
              <w:left w:val="nil"/>
              <w:bottom w:val="single" w:sz="4" w:space="0" w:color="auto"/>
              <w:right w:val="single" w:sz="4" w:space="0" w:color="auto"/>
            </w:tcBorders>
            <w:shd w:val="clear" w:color="auto" w:fill="auto"/>
            <w:noWrap/>
            <w:hideMark/>
          </w:tcPr>
          <w:p w14:paraId="00E805E0" w14:textId="645E2555" w:rsidR="00976EB1" w:rsidRPr="00976EB1" w:rsidRDefault="00976EB1" w:rsidP="00976EB1">
            <w:pPr>
              <w:spacing w:after="0" w:line="276" w:lineRule="auto"/>
              <w:jc w:val="right"/>
              <w:rPr>
                <w:rFonts w:eastAsia="Times New Roman" w:cstheme="minorHAnsi"/>
                <w:color w:val="000000"/>
                <w:sz w:val="16"/>
                <w:szCs w:val="16"/>
                <w:rPrChange w:id="3078" w:author="Alotaibi, Raed" w:date="2019-07-12T12:49:00Z">
                  <w:rPr>
                    <w:rFonts w:ascii="Calibri" w:eastAsia="Times New Roman" w:hAnsi="Calibri" w:cs="Calibri"/>
                    <w:color w:val="000000"/>
                  </w:rPr>
                </w:rPrChange>
              </w:rPr>
              <w:pPrChange w:id="30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w:t>
            </w:r>
          </w:p>
        </w:tc>
      </w:tr>
      <w:tr w:rsidR="00976EB1" w:rsidRPr="00976EB1" w14:paraId="355A407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5672414" w14:textId="77777777" w:rsidR="00976EB1" w:rsidRPr="00976EB1" w:rsidRDefault="00976EB1" w:rsidP="00976EB1">
            <w:pPr>
              <w:spacing w:after="0" w:line="276" w:lineRule="auto"/>
              <w:rPr>
                <w:rFonts w:eastAsia="Times New Roman" w:cstheme="minorHAnsi"/>
                <w:b/>
                <w:bCs/>
                <w:color w:val="000000"/>
                <w:sz w:val="16"/>
                <w:szCs w:val="16"/>
                <w:rPrChange w:id="3080" w:author="Alotaibi, Raed" w:date="2019-07-12T12:51:00Z">
                  <w:rPr>
                    <w:rFonts w:ascii="Calibri" w:eastAsia="Times New Roman" w:hAnsi="Calibri" w:cs="Calibri"/>
                    <w:b/>
                    <w:bCs/>
                    <w:color w:val="000000"/>
                  </w:rPr>
                </w:rPrChange>
              </w:rPr>
              <w:pPrChange w:id="308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082" w:author="Alotaibi, Raed" w:date="2019-07-12T12:51:00Z">
                  <w:rPr>
                    <w:rFonts w:ascii="Calibri" w:eastAsia="Times New Roman" w:hAnsi="Calibri" w:cs="Calibri"/>
                    <w:b/>
                    <w:bCs/>
                    <w:color w:val="000000"/>
                  </w:rPr>
                </w:rPrChange>
              </w:rPr>
              <w:t>Missouri</w:t>
            </w:r>
          </w:p>
        </w:tc>
        <w:tc>
          <w:tcPr>
            <w:tcW w:w="759" w:type="dxa"/>
            <w:tcBorders>
              <w:top w:val="nil"/>
              <w:left w:val="nil"/>
              <w:bottom w:val="single" w:sz="4" w:space="0" w:color="auto"/>
              <w:right w:val="single" w:sz="4" w:space="0" w:color="auto"/>
            </w:tcBorders>
            <w:shd w:val="clear" w:color="auto" w:fill="auto"/>
            <w:noWrap/>
            <w:vAlign w:val="bottom"/>
            <w:hideMark/>
          </w:tcPr>
          <w:p w14:paraId="30DFD7C0" w14:textId="77777777" w:rsidR="00976EB1" w:rsidRPr="00976EB1" w:rsidRDefault="00976EB1" w:rsidP="00976EB1">
            <w:pPr>
              <w:spacing w:after="0" w:line="276" w:lineRule="auto"/>
              <w:jc w:val="right"/>
              <w:rPr>
                <w:rFonts w:eastAsia="Times New Roman" w:cstheme="minorHAnsi"/>
                <w:color w:val="000000"/>
                <w:sz w:val="16"/>
                <w:szCs w:val="16"/>
                <w:rPrChange w:id="3083" w:author="Alotaibi, Raed" w:date="2019-07-12T12:49:00Z">
                  <w:rPr>
                    <w:rFonts w:ascii="Calibri" w:eastAsia="Times New Roman" w:hAnsi="Calibri" w:cs="Calibri"/>
                    <w:color w:val="000000"/>
                  </w:rPr>
                </w:rPrChange>
              </w:rPr>
              <w:pPrChange w:id="308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85" w:author="Alotaibi, Raed" w:date="2019-07-12T12:49:00Z">
                  <w:rPr>
                    <w:rFonts w:ascii="Calibri" w:eastAsia="Times New Roman" w:hAnsi="Calibri" w:cs="Calibri"/>
                    <w:color w:val="000000"/>
                  </w:rPr>
                </w:rPrChange>
              </w:rPr>
              <w:t>15,400</w:t>
            </w:r>
          </w:p>
        </w:tc>
        <w:tc>
          <w:tcPr>
            <w:tcW w:w="810" w:type="dxa"/>
            <w:tcBorders>
              <w:top w:val="nil"/>
              <w:left w:val="nil"/>
              <w:bottom w:val="single" w:sz="4" w:space="0" w:color="auto"/>
              <w:right w:val="single" w:sz="4" w:space="0" w:color="auto"/>
            </w:tcBorders>
            <w:shd w:val="clear" w:color="auto" w:fill="auto"/>
            <w:noWrap/>
            <w:vAlign w:val="bottom"/>
            <w:hideMark/>
          </w:tcPr>
          <w:p w14:paraId="1664BB57" w14:textId="77777777" w:rsidR="00976EB1" w:rsidRPr="00976EB1" w:rsidRDefault="00976EB1" w:rsidP="00976EB1">
            <w:pPr>
              <w:spacing w:after="0" w:line="276" w:lineRule="auto"/>
              <w:jc w:val="right"/>
              <w:rPr>
                <w:rFonts w:eastAsia="Times New Roman" w:cstheme="minorHAnsi"/>
                <w:color w:val="000000"/>
                <w:sz w:val="16"/>
                <w:szCs w:val="16"/>
                <w:rPrChange w:id="3086" w:author="Alotaibi, Raed" w:date="2019-07-12T12:49:00Z">
                  <w:rPr>
                    <w:rFonts w:ascii="Calibri" w:eastAsia="Times New Roman" w:hAnsi="Calibri" w:cs="Calibri"/>
                    <w:color w:val="000000"/>
                    <w:sz w:val="20"/>
                    <w:szCs w:val="20"/>
                  </w:rPr>
                </w:rPrChange>
              </w:rPr>
              <w:pPrChange w:id="308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88" w:author="Alotaibi, Raed" w:date="2019-07-12T12:49:00Z">
                  <w:rPr>
                    <w:rFonts w:ascii="Calibri" w:eastAsia="Times New Roman" w:hAnsi="Calibri" w:cs="Calibri"/>
                    <w:color w:val="000000"/>
                    <w:sz w:val="20"/>
                    <w:szCs w:val="20"/>
                  </w:rPr>
                </w:rPrChange>
              </w:rPr>
              <w:t>1,800</w:t>
            </w:r>
          </w:p>
        </w:tc>
        <w:tc>
          <w:tcPr>
            <w:tcW w:w="720" w:type="dxa"/>
            <w:tcBorders>
              <w:top w:val="nil"/>
              <w:left w:val="nil"/>
              <w:bottom w:val="single" w:sz="4" w:space="0" w:color="auto"/>
              <w:right w:val="single" w:sz="4" w:space="0" w:color="auto"/>
            </w:tcBorders>
            <w:shd w:val="clear" w:color="auto" w:fill="auto"/>
            <w:noWrap/>
            <w:vAlign w:val="bottom"/>
            <w:hideMark/>
          </w:tcPr>
          <w:p w14:paraId="3173C33C" w14:textId="77777777" w:rsidR="00976EB1" w:rsidRPr="00976EB1" w:rsidRDefault="00976EB1" w:rsidP="00976EB1">
            <w:pPr>
              <w:spacing w:after="0" w:line="276" w:lineRule="auto"/>
              <w:jc w:val="right"/>
              <w:rPr>
                <w:rFonts w:eastAsia="Times New Roman" w:cstheme="minorHAnsi"/>
                <w:color w:val="000000"/>
                <w:sz w:val="16"/>
                <w:szCs w:val="16"/>
                <w:rPrChange w:id="3089" w:author="Alotaibi, Raed" w:date="2019-07-12T12:49:00Z">
                  <w:rPr>
                    <w:rFonts w:ascii="Calibri" w:eastAsia="Times New Roman" w:hAnsi="Calibri" w:cs="Calibri"/>
                    <w:color w:val="000000"/>
                    <w:sz w:val="20"/>
                    <w:szCs w:val="20"/>
                  </w:rPr>
                </w:rPrChange>
              </w:rPr>
              <w:pPrChange w:id="30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91" w:author="Alotaibi, Raed" w:date="2019-07-12T12:49:00Z">
                  <w:rPr>
                    <w:rFonts w:ascii="Calibri" w:eastAsia="Times New Roman" w:hAnsi="Calibri" w:cs="Calibri"/>
                    <w:color w:val="000000"/>
                    <w:sz w:val="20"/>
                    <w:szCs w:val="20"/>
                  </w:rPr>
                </w:rPrChange>
              </w:rPr>
              <w:t>11.7%</w:t>
            </w:r>
          </w:p>
        </w:tc>
        <w:tc>
          <w:tcPr>
            <w:tcW w:w="900" w:type="dxa"/>
            <w:tcBorders>
              <w:top w:val="nil"/>
              <w:left w:val="nil"/>
              <w:bottom w:val="single" w:sz="4" w:space="0" w:color="auto"/>
              <w:right w:val="single" w:sz="4" w:space="0" w:color="auto"/>
            </w:tcBorders>
            <w:shd w:val="clear" w:color="auto" w:fill="auto"/>
            <w:noWrap/>
            <w:vAlign w:val="bottom"/>
            <w:hideMark/>
          </w:tcPr>
          <w:p w14:paraId="4115AB57" w14:textId="77777777" w:rsidR="00976EB1" w:rsidRPr="00976EB1" w:rsidRDefault="00976EB1" w:rsidP="00976EB1">
            <w:pPr>
              <w:spacing w:after="0" w:line="276" w:lineRule="auto"/>
              <w:jc w:val="right"/>
              <w:rPr>
                <w:rFonts w:eastAsia="Times New Roman" w:cstheme="minorHAnsi"/>
                <w:color w:val="000000"/>
                <w:sz w:val="16"/>
                <w:szCs w:val="16"/>
                <w:rPrChange w:id="3092" w:author="Alotaibi, Raed" w:date="2019-07-12T12:49:00Z">
                  <w:rPr>
                    <w:rFonts w:ascii="Calibri" w:eastAsia="Times New Roman" w:hAnsi="Calibri" w:cs="Calibri"/>
                    <w:color w:val="000000"/>
                  </w:rPr>
                </w:rPrChange>
              </w:rPr>
              <w:pPrChange w:id="309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094" w:author="Alotaibi, Raed" w:date="2019-07-12T12:49:00Z">
                  <w:rPr>
                    <w:rFonts w:ascii="Calibri" w:eastAsia="Times New Roman" w:hAnsi="Calibri" w:cs="Calibri"/>
                    <w:color w:val="000000"/>
                  </w:rPr>
                </w:rPrChange>
              </w:rPr>
              <w:t>15,800</w:t>
            </w:r>
          </w:p>
        </w:tc>
        <w:tc>
          <w:tcPr>
            <w:tcW w:w="810" w:type="dxa"/>
            <w:tcBorders>
              <w:top w:val="nil"/>
              <w:left w:val="nil"/>
              <w:bottom w:val="single" w:sz="4" w:space="0" w:color="auto"/>
              <w:right w:val="single" w:sz="4" w:space="0" w:color="auto"/>
            </w:tcBorders>
            <w:shd w:val="clear" w:color="auto" w:fill="auto"/>
            <w:noWrap/>
            <w:hideMark/>
          </w:tcPr>
          <w:p w14:paraId="775AFA93" w14:textId="2DE20241" w:rsidR="00976EB1" w:rsidRPr="00976EB1" w:rsidRDefault="00976EB1" w:rsidP="00976EB1">
            <w:pPr>
              <w:spacing w:after="0" w:line="276" w:lineRule="auto"/>
              <w:jc w:val="right"/>
              <w:rPr>
                <w:rFonts w:eastAsia="Times New Roman" w:cstheme="minorHAnsi"/>
                <w:color w:val="000000"/>
                <w:sz w:val="16"/>
                <w:szCs w:val="16"/>
                <w:rPrChange w:id="3095" w:author="Alotaibi, Raed" w:date="2019-07-12T12:49:00Z">
                  <w:rPr>
                    <w:rFonts w:ascii="Calibri" w:eastAsia="Times New Roman" w:hAnsi="Calibri" w:cs="Calibri"/>
                    <w:color w:val="000000"/>
                  </w:rPr>
                </w:rPrChange>
              </w:rPr>
              <w:pPrChange w:id="30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1,900</w:t>
            </w:r>
          </w:p>
        </w:tc>
        <w:tc>
          <w:tcPr>
            <w:tcW w:w="615" w:type="dxa"/>
            <w:tcBorders>
              <w:top w:val="nil"/>
              <w:left w:val="nil"/>
              <w:bottom w:val="single" w:sz="4" w:space="0" w:color="auto"/>
              <w:right w:val="single" w:sz="4" w:space="0" w:color="auto"/>
            </w:tcBorders>
            <w:shd w:val="clear" w:color="auto" w:fill="auto"/>
            <w:noWrap/>
            <w:hideMark/>
          </w:tcPr>
          <w:p w14:paraId="784BCEA9" w14:textId="2929C92A" w:rsidR="00976EB1" w:rsidRPr="00976EB1" w:rsidRDefault="00976EB1" w:rsidP="00976EB1">
            <w:pPr>
              <w:spacing w:after="0" w:line="276" w:lineRule="auto"/>
              <w:jc w:val="right"/>
              <w:rPr>
                <w:rFonts w:eastAsia="Times New Roman" w:cstheme="minorHAnsi"/>
                <w:color w:val="000000"/>
                <w:sz w:val="16"/>
                <w:szCs w:val="16"/>
                <w:rPrChange w:id="3097" w:author="Alotaibi, Raed" w:date="2019-07-12T12:49:00Z">
                  <w:rPr>
                    <w:rFonts w:ascii="Calibri" w:eastAsia="Times New Roman" w:hAnsi="Calibri" w:cs="Calibri"/>
                    <w:color w:val="000000"/>
                  </w:rPr>
                </w:rPrChange>
              </w:rPr>
              <w:pPrChange w:id="30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w:t>
            </w:r>
          </w:p>
        </w:tc>
        <w:tc>
          <w:tcPr>
            <w:tcW w:w="759" w:type="dxa"/>
            <w:tcBorders>
              <w:top w:val="nil"/>
              <w:left w:val="nil"/>
              <w:bottom w:val="single" w:sz="4" w:space="0" w:color="auto"/>
              <w:right w:val="single" w:sz="4" w:space="0" w:color="auto"/>
            </w:tcBorders>
            <w:shd w:val="clear" w:color="auto" w:fill="auto"/>
            <w:noWrap/>
            <w:hideMark/>
          </w:tcPr>
          <w:p w14:paraId="0F4433F1" w14:textId="67DCB39A" w:rsidR="00976EB1" w:rsidRPr="00976EB1" w:rsidRDefault="00976EB1" w:rsidP="00976EB1">
            <w:pPr>
              <w:spacing w:after="0" w:line="276" w:lineRule="auto"/>
              <w:jc w:val="right"/>
              <w:rPr>
                <w:rFonts w:eastAsia="Times New Roman" w:cstheme="minorHAnsi"/>
                <w:color w:val="000000"/>
                <w:sz w:val="16"/>
                <w:szCs w:val="16"/>
                <w:rPrChange w:id="3099" w:author="Alotaibi, Raed" w:date="2019-07-12T12:49:00Z">
                  <w:rPr>
                    <w:rFonts w:ascii="Calibri" w:eastAsia="Times New Roman" w:hAnsi="Calibri" w:cs="Calibri"/>
                    <w:color w:val="000000"/>
                  </w:rPr>
                </w:rPrChange>
              </w:rPr>
              <w:pPrChange w:id="31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786" w:type="dxa"/>
            <w:tcBorders>
              <w:top w:val="nil"/>
              <w:left w:val="nil"/>
              <w:bottom w:val="single" w:sz="4" w:space="0" w:color="auto"/>
              <w:right w:val="single" w:sz="4" w:space="0" w:color="auto"/>
            </w:tcBorders>
            <w:shd w:val="clear" w:color="auto" w:fill="auto"/>
            <w:noWrap/>
            <w:hideMark/>
          </w:tcPr>
          <w:p w14:paraId="4689527B" w14:textId="57680296" w:rsidR="00976EB1" w:rsidRPr="00976EB1" w:rsidRDefault="00976EB1" w:rsidP="00976EB1">
            <w:pPr>
              <w:spacing w:after="0" w:line="276" w:lineRule="auto"/>
              <w:jc w:val="right"/>
              <w:rPr>
                <w:rFonts w:eastAsia="Times New Roman" w:cstheme="minorHAnsi"/>
                <w:color w:val="000000"/>
                <w:sz w:val="16"/>
                <w:szCs w:val="16"/>
                <w:rPrChange w:id="3101" w:author="Alotaibi, Raed" w:date="2019-07-12T12:49:00Z">
                  <w:rPr>
                    <w:rFonts w:ascii="Calibri" w:eastAsia="Times New Roman" w:hAnsi="Calibri" w:cs="Calibri"/>
                    <w:color w:val="000000"/>
                  </w:rPr>
                </w:rPrChange>
              </w:rPr>
              <w:pPrChange w:id="31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1D2E1FCA" w14:textId="1D3FE7EA" w:rsidR="00976EB1" w:rsidRPr="00976EB1" w:rsidRDefault="00976EB1" w:rsidP="00976EB1">
            <w:pPr>
              <w:spacing w:after="0" w:line="276" w:lineRule="auto"/>
              <w:jc w:val="right"/>
              <w:rPr>
                <w:rFonts w:eastAsia="Times New Roman" w:cstheme="minorHAnsi"/>
                <w:color w:val="000000"/>
                <w:sz w:val="16"/>
                <w:szCs w:val="16"/>
                <w:rPrChange w:id="3103" w:author="Alotaibi, Raed" w:date="2019-07-12T12:49:00Z">
                  <w:rPr>
                    <w:rFonts w:ascii="Calibri" w:eastAsia="Times New Roman" w:hAnsi="Calibri" w:cs="Calibri"/>
                    <w:color w:val="000000"/>
                  </w:rPr>
                </w:rPrChange>
              </w:rPr>
              <w:pPrChange w:id="310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0D863977" w14:textId="14C6C5FE" w:rsidR="00976EB1" w:rsidRPr="00976EB1" w:rsidRDefault="00976EB1" w:rsidP="00976EB1">
            <w:pPr>
              <w:spacing w:after="0" w:line="276" w:lineRule="auto"/>
              <w:jc w:val="right"/>
              <w:rPr>
                <w:rFonts w:eastAsia="Times New Roman" w:cstheme="minorHAnsi"/>
                <w:color w:val="000000"/>
                <w:sz w:val="16"/>
                <w:szCs w:val="16"/>
                <w:rPrChange w:id="3105" w:author="Alotaibi, Raed" w:date="2019-07-12T12:49:00Z">
                  <w:rPr>
                    <w:rFonts w:ascii="Calibri" w:eastAsia="Times New Roman" w:hAnsi="Calibri" w:cs="Calibri"/>
                    <w:color w:val="000000"/>
                  </w:rPr>
                </w:rPrChange>
              </w:rPr>
              <w:pPrChange w:id="31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w:t>
            </w:r>
          </w:p>
        </w:tc>
        <w:tc>
          <w:tcPr>
            <w:tcW w:w="861" w:type="dxa"/>
            <w:tcBorders>
              <w:top w:val="nil"/>
              <w:left w:val="nil"/>
              <w:bottom w:val="single" w:sz="4" w:space="0" w:color="auto"/>
              <w:right w:val="single" w:sz="4" w:space="0" w:color="auto"/>
            </w:tcBorders>
            <w:shd w:val="clear" w:color="auto" w:fill="auto"/>
            <w:noWrap/>
            <w:hideMark/>
          </w:tcPr>
          <w:p w14:paraId="71573CBB" w14:textId="102ADA22" w:rsidR="00976EB1" w:rsidRPr="00976EB1" w:rsidRDefault="00976EB1" w:rsidP="00976EB1">
            <w:pPr>
              <w:spacing w:after="0" w:line="276" w:lineRule="auto"/>
              <w:jc w:val="right"/>
              <w:rPr>
                <w:rFonts w:eastAsia="Times New Roman" w:cstheme="minorHAnsi"/>
                <w:color w:val="000000"/>
                <w:sz w:val="16"/>
                <w:szCs w:val="16"/>
                <w:rPrChange w:id="3107" w:author="Alotaibi, Raed" w:date="2019-07-12T12:49:00Z">
                  <w:rPr>
                    <w:rFonts w:ascii="Calibri" w:eastAsia="Times New Roman" w:hAnsi="Calibri" w:cs="Calibri"/>
                    <w:color w:val="000000"/>
                  </w:rPr>
                </w:rPrChange>
              </w:rPr>
              <w:pPrChange w:id="310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5.6%</w:t>
            </w:r>
          </w:p>
        </w:tc>
        <w:tc>
          <w:tcPr>
            <w:tcW w:w="810" w:type="dxa"/>
            <w:tcBorders>
              <w:top w:val="nil"/>
              <w:left w:val="nil"/>
              <w:bottom w:val="single" w:sz="4" w:space="0" w:color="auto"/>
              <w:right w:val="single" w:sz="4" w:space="0" w:color="auto"/>
            </w:tcBorders>
            <w:shd w:val="clear" w:color="auto" w:fill="auto"/>
            <w:noWrap/>
            <w:hideMark/>
          </w:tcPr>
          <w:p w14:paraId="3AC1BC1C" w14:textId="0EDE0562" w:rsidR="00976EB1" w:rsidRPr="00976EB1" w:rsidRDefault="00976EB1" w:rsidP="00976EB1">
            <w:pPr>
              <w:spacing w:after="0" w:line="276" w:lineRule="auto"/>
              <w:jc w:val="right"/>
              <w:rPr>
                <w:rFonts w:eastAsia="Times New Roman" w:cstheme="minorHAnsi"/>
                <w:color w:val="000000"/>
                <w:sz w:val="16"/>
                <w:szCs w:val="16"/>
                <w:rPrChange w:id="3109" w:author="Alotaibi, Raed" w:date="2019-07-12T12:49:00Z">
                  <w:rPr>
                    <w:rFonts w:ascii="Calibri" w:eastAsia="Times New Roman" w:hAnsi="Calibri" w:cs="Calibri"/>
                    <w:color w:val="000000"/>
                  </w:rPr>
                </w:rPrChange>
              </w:rPr>
              <w:pPrChange w:id="31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2.9%</w:t>
            </w:r>
          </w:p>
        </w:tc>
      </w:tr>
      <w:tr w:rsidR="00976EB1" w:rsidRPr="00976EB1" w14:paraId="2235A77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268A55E" w14:textId="77777777" w:rsidR="00976EB1" w:rsidRPr="00976EB1" w:rsidRDefault="00976EB1" w:rsidP="00976EB1">
            <w:pPr>
              <w:spacing w:after="0" w:line="276" w:lineRule="auto"/>
              <w:rPr>
                <w:rFonts w:eastAsia="Times New Roman" w:cstheme="minorHAnsi"/>
                <w:b/>
                <w:bCs/>
                <w:color w:val="000000"/>
                <w:sz w:val="16"/>
                <w:szCs w:val="16"/>
                <w:rPrChange w:id="3111" w:author="Alotaibi, Raed" w:date="2019-07-12T12:51:00Z">
                  <w:rPr>
                    <w:rFonts w:ascii="Calibri" w:eastAsia="Times New Roman" w:hAnsi="Calibri" w:cs="Calibri"/>
                    <w:b/>
                    <w:bCs/>
                    <w:color w:val="000000"/>
                  </w:rPr>
                </w:rPrChange>
              </w:rPr>
              <w:pPrChange w:id="311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13" w:author="Alotaibi, Raed" w:date="2019-07-12T12:51:00Z">
                  <w:rPr>
                    <w:rFonts w:ascii="Calibri" w:eastAsia="Times New Roman" w:hAnsi="Calibri" w:cs="Calibri"/>
                    <w:b/>
                    <w:bCs/>
                    <w:color w:val="000000"/>
                  </w:rPr>
                </w:rPrChange>
              </w:rPr>
              <w:t>Montana</w:t>
            </w:r>
          </w:p>
        </w:tc>
        <w:tc>
          <w:tcPr>
            <w:tcW w:w="759" w:type="dxa"/>
            <w:tcBorders>
              <w:top w:val="nil"/>
              <w:left w:val="nil"/>
              <w:bottom w:val="single" w:sz="4" w:space="0" w:color="auto"/>
              <w:right w:val="single" w:sz="4" w:space="0" w:color="auto"/>
            </w:tcBorders>
            <w:shd w:val="clear" w:color="auto" w:fill="auto"/>
            <w:noWrap/>
            <w:vAlign w:val="bottom"/>
            <w:hideMark/>
          </w:tcPr>
          <w:p w14:paraId="639CFC8F" w14:textId="77777777" w:rsidR="00976EB1" w:rsidRPr="00976EB1" w:rsidRDefault="00976EB1" w:rsidP="00976EB1">
            <w:pPr>
              <w:spacing w:after="0" w:line="276" w:lineRule="auto"/>
              <w:jc w:val="right"/>
              <w:rPr>
                <w:rFonts w:eastAsia="Times New Roman" w:cstheme="minorHAnsi"/>
                <w:color w:val="000000"/>
                <w:sz w:val="16"/>
                <w:szCs w:val="16"/>
                <w:rPrChange w:id="3114" w:author="Alotaibi, Raed" w:date="2019-07-12T12:49:00Z">
                  <w:rPr>
                    <w:rFonts w:ascii="Calibri" w:eastAsia="Times New Roman" w:hAnsi="Calibri" w:cs="Calibri"/>
                    <w:color w:val="000000"/>
                  </w:rPr>
                </w:rPrChange>
              </w:rPr>
              <w:pPrChange w:id="311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16" w:author="Alotaibi, Raed" w:date="2019-07-12T12:49:00Z">
                  <w:rPr>
                    <w:rFonts w:ascii="Calibri" w:eastAsia="Times New Roman" w:hAnsi="Calibri" w:cs="Calibri"/>
                    <w:color w:val="000000"/>
                  </w:rPr>
                </w:rPrChange>
              </w:rPr>
              <w:t>2,400</w:t>
            </w:r>
          </w:p>
        </w:tc>
        <w:tc>
          <w:tcPr>
            <w:tcW w:w="810" w:type="dxa"/>
            <w:tcBorders>
              <w:top w:val="nil"/>
              <w:left w:val="nil"/>
              <w:bottom w:val="single" w:sz="4" w:space="0" w:color="auto"/>
              <w:right w:val="single" w:sz="4" w:space="0" w:color="auto"/>
            </w:tcBorders>
            <w:shd w:val="clear" w:color="auto" w:fill="auto"/>
            <w:noWrap/>
            <w:vAlign w:val="bottom"/>
            <w:hideMark/>
          </w:tcPr>
          <w:p w14:paraId="1891EBFE" w14:textId="77777777" w:rsidR="00976EB1" w:rsidRPr="00976EB1" w:rsidRDefault="00976EB1" w:rsidP="00976EB1">
            <w:pPr>
              <w:spacing w:after="0" w:line="276" w:lineRule="auto"/>
              <w:jc w:val="right"/>
              <w:rPr>
                <w:rFonts w:eastAsia="Times New Roman" w:cstheme="minorHAnsi"/>
                <w:color w:val="000000"/>
                <w:sz w:val="16"/>
                <w:szCs w:val="16"/>
                <w:rPrChange w:id="3117" w:author="Alotaibi, Raed" w:date="2019-07-12T12:49:00Z">
                  <w:rPr>
                    <w:rFonts w:ascii="Calibri" w:eastAsia="Times New Roman" w:hAnsi="Calibri" w:cs="Calibri"/>
                    <w:color w:val="000000"/>
                    <w:sz w:val="20"/>
                    <w:szCs w:val="20"/>
                  </w:rPr>
                </w:rPrChange>
              </w:rPr>
              <w:pPrChange w:id="311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19" w:author="Alotaibi, Raed" w:date="2019-07-12T12:49:00Z">
                  <w:rPr>
                    <w:rFonts w:ascii="Calibri" w:eastAsia="Times New Roman" w:hAnsi="Calibri" w:cs="Calibri"/>
                    <w:color w:val="000000"/>
                    <w:sz w:val="20"/>
                    <w:szCs w:val="20"/>
                  </w:rPr>
                </w:rPrChange>
              </w:rPr>
              <w:t>200</w:t>
            </w:r>
          </w:p>
        </w:tc>
        <w:tc>
          <w:tcPr>
            <w:tcW w:w="720" w:type="dxa"/>
            <w:tcBorders>
              <w:top w:val="nil"/>
              <w:left w:val="nil"/>
              <w:bottom w:val="single" w:sz="4" w:space="0" w:color="auto"/>
              <w:right w:val="single" w:sz="4" w:space="0" w:color="auto"/>
            </w:tcBorders>
            <w:shd w:val="clear" w:color="auto" w:fill="auto"/>
            <w:noWrap/>
            <w:vAlign w:val="bottom"/>
            <w:hideMark/>
          </w:tcPr>
          <w:p w14:paraId="31173449" w14:textId="77777777" w:rsidR="00976EB1" w:rsidRPr="00976EB1" w:rsidRDefault="00976EB1" w:rsidP="00976EB1">
            <w:pPr>
              <w:spacing w:after="0" w:line="276" w:lineRule="auto"/>
              <w:jc w:val="right"/>
              <w:rPr>
                <w:rFonts w:eastAsia="Times New Roman" w:cstheme="minorHAnsi"/>
                <w:color w:val="000000"/>
                <w:sz w:val="16"/>
                <w:szCs w:val="16"/>
                <w:rPrChange w:id="3120" w:author="Alotaibi, Raed" w:date="2019-07-12T12:49:00Z">
                  <w:rPr>
                    <w:rFonts w:ascii="Calibri" w:eastAsia="Times New Roman" w:hAnsi="Calibri" w:cs="Calibri"/>
                    <w:color w:val="000000"/>
                    <w:sz w:val="20"/>
                    <w:szCs w:val="20"/>
                  </w:rPr>
                </w:rPrChange>
              </w:rPr>
              <w:pPrChange w:id="31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22" w:author="Alotaibi, Raed" w:date="2019-07-12T12:49:00Z">
                  <w:rPr>
                    <w:rFonts w:ascii="Calibri" w:eastAsia="Times New Roman" w:hAnsi="Calibri" w:cs="Calibri"/>
                    <w:color w:val="000000"/>
                    <w:sz w:val="20"/>
                    <w:szCs w:val="20"/>
                  </w:rPr>
                </w:rPrChange>
              </w:rPr>
              <w:t>8.3%</w:t>
            </w:r>
          </w:p>
        </w:tc>
        <w:tc>
          <w:tcPr>
            <w:tcW w:w="900" w:type="dxa"/>
            <w:tcBorders>
              <w:top w:val="nil"/>
              <w:left w:val="nil"/>
              <w:bottom w:val="single" w:sz="4" w:space="0" w:color="auto"/>
              <w:right w:val="single" w:sz="4" w:space="0" w:color="auto"/>
            </w:tcBorders>
            <w:shd w:val="clear" w:color="auto" w:fill="auto"/>
            <w:noWrap/>
            <w:vAlign w:val="bottom"/>
            <w:hideMark/>
          </w:tcPr>
          <w:p w14:paraId="623D9328" w14:textId="77777777" w:rsidR="00976EB1" w:rsidRPr="00976EB1" w:rsidRDefault="00976EB1" w:rsidP="00976EB1">
            <w:pPr>
              <w:spacing w:after="0" w:line="276" w:lineRule="auto"/>
              <w:jc w:val="right"/>
              <w:rPr>
                <w:rFonts w:eastAsia="Times New Roman" w:cstheme="minorHAnsi"/>
                <w:color w:val="000000"/>
                <w:sz w:val="16"/>
                <w:szCs w:val="16"/>
                <w:rPrChange w:id="3123" w:author="Alotaibi, Raed" w:date="2019-07-12T12:49:00Z">
                  <w:rPr>
                    <w:rFonts w:ascii="Calibri" w:eastAsia="Times New Roman" w:hAnsi="Calibri" w:cs="Calibri"/>
                    <w:color w:val="000000"/>
                  </w:rPr>
                </w:rPrChange>
              </w:rPr>
              <w:pPrChange w:id="312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25" w:author="Alotaibi, Raed" w:date="2019-07-12T12:49:00Z">
                  <w:rPr>
                    <w:rFonts w:ascii="Calibri" w:eastAsia="Times New Roman" w:hAnsi="Calibri" w:cs="Calibri"/>
                    <w:color w:val="000000"/>
                  </w:rPr>
                </w:rPrChange>
              </w:rPr>
              <w:t>900</w:t>
            </w:r>
          </w:p>
        </w:tc>
        <w:tc>
          <w:tcPr>
            <w:tcW w:w="810" w:type="dxa"/>
            <w:tcBorders>
              <w:top w:val="nil"/>
              <w:left w:val="nil"/>
              <w:bottom w:val="single" w:sz="4" w:space="0" w:color="auto"/>
              <w:right w:val="single" w:sz="4" w:space="0" w:color="auto"/>
            </w:tcBorders>
            <w:shd w:val="clear" w:color="auto" w:fill="auto"/>
            <w:noWrap/>
            <w:hideMark/>
          </w:tcPr>
          <w:p w14:paraId="6F436009" w14:textId="541407D1" w:rsidR="00976EB1" w:rsidRPr="00976EB1" w:rsidRDefault="00976EB1" w:rsidP="00976EB1">
            <w:pPr>
              <w:spacing w:after="0" w:line="276" w:lineRule="auto"/>
              <w:jc w:val="right"/>
              <w:rPr>
                <w:rFonts w:eastAsia="Times New Roman" w:cstheme="minorHAnsi"/>
                <w:color w:val="000000"/>
                <w:sz w:val="16"/>
                <w:szCs w:val="16"/>
                <w:rPrChange w:id="3126" w:author="Alotaibi, Raed" w:date="2019-07-12T12:49:00Z">
                  <w:rPr>
                    <w:rFonts w:ascii="Calibri" w:eastAsia="Times New Roman" w:hAnsi="Calibri" w:cs="Calibri"/>
                    <w:color w:val="000000"/>
                  </w:rPr>
                </w:rPrChange>
              </w:rPr>
              <w:pPrChange w:id="31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06C838CD" w14:textId="12592264" w:rsidR="00976EB1" w:rsidRPr="00976EB1" w:rsidRDefault="00976EB1" w:rsidP="00976EB1">
            <w:pPr>
              <w:spacing w:after="0" w:line="276" w:lineRule="auto"/>
              <w:jc w:val="right"/>
              <w:rPr>
                <w:rFonts w:eastAsia="Times New Roman" w:cstheme="minorHAnsi"/>
                <w:color w:val="000000"/>
                <w:sz w:val="16"/>
                <w:szCs w:val="16"/>
                <w:rPrChange w:id="3128" w:author="Alotaibi, Raed" w:date="2019-07-12T12:49:00Z">
                  <w:rPr>
                    <w:rFonts w:ascii="Calibri" w:eastAsia="Times New Roman" w:hAnsi="Calibri" w:cs="Calibri"/>
                    <w:color w:val="000000"/>
                  </w:rPr>
                </w:rPrChange>
              </w:rPr>
              <w:pPrChange w:id="31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c>
          <w:tcPr>
            <w:tcW w:w="759" w:type="dxa"/>
            <w:tcBorders>
              <w:top w:val="nil"/>
              <w:left w:val="nil"/>
              <w:bottom w:val="single" w:sz="4" w:space="0" w:color="auto"/>
              <w:right w:val="single" w:sz="4" w:space="0" w:color="auto"/>
            </w:tcBorders>
            <w:shd w:val="clear" w:color="auto" w:fill="auto"/>
            <w:noWrap/>
            <w:hideMark/>
          </w:tcPr>
          <w:p w14:paraId="4A37C9F1" w14:textId="247DB32F" w:rsidR="00976EB1" w:rsidRPr="00976EB1" w:rsidRDefault="00976EB1" w:rsidP="00976EB1">
            <w:pPr>
              <w:spacing w:after="0" w:line="276" w:lineRule="auto"/>
              <w:jc w:val="right"/>
              <w:rPr>
                <w:rFonts w:eastAsia="Times New Roman" w:cstheme="minorHAnsi"/>
                <w:color w:val="000000"/>
                <w:sz w:val="16"/>
                <w:szCs w:val="16"/>
                <w:rPrChange w:id="3130" w:author="Alotaibi, Raed" w:date="2019-07-12T12:49:00Z">
                  <w:rPr>
                    <w:rFonts w:ascii="Calibri" w:eastAsia="Times New Roman" w:hAnsi="Calibri" w:cs="Calibri"/>
                    <w:color w:val="000000"/>
                  </w:rPr>
                </w:rPrChange>
              </w:rPr>
              <w:pPrChange w:id="31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594B089A" w14:textId="60AB0BC6" w:rsidR="00976EB1" w:rsidRPr="00976EB1" w:rsidRDefault="00976EB1" w:rsidP="00976EB1">
            <w:pPr>
              <w:spacing w:after="0" w:line="276" w:lineRule="auto"/>
              <w:jc w:val="right"/>
              <w:rPr>
                <w:rFonts w:eastAsia="Times New Roman" w:cstheme="minorHAnsi"/>
                <w:color w:val="000000"/>
                <w:sz w:val="16"/>
                <w:szCs w:val="16"/>
                <w:rPrChange w:id="3132" w:author="Alotaibi, Raed" w:date="2019-07-12T12:49:00Z">
                  <w:rPr>
                    <w:rFonts w:ascii="Calibri" w:eastAsia="Times New Roman" w:hAnsi="Calibri" w:cs="Calibri"/>
                    <w:color w:val="000000"/>
                  </w:rPr>
                </w:rPrChange>
              </w:rPr>
              <w:pPrChange w:id="31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E95E4EC" w14:textId="2DDA834A" w:rsidR="00976EB1" w:rsidRPr="00976EB1" w:rsidRDefault="00976EB1" w:rsidP="00976EB1">
            <w:pPr>
              <w:spacing w:after="0" w:line="276" w:lineRule="auto"/>
              <w:jc w:val="right"/>
              <w:rPr>
                <w:rFonts w:eastAsia="Times New Roman" w:cstheme="minorHAnsi"/>
                <w:color w:val="000000"/>
                <w:sz w:val="16"/>
                <w:szCs w:val="16"/>
                <w:rPrChange w:id="3134" w:author="Alotaibi, Raed" w:date="2019-07-12T12:49:00Z">
                  <w:rPr>
                    <w:rFonts w:ascii="Calibri" w:eastAsia="Times New Roman" w:hAnsi="Calibri" w:cs="Calibri"/>
                    <w:color w:val="000000"/>
                  </w:rPr>
                </w:rPrChange>
              </w:rPr>
              <w:pPrChange w:id="31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2.8%</w:t>
            </w:r>
          </w:p>
        </w:tc>
        <w:tc>
          <w:tcPr>
            <w:tcW w:w="759" w:type="dxa"/>
            <w:tcBorders>
              <w:top w:val="nil"/>
              <w:left w:val="nil"/>
              <w:bottom w:val="single" w:sz="4" w:space="0" w:color="auto"/>
              <w:right w:val="single" w:sz="4" w:space="0" w:color="auto"/>
            </w:tcBorders>
            <w:shd w:val="clear" w:color="auto" w:fill="auto"/>
            <w:noWrap/>
            <w:hideMark/>
          </w:tcPr>
          <w:p w14:paraId="477BF791" w14:textId="0BE30E03" w:rsidR="00976EB1" w:rsidRPr="00976EB1" w:rsidRDefault="00976EB1" w:rsidP="00976EB1">
            <w:pPr>
              <w:spacing w:after="0" w:line="276" w:lineRule="auto"/>
              <w:jc w:val="right"/>
              <w:rPr>
                <w:rFonts w:eastAsia="Times New Roman" w:cstheme="minorHAnsi"/>
                <w:color w:val="000000"/>
                <w:sz w:val="16"/>
                <w:szCs w:val="16"/>
                <w:rPrChange w:id="3136" w:author="Alotaibi, Raed" w:date="2019-07-12T12:49:00Z">
                  <w:rPr>
                    <w:rFonts w:ascii="Calibri" w:eastAsia="Times New Roman" w:hAnsi="Calibri" w:cs="Calibri"/>
                    <w:color w:val="000000"/>
                  </w:rPr>
                </w:rPrChange>
              </w:rPr>
              <w:pPrChange w:id="31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-62.5%</w:t>
            </w:r>
          </w:p>
        </w:tc>
        <w:tc>
          <w:tcPr>
            <w:tcW w:w="861" w:type="dxa"/>
            <w:tcBorders>
              <w:top w:val="nil"/>
              <w:left w:val="nil"/>
              <w:bottom w:val="single" w:sz="4" w:space="0" w:color="auto"/>
              <w:right w:val="single" w:sz="4" w:space="0" w:color="auto"/>
            </w:tcBorders>
            <w:shd w:val="clear" w:color="auto" w:fill="auto"/>
            <w:noWrap/>
            <w:hideMark/>
          </w:tcPr>
          <w:p w14:paraId="79D55A9A" w14:textId="48EA7236" w:rsidR="00976EB1" w:rsidRPr="00976EB1" w:rsidRDefault="00976EB1" w:rsidP="00976EB1">
            <w:pPr>
              <w:spacing w:after="0" w:line="276" w:lineRule="auto"/>
              <w:jc w:val="right"/>
              <w:rPr>
                <w:rFonts w:eastAsia="Times New Roman" w:cstheme="minorHAnsi"/>
                <w:color w:val="000000"/>
                <w:sz w:val="16"/>
                <w:szCs w:val="16"/>
                <w:rPrChange w:id="3138" w:author="Alotaibi, Raed" w:date="2019-07-12T12:49:00Z">
                  <w:rPr>
                    <w:rFonts w:ascii="Calibri" w:eastAsia="Times New Roman" w:hAnsi="Calibri" w:cs="Calibri"/>
                    <w:color w:val="000000"/>
                  </w:rPr>
                </w:rPrChange>
              </w:rPr>
              <w:pPrChange w:id="31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810" w:type="dxa"/>
            <w:tcBorders>
              <w:top w:val="nil"/>
              <w:left w:val="nil"/>
              <w:bottom w:val="single" w:sz="4" w:space="0" w:color="auto"/>
              <w:right w:val="single" w:sz="4" w:space="0" w:color="auto"/>
            </w:tcBorders>
            <w:shd w:val="clear" w:color="auto" w:fill="auto"/>
            <w:noWrap/>
            <w:hideMark/>
          </w:tcPr>
          <w:p w14:paraId="0901B97D" w14:textId="747509E0" w:rsidR="00976EB1" w:rsidRPr="00976EB1" w:rsidRDefault="00976EB1" w:rsidP="00976EB1">
            <w:pPr>
              <w:spacing w:after="0" w:line="276" w:lineRule="auto"/>
              <w:jc w:val="right"/>
              <w:rPr>
                <w:rFonts w:eastAsia="Times New Roman" w:cstheme="minorHAnsi"/>
                <w:color w:val="000000"/>
                <w:sz w:val="16"/>
                <w:szCs w:val="16"/>
                <w:rPrChange w:id="3140" w:author="Alotaibi, Raed" w:date="2019-07-12T12:49:00Z">
                  <w:rPr>
                    <w:rFonts w:ascii="Calibri" w:eastAsia="Times New Roman" w:hAnsi="Calibri" w:cs="Calibri"/>
                    <w:color w:val="000000"/>
                  </w:rPr>
                </w:rPrChange>
              </w:rPr>
              <w:pPrChange w:id="31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33.3%</w:t>
            </w:r>
          </w:p>
        </w:tc>
      </w:tr>
      <w:tr w:rsidR="00976EB1" w:rsidRPr="00976EB1" w14:paraId="5B03714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F6706ED" w14:textId="77777777" w:rsidR="00976EB1" w:rsidRPr="00976EB1" w:rsidRDefault="00976EB1" w:rsidP="00976EB1">
            <w:pPr>
              <w:spacing w:after="0" w:line="276" w:lineRule="auto"/>
              <w:rPr>
                <w:rFonts w:eastAsia="Times New Roman" w:cstheme="minorHAnsi"/>
                <w:b/>
                <w:bCs/>
                <w:color w:val="000000"/>
                <w:sz w:val="16"/>
                <w:szCs w:val="16"/>
                <w:rPrChange w:id="3142" w:author="Alotaibi, Raed" w:date="2019-07-12T12:51:00Z">
                  <w:rPr>
                    <w:rFonts w:ascii="Calibri" w:eastAsia="Times New Roman" w:hAnsi="Calibri" w:cs="Calibri"/>
                    <w:b/>
                    <w:bCs/>
                    <w:color w:val="000000"/>
                  </w:rPr>
                </w:rPrChange>
              </w:rPr>
              <w:pPrChange w:id="314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44" w:author="Alotaibi, Raed" w:date="2019-07-12T12:51:00Z">
                  <w:rPr>
                    <w:rFonts w:ascii="Calibri" w:eastAsia="Times New Roman" w:hAnsi="Calibri" w:cs="Calibri"/>
                    <w:b/>
                    <w:bCs/>
                    <w:color w:val="000000"/>
                  </w:rPr>
                </w:rPrChange>
              </w:rPr>
              <w:t>Nebraska</w:t>
            </w:r>
          </w:p>
        </w:tc>
        <w:tc>
          <w:tcPr>
            <w:tcW w:w="759" w:type="dxa"/>
            <w:tcBorders>
              <w:top w:val="nil"/>
              <w:left w:val="nil"/>
              <w:bottom w:val="single" w:sz="4" w:space="0" w:color="auto"/>
              <w:right w:val="single" w:sz="4" w:space="0" w:color="auto"/>
            </w:tcBorders>
            <w:shd w:val="clear" w:color="auto" w:fill="auto"/>
            <w:noWrap/>
            <w:vAlign w:val="bottom"/>
            <w:hideMark/>
          </w:tcPr>
          <w:p w14:paraId="2E81ABDC" w14:textId="77777777" w:rsidR="00976EB1" w:rsidRPr="00976EB1" w:rsidRDefault="00976EB1" w:rsidP="00976EB1">
            <w:pPr>
              <w:spacing w:after="0" w:line="276" w:lineRule="auto"/>
              <w:jc w:val="right"/>
              <w:rPr>
                <w:rFonts w:eastAsia="Times New Roman" w:cstheme="minorHAnsi"/>
                <w:color w:val="000000"/>
                <w:sz w:val="16"/>
                <w:szCs w:val="16"/>
                <w:rPrChange w:id="3145" w:author="Alotaibi, Raed" w:date="2019-07-12T12:49:00Z">
                  <w:rPr>
                    <w:rFonts w:ascii="Calibri" w:eastAsia="Times New Roman" w:hAnsi="Calibri" w:cs="Calibri"/>
                    <w:color w:val="000000"/>
                  </w:rPr>
                </w:rPrChange>
              </w:rPr>
              <w:pPrChange w:id="314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47" w:author="Alotaibi, Raed" w:date="2019-07-12T12:49:00Z">
                  <w:rPr>
                    <w:rFonts w:ascii="Calibri" w:eastAsia="Times New Roman" w:hAnsi="Calibri" w:cs="Calibri"/>
                    <w:color w:val="000000"/>
                  </w:rPr>
                </w:rPrChange>
              </w:rPr>
              <w:t>5,000</w:t>
            </w:r>
          </w:p>
        </w:tc>
        <w:tc>
          <w:tcPr>
            <w:tcW w:w="810" w:type="dxa"/>
            <w:tcBorders>
              <w:top w:val="nil"/>
              <w:left w:val="nil"/>
              <w:bottom w:val="single" w:sz="4" w:space="0" w:color="auto"/>
              <w:right w:val="single" w:sz="4" w:space="0" w:color="auto"/>
            </w:tcBorders>
            <w:shd w:val="clear" w:color="auto" w:fill="auto"/>
            <w:noWrap/>
            <w:vAlign w:val="bottom"/>
            <w:hideMark/>
          </w:tcPr>
          <w:p w14:paraId="3FAAD0D7" w14:textId="77777777" w:rsidR="00976EB1" w:rsidRPr="00976EB1" w:rsidRDefault="00976EB1" w:rsidP="00976EB1">
            <w:pPr>
              <w:spacing w:after="0" w:line="276" w:lineRule="auto"/>
              <w:jc w:val="right"/>
              <w:rPr>
                <w:rFonts w:eastAsia="Times New Roman" w:cstheme="minorHAnsi"/>
                <w:color w:val="000000"/>
                <w:sz w:val="16"/>
                <w:szCs w:val="16"/>
                <w:rPrChange w:id="3148" w:author="Alotaibi, Raed" w:date="2019-07-12T12:49:00Z">
                  <w:rPr>
                    <w:rFonts w:ascii="Calibri" w:eastAsia="Times New Roman" w:hAnsi="Calibri" w:cs="Calibri"/>
                    <w:color w:val="000000"/>
                    <w:sz w:val="20"/>
                    <w:szCs w:val="20"/>
                  </w:rPr>
                </w:rPrChange>
              </w:rPr>
              <w:pPrChange w:id="314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50" w:author="Alotaibi, Raed" w:date="2019-07-12T12:49:00Z">
                  <w:rPr>
                    <w:rFonts w:ascii="Calibri" w:eastAsia="Times New Roman" w:hAnsi="Calibri" w:cs="Calibri"/>
                    <w:color w:val="000000"/>
                    <w:sz w:val="20"/>
                    <w:szCs w:val="20"/>
                  </w:rPr>
                </w:rPrChange>
              </w:rPr>
              <w:t>600</w:t>
            </w:r>
          </w:p>
        </w:tc>
        <w:tc>
          <w:tcPr>
            <w:tcW w:w="720" w:type="dxa"/>
            <w:tcBorders>
              <w:top w:val="nil"/>
              <w:left w:val="nil"/>
              <w:bottom w:val="single" w:sz="4" w:space="0" w:color="auto"/>
              <w:right w:val="single" w:sz="4" w:space="0" w:color="auto"/>
            </w:tcBorders>
            <w:shd w:val="clear" w:color="auto" w:fill="auto"/>
            <w:noWrap/>
            <w:vAlign w:val="bottom"/>
            <w:hideMark/>
          </w:tcPr>
          <w:p w14:paraId="171AB19B" w14:textId="77777777" w:rsidR="00976EB1" w:rsidRPr="00976EB1" w:rsidRDefault="00976EB1" w:rsidP="00976EB1">
            <w:pPr>
              <w:spacing w:after="0" w:line="276" w:lineRule="auto"/>
              <w:jc w:val="right"/>
              <w:rPr>
                <w:rFonts w:eastAsia="Times New Roman" w:cstheme="minorHAnsi"/>
                <w:color w:val="000000"/>
                <w:sz w:val="16"/>
                <w:szCs w:val="16"/>
                <w:rPrChange w:id="3151" w:author="Alotaibi, Raed" w:date="2019-07-12T12:49:00Z">
                  <w:rPr>
                    <w:rFonts w:ascii="Calibri" w:eastAsia="Times New Roman" w:hAnsi="Calibri" w:cs="Calibri"/>
                    <w:color w:val="000000"/>
                    <w:sz w:val="20"/>
                    <w:szCs w:val="20"/>
                  </w:rPr>
                </w:rPrChange>
              </w:rPr>
              <w:pPrChange w:id="31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53" w:author="Alotaibi, Raed" w:date="2019-07-12T12:49:00Z">
                  <w:rPr>
                    <w:rFonts w:ascii="Calibri" w:eastAsia="Times New Roman" w:hAnsi="Calibri" w:cs="Calibri"/>
                    <w:color w:val="000000"/>
                    <w:sz w:val="20"/>
                    <w:szCs w:val="20"/>
                  </w:rPr>
                </w:rPrChange>
              </w:rPr>
              <w:t>12.0%</w:t>
            </w:r>
          </w:p>
        </w:tc>
        <w:tc>
          <w:tcPr>
            <w:tcW w:w="900" w:type="dxa"/>
            <w:tcBorders>
              <w:top w:val="nil"/>
              <w:left w:val="nil"/>
              <w:bottom w:val="single" w:sz="4" w:space="0" w:color="auto"/>
              <w:right w:val="single" w:sz="4" w:space="0" w:color="auto"/>
            </w:tcBorders>
            <w:shd w:val="clear" w:color="auto" w:fill="auto"/>
            <w:noWrap/>
            <w:vAlign w:val="bottom"/>
            <w:hideMark/>
          </w:tcPr>
          <w:p w14:paraId="761C578E" w14:textId="77777777" w:rsidR="00976EB1" w:rsidRPr="00976EB1" w:rsidRDefault="00976EB1" w:rsidP="00976EB1">
            <w:pPr>
              <w:spacing w:after="0" w:line="276" w:lineRule="auto"/>
              <w:jc w:val="right"/>
              <w:rPr>
                <w:rFonts w:eastAsia="Times New Roman" w:cstheme="minorHAnsi"/>
                <w:color w:val="000000"/>
                <w:sz w:val="16"/>
                <w:szCs w:val="16"/>
                <w:rPrChange w:id="3154" w:author="Alotaibi, Raed" w:date="2019-07-12T12:49:00Z">
                  <w:rPr>
                    <w:rFonts w:ascii="Calibri" w:eastAsia="Times New Roman" w:hAnsi="Calibri" w:cs="Calibri"/>
                    <w:color w:val="000000"/>
                  </w:rPr>
                </w:rPrChange>
              </w:rPr>
              <w:pPrChange w:id="315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56" w:author="Alotaibi, Raed" w:date="2019-07-12T12:49:00Z">
                  <w:rPr>
                    <w:rFonts w:ascii="Calibri" w:eastAsia="Times New Roman" w:hAnsi="Calibri" w:cs="Calibri"/>
                    <w:color w:val="000000"/>
                  </w:rPr>
                </w:rPrChange>
              </w:rPr>
              <w:t>3,800</w:t>
            </w:r>
          </w:p>
        </w:tc>
        <w:tc>
          <w:tcPr>
            <w:tcW w:w="810" w:type="dxa"/>
            <w:tcBorders>
              <w:top w:val="nil"/>
              <w:left w:val="nil"/>
              <w:bottom w:val="single" w:sz="4" w:space="0" w:color="auto"/>
              <w:right w:val="single" w:sz="4" w:space="0" w:color="auto"/>
            </w:tcBorders>
            <w:shd w:val="clear" w:color="auto" w:fill="auto"/>
            <w:noWrap/>
            <w:hideMark/>
          </w:tcPr>
          <w:p w14:paraId="3857D108" w14:textId="73113E07" w:rsidR="00976EB1" w:rsidRPr="00976EB1" w:rsidRDefault="00976EB1" w:rsidP="00976EB1">
            <w:pPr>
              <w:spacing w:after="0" w:line="276" w:lineRule="auto"/>
              <w:jc w:val="right"/>
              <w:rPr>
                <w:rFonts w:eastAsia="Times New Roman" w:cstheme="minorHAnsi"/>
                <w:color w:val="000000"/>
                <w:sz w:val="16"/>
                <w:szCs w:val="16"/>
                <w:rPrChange w:id="3157" w:author="Alotaibi, Raed" w:date="2019-07-12T12:49:00Z">
                  <w:rPr>
                    <w:rFonts w:ascii="Calibri" w:eastAsia="Times New Roman" w:hAnsi="Calibri" w:cs="Calibri"/>
                    <w:color w:val="000000"/>
                  </w:rPr>
                </w:rPrChange>
              </w:rPr>
              <w:pPrChange w:id="31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1BFAEFDB" w14:textId="580E35B8" w:rsidR="00976EB1" w:rsidRPr="00976EB1" w:rsidRDefault="00976EB1" w:rsidP="00976EB1">
            <w:pPr>
              <w:spacing w:after="0" w:line="276" w:lineRule="auto"/>
              <w:jc w:val="right"/>
              <w:rPr>
                <w:rFonts w:eastAsia="Times New Roman" w:cstheme="minorHAnsi"/>
                <w:color w:val="000000"/>
                <w:sz w:val="16"/>
                <w:szCs w:val="16"/>
                <w:rPrChange w:id="3159" w:author="Alotaibi, Raed" w:date="2019-07-12T12:49:00Z">
                  <w:rPr>
                    <w:rFonts w:ascii="Calibri" w:eastAsia="Times New Roman" w:hAnsi="Calibri" w:cs="Calibri"/>
                    <w:color w:val="000000"/>
                  </w:rPr>
                </w:rPrChange>
              </w:rPr>
              <w:pPrChange w:id="316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13.2%</w:t>
            </w:r>
          </w:p>
        </w:tc>
        <w:tc>
          <w:tcPr>
            <w:tcW w:w="759" w:type="dxa"/>
            <w:tcBorders>
              <w:top w:val="nil"/>
              <w:left w:val="nil"/>
              <w:bottom w:val="single" w:sz="4" w:space="0" w:color="auto"/>
              <w:right w:val="single" w:sz="4" w:space="0" w:color="auto"/>
            </w:tcBorders>
            <w:shd w:val="clear" w:color="auto" w:fill="auto"/>
            <w:noWrap/>
            <w:hideMark/>
          </w:tcPr>
          <w:p w14:paraId="04D07722" w14:textId="264ECB6B" w:rsidR="00976EB1" w:rsidRPr="00976EB1" w:rsidRDefault="00976EB1" w:rsidP="00976EB1">
            <w:pPr>
              <w:spacing w:after="0" w:line="276" w:lineRule="auto"/>
              <w:jc w:val="right"/>
              <w:rPr>
                <w:rFonts w:eastAsia="Times New Roman" w:cstheme="minorHAnsi"/>
                <w:color w:val="000000"/>
                <w:sz w:val="16"/>
                <w:szCs w:val="16"/>
                <w:rPrChange w:id="3161" w:author="Alotaibi, Raed" w:date="2019-07-12T12:49:00Z">
                  <w:rPr>
                    <w:rFonts w:ascii="Calibri" w:eastAsia="Times New Roman" w:hAnsi="Calibri" w:cs="Calibri"/>
                    <w:color w:val="000000"/>
                  </w:rPr>
                </w:rPrChange>
              </w:rPr>
              <w:pPrChange w:id="31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786" w:type="dxa"/>
            <w:tcBorders>
              <w:top w:val="nil"/>
              <w:left w:val="nil"/>
              <w:bottom w:val="single" w:sz="4" w:space="0" w:color="auto"/>
              <w:right w:val="single" w:sz="4" w:space="0" w:color="auto"/>
            </w:tcBorders>
            <w:shd w:val="clear" w:color="auto" w:fill="auto"/>
            <w:noWrap/>
            <w:hideMark/>
          </w:tcPr>
          <w:p w14:paraId="4C770D45" w14:textId="6F457EF2" w:rsidR="00976EB1" w:rsidRPr="00976EB1" w:rsidRDefault="00976EB1" w:rsidP="00976EB1">
            <w:pPr>
              <w:spacing w:after="0" w:line="276" w:lineRule="auto"/>
              <w:jc w:val="right"/>
              <w:rPr>
                <w:rFonts w:eastAsia="Times New Roman" w:cstheme="minorHAnsi"/>
                <w:color w:val="000000"/>
                <w:sz w:val="16"/>
                <w:szCs w:val="16"/>
                <w:rPrChange w:id="3163" w:author="Alotaibi, Raed" w:date="2019-07-12T12:49:00Z">
                  <w:rPr>
                    <w:rFonts w:ascii="Calibri" w:eastAsia="Times New Roman" w:hAnsi="Calibri" w:cs="Calibri"/>
                    <w:color w:val="000000"/>
                  </w:rPr>
                </w:rPrChange>
              </w:rPr>
              <w:pPrChange w:id="31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0E44F992" w14:textId="79B07220" w:rsidR="00976EB1" w:rsidRPr="00976EB1" w:rsidRDefault="00976EB1" w:rsidP="00976EB1">
            <w:pPr>
              <w:spacing w:after="0" w:line="276" w:lineRule="auto"/>
              <w:jc w:val="right"/>
              <w:rPr>
                <w:rFonts w:eastAsia="Times New Roman" w:cstheme="minorHAnsi"/>
                <w:color w:val="000000"/>
                <w:sz w:val="16"/>
                <w:szCs w:val="16"/>
                <w:rPrChange w:id="3165" w:author="Alotaibi, Raed" w:date="2019-07-12T12:49:00Z">
                  <w:rPr>
                    <w:rFonts w:ascii="Calibri" w:eastAsia="Times New Roman" w:hAnsi="Calibri" w:cs="Calibri"/>
                    <w:color w:val="000000"/>
                  </w:rPr>
                </w:rPrChange>
              </w:rPr>
              <w:pPrChange w:id="31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w:t>
            </w:r>
          </w:p>
        </w:tc>
        <w:tc>
          <w:tcPr>
            <w:tcW w:w="759" w:type="dxa"/>
            <w:tcBorders>
              <w:top w:val="nil"/>
              <w:left w:val="nil"/>
              <w:bottom w:val="single" w:sz="4" w:space="0" w:color="auto"/>
              <w:right w:val="single" w:sz="4" w:space="0" w:color="auto"/>
            </w:tcBorders>
            <w:shd w:val="clear" w:color="auto" w:fill="auto"/>
            <w:noWrap/>
            <w:hideMark/>
          </w:tcPr>
          <w:p w14:paraId="0726FFEE" w14:textId="70FA8909" w:rsidR="00976EB1" w:rsidRPr="00976EB1" w:rsidRDefault="00976EB1" w:rsidP="00976EB1">
            <w:pPr>
              <w:spacing w:after="0" w:line="276" w:lineRule="auto"/>
              <w:jc w:val="right"/>
              <w:rPr>
                <w:rFonts w:eastAsia="Times New Roman" w:cstheme="minorHAnsi"/>
                <w:color w:val="000000"/>
                <w:sz w:val="16"/>
                <w:szCs w:val="16"/>
                <w:rPrChange w:id="3167" w:author="Alotaibi, Raed" w:date="2019-07-12T12:49:00Z">
                  <w:rPr>
                    <w:rFonts w:ascii="Calibri" w:eastAsia="Times New Roman" w:hAnsi="Calibri" w:cs="Calibri"/>
                    <w:color w:val="000000"/>
                  </w:rPr>
                </w:rPrChange>
              </w:rPr>
              <w:pPrChange w:id="31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w:t>
            </w:r>
          </w:p>
        </w:tc>
        <w:tc>
          <w:tcPr>
            <w:tcW w:w="861" w:type="dxa"/>
            <w:tcBorders>
              <w:top w:val="nil"/>
              <w:left w:val="nil"/>
              <w:bottom w:val="single" w:sz="4" w:space="0" w:color="auto"/>
              <w:right w:val="single" w:sz="4" w:space="0" w:color="auto"/>
            </w:tcBorders>
            <w:shd w:val="clear" w:color="auto" w:fill="auto"/>
            <w:noWrap/>
            <w:hideMark/>
          </w:tcPr>
          <w:p w14:paraId="7E34EF2D" w14:textId="71521D17" w:rsidR="00976EB1" w:rsidRPr="00976EB1" w:rsidRDefault="00976EB1" w:rsidP="00976EB1">
            <w:pPr>
              <w:spacing w:after="0" w:line="276" w:lineRule="auto"/>
              <w:jc w:val="right"/>
              <w:rPr>
                <w:rFonts w:eastAsia="Times New Roman" w:cstheme="minorHAnsi"/>
                <w:color w:val="000000"/>
                <w:sz w:val="16"/>
                <w:szCs w:val="16"/>
                <w:rPrChange w:id="3169" w:author="Alotaibi, Raed" w:date="2019-07-12T12:49:00Z">
                  <w:rPr>
                    <w:rFonts w:ascii="Calibri" w:eastAsia="Times New Roman" w:hAnsi="Calibri" w:cs="Calibri"/>
                    <w:color w:val="000000"/>
                  </w:rPr>
                </w:rPrChange>
              </w:rPr>
              <w:pPrChange w:id="31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-16.7%</w:t>
            </w:r>
          </w:p>
        </w:tc>
        <w:tc>
          <w:tcPr>
            <w:tcW w:w="810" w:type="dxa"/>
            <w:tcBorders>
              <w:top w:val="nil"/>
              <w:left w:val="nil"/>
              <w:bottom w:val="single" w:sz="4" w:space="0" w:color="auto"/>
              <w:right w:val="single" w:sz="4" w:space="0" w:color="auto"/>
            </w:tcBorders>
            <w:shd w:val="clear" w:color="auto" w:fill="auto"/>
            <w:noWrap/>
            <w:hideMark/>
          </w:tcPr>
          <w:p w14:paraId="4FC88782" w14:textId="1BF519C4" w:rsidR="00976EB1" w:rsidRPr="00976EB1" w:rsidRDefault="00976EB1" w:rsidP="00976EB1">
            <w:pPr>
              <w:spacing w:after="0" w:line="276" w:lineRule="auto"/>
              <w:jc w:val="right"/>
              <w:rPr>
                <w:rFonts w:eastAsia="Times New Roman" w:cstheme="minorHAnsi"/>
                <w:color w:val="000000"/>
                <w:sz w:val="16"/>
                <w:szCs w:val="16"/>
                <w:rPrChange w:id="3171" w:author="Alotaibi, Raed" w:date="2019-07-12T12:49:00Z">
                  <w:rPr>
                    <w:rFonts w:ascii="Calibri" w:eastAsia="Times New Roman" w:hAnsi="Calibri" w:cs="Calibri"/>
                    <w:color w:val="000000"/>
                  </w:rPr>
                </w:rPrChange>
              </w:rPr>
              <w:pPrChange w:id="31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9.6%</w:t>
            </w:r>
          </w:p>
        </w:tc>
      </w:tr>
      <w:tr w:rsidR="00976EB1" w:rsidRPr="00976EB1" w14:paraId="0602769D"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E1E601B" w14:textId="77777777" w:rsidR="00976EB1" w:rsidRPr="00976EB1" w:rsidRDefault="00976EB1" w:rsidP="00976EB1">
            <w:pPr>
              <w:spacing w:after="0" w:line="276" w:lineRule="auto"/>
              <w:rPr>
                <w:rFonts w:eastAsia="Times New Roman" w:cstheme="minorHAnsi"/>
                <w:b/>
                <w:bCs/>
                <w:color w:val="000000"/>
                <w:sz w:val="16"/>
                <w:szCs w:val="16"/>
                <w:rPrChange w:id="3173" w:author="Alotaibi, Raed" w:date="2019-07-12T12:51:00Z">
                  <w:rPr>
                    <w:rFonts w:ascii="Calibri" w:eastAsia="Times New Roman" w:hAnsi="Calibri" w:cs="Calibri"/>
                    <w:b/>
                    <w:bCs/>
                    <w:color w:val="000000"/>
                  </w:rPr>
                </w:rPrChange>
              </w:rPr>
              <w:pPrChange w:id="317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175" w:author="Alotaibi, Raed" w:date="2019-07-12T12:51:00Z">
                  <w:rPr>
                    <w:rFonts w:ascii="Calibri" w:eastAsia="Times New Roman" w:hAnsi="Calibri" w:cs="Calibri"/>
                    <w:b/>
                    <w:bCs/>
                    <w:color w:val="000000"/>
                  </w:rPr>
                </w:rPrChange>
              </w:rPr>
              <w:t>Nevada</w:t>
            </w:r>
          </w:p>
        </w:tc>
        <w:tc>
          <w:tcPr>
            <w:tcW w:w="759" w:type="dxa"/>
            <w:tcBorders>
              <w:top w:val="nil"/>
              <w:left w:val="nil"/>
              <w:bottom w:val="single" w:sz="4" w:space="0" w:color="auto"/>
              <w:right w:val="single" w:sz="4" w:space="0" w:color="auto"/>
            </w:tcBorders>
            <w:shd w:val="clear" w:color="auto" w:fill="auto"/>
            <w:noWrap/>
            <w:vAlign w:val="bottom"/>
            <w:hideMark/>
          </w:tcPr>
          <w:p w14:paraId="5E59AA13" w14:textId="77777777" w:rsidR="00976EB1" w:rsidRPr="00976EB1" w:rsidRDefault="00976EB1" w:rsidP="00976EB1">
            <w:pPr>
              <w:spacing w:after="0" w:line="276" w:lineRule="auto"/>
              <w:jc w:val="right"/>
              <w:rPr>
                <w:rFonts w:eastAsia="Times New Roman" w:cstheme="minorHAnsi"/>
                <w:color w:val="000000"/>
                <w:sz w:val="16"/>
                <w:szCs w:val="16"/>
                <w:rPrChange w:id="3176" w:author="Alotaibi, Raed" w:date="2019-07-12T12:49:00Z">
                  <w:rPr>
                    <w:rFonts w:ascii="Calibri" w:eastAsia="Times New Roman" w:hAnsi="Calibri" w:cs="Calibri"/>
                    <w:color w:val="000000"/>
                  </w:rPr>
                </w:rPrChange>
              </w:rPr>
              <w:pPrChange w:id="317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78" w:author="Alotaibi, Raed" w:date="2019-07-12T12:49:00Z">
                  <w:rPr>
                    <w:rFonts w:ascii="Calibri" w:eastAsia="Times New Roman" w:hAnsi="Calibri" w:cs="Calibri"/>
                    <w:color w:val="000000"/>
                  </w:rPr>
                </w:rPrChange>
              </w:rPr>
              <w:t>7,200</w:t>
            </w:r>
          </w:p>
        </w:tc>
        <w:tc>
          <w:tcPr>
            <w:tcW w:w="810" w:type="dxa"/>
            <w:tcBorders>
              <w:top w:val="nil"/>
              <w:left w:val="nil"/>
              <w:bottom w:val="single" w:sz="4" w:space="0" w:color="auto"/>
              <w:right w:val="single" w:sz="4" w:space="0" w:color="auto"/>
            </w:tcBorders>
            <w:shd w:val="clear" w:color="auto" w:fill="auto"/>
            <w:noWrap/>
            <w:vAlign w:val="bottom"/>
            <w:hideMark/>
          </w:tcPr>
          <w:p w14:paraId="30DE7292" w14:textId="77777777" w:rsidR="00976EB1" w:rsidRPr="00976EB1" w:rsidRDefault="00976EB1" w:rsidP="00976EB1">
            <w:pPr>
              <w:spacing w:after="0" w:line="276" w:lineRule="auto"/>
              <w:jc w:val="right"/>
              <w:rPr>
                <w:rFonts w:eastAsia="Times New Roman" w:cstheme="minorHAnsi"/>
                <w:color w:val="000000"/>
                <w:sz w:val="16"/>
                <w:szCs w:val="16"/>
                <w:rPrChange w:id="3179" w:author="Alotaibi, Raed" w:date="2019-07-12T12:49:00Z">
                  <w:rPr>
                    <w:rFonts w:ascii="Calibri" w:eastAsia="Times New Roman" w:hAnsi="Calibri" w:cs="Calibri"/>
                    <w:color w:val="000000"/>
                    <w:sz w:val="20"/>
                    <w:szCs w:val="20"/>
                  </w:rPr>
                </w:rPrChange>
              </w:rPr>
              <w:pPrChange w:id="31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81" w:author="Alotaibi, Raed" w:date="2019-07-12T12:49:00Z">
                  <w:rPr>
                    <w:rFonts w:ascii="Calibri" w:eastAsia="Times New Roman" w:hAnsi="Calibri" w:cs="Calibri"/>
                    <w:color w:val="000000"/>
                    <w:sz w:val="20"/>
                    <w:szCs w:val="20"/>
                  </w:rPr>
                </w:rPrChange>
              </w:rPr>
              <w:t>1,400</w:t>
            </w:r>
          </w:p>
        </w:tc>
        <w:tc>
          <w:tcPr>
            <w:tcW w:w="720" w:type="dxa"/>
            <w:tcBorders>
              <w:top w:val="nil"/>
              <w:left w:val="nil"/>
              <w:bottom w:val="single" w:sz="4" w:space="0" w:color="auto"/>
              <w:right w:val="single" w:sz="4" w:space="0" w:color="auto"/>
            </w:tcBorders>
            <w:shd w:val="clear" w:color="auto" w:fill="auto"/>
            <w:noWrap/>
            <w:vAlign w:val="bottom"/>
            <w:hideMark/>
          </w:tcPr>
          <w:p w14:paraId="60DE1272" w14:textId="77777777" w:rsidR="00976EB1" w:rsidRPr="00976EB1" w:rsidRDefault="00976EB1" w:rsidP="00976EB1">
            <w:pPr>
              <w:spacing w:after="0" w:line="276" w:lineRule="auto"/>
              <w:jc w:val="right"/>
              <w:rPr>
                <w:rFonts w:eastAsia="Times New Roman" w:cstheme="minorHAnsi"/>
                <w:color w:val="000000"/>
                <w:sz w:val="16"/>
                <w:szCs w:val="16"/>
                <w:rPrChange w:id="3182" w:author="Alotaibi, Raed" w:date="2019-07-12T12:49:00Z">
                  <w:rPr>
                    <w:rFonts w:ascii="Calibri" w:eastAsia="Times New Roman" w:hAnsi="Calibri" w:cs="Calibri"/>
                    <w:color w:val="000000"/>
                    <w:sz w:val="20"/>
                    <w:szCs w:val="20"/>
                  </w:rPr>
                </w:rPrChange>
              </w:rPr>
              <w:pPrChange w:id="31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84" w:author="Alotaibi, Raed" w:date="2019-07-12T12:49:00Z">
                  <w:rPr>
                    <w:rFonts w:ascii="Calibri" w:eastAsia="Times New Roman" w:hAnsi="Calibri" w:cs="Calibri"/>
                    <w:color w:val="000000"/>
                    <w:sz w:val="20"/>
                    <w:szCs w:val="20"/>
                  </w:rPr>
                </w:rPrChange>
              </w:rPr>
              <w:t>19.4%</w:t>
            </w:r>
          </w:p>
        </w:tc>
        <w:tc>
          <w:tcPr>
            <w:tcW w:w="900" w:type="dxa"/>
            <w:tcBorders>
              <w:top w:val="nil"/>
              <w:left w:val="nil"/>
              <w:bottom w:val="single" w:sz="4" w:space="0" w:color="auto"/>
              <w:right w:val="single" w:sz="4" w:space="0" w:color="auto"/>
            </w:tcBorders>
            <w:shd w:val="clear" w:color="auto" w:fill="auto"/>
            <w:noWrap/>
            <w:vAlign w:val="bottom"/>
            <w:hideMark/>
          </w:tcPr>
          <w:p w14:paraId="42767D39" w14:textId="77777777" w:rsidR="00976EB1" w:rsidRPr="00976EB1" w:rsidRDefault="00976EB1" w:rsidP="00976EB1">
            <w:pPr>
              <w:spacing w:after="0" w:line="276" w:lineRule="auto"/>
              <w:jc w:val="right"/>
              <w:rPr>
                <w:rFonts w:eastAsia="Times New Roman" w:cstheme="minorHAnsi"/>
                <w:color w:val="000000"/>
                <w:sz w:val="16"/>
                <w:szCs w:val="16"/>
                <w:rPrChange w:id="3185" w:author="Alotaibi, Raed" w:date="2019-07-12T12:49:00Z">
                  <w:rPr>
                    <w:rFonts w:ascii="Calibri" w:eastAsia="Times New Roman" w:hAnsi="Calibri" w:cs="Calibri"/>
                    <w:color w:val="000000"/>
                  </w:rPr>
                </w:rPrChange>
              </w:rPr>
              <w:pPrChange w:id="318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187" w:author="Alotaibi, Raed" w:date="2019-07-12T12:49:00Z">
                  <w:rPr>
                    <w:rFonts w:ascii="Calibri" w:eastAsia="Times New Roman" w:hAnsi="Calibri" w:cs="Calibri"/>
                    <w:color w:val="000000"/>
                  </w:rPr>
                </w:rPrChange>
              </w:rPr>
              <w:t>6,900</w:t>
            </w:r>
          </w:p>
        </w:tc>
        <w:tc>
          <w:tcPr>
            <w:tcW w:w="810" w:type="dxa"/>
            <w:tcBorders>
              <w:top w:val="nil"/>
              <w:left w:val="nil"/>
              <w:bottom w:val="single" w:sz="4" w:space="0" w:color="auto"/>
              <w:right w:val="single" w:sz="4" w:space="0" w:color="auto"/>
            </w:tcBorders>
            <w:shd w:val="clear" w:color="auto" w:fill="auto"/>
            <w:noWrap/>
            <w:hideMark/>
          </w:tcPr>
          <w:p w14:paraId="56AEDD6E" w14:textId="48C9EFCF" w:rsidR="00976EB1" w:rsidRPr="00976EB1" w:rsidRDefault="00976EB1" w:rsidP="00976EB1">
            <w:pPr>
              <w:spacing w:after="0" w:line="276" w:lineRule="auto"/>
              <w:jc w:val="right"/>
              <w:rPr>
                <w:rFonts w:eastAsia="Times New Roman" w:cstheme="minorHAnsi"/>
                <w:color w:val="000000"/>
                <w:sz w:val="16"/>
                <w:szCs w:val="16"/>
                <w:rPrChange w:id="3188" w:author="Alotaibi, Raed" w:date="2019-07-12T12:49:00Z">
                  <w:rPr>
                    <w:rFonts w:ascii="Calibri" w:eastAsia="Times New Roman" w:hAnsi="Calibri" w:cs="Calibri"/>
                    <w:color w:val="000000"/>
                  </w:rPr>
                </w:rPrChange>
              </w:rPr>
              <w:pPrChange w:id="31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1,400</w:t>
            </w:r>
          </w:p>
        </w:tc>
        <w:tc>
          <w:tcPr>
            <w:tcW w:w="615" w:type="dxa"/>
            <w:tcBorders>
              <w:top w:val="nil"/>
              <w:left w:val="nil"/>
              <w:bottom w:val="single" w:sz="4" w:space="0" w:color="auto"/>
              <w:right w:val="single" w:sz="4" w:space="0" w:color="auto"/>
            </w:tcBorders>
            <w:shd w:val="clear" w:color="auto" w:fill="auto"/>
            <w:noWrap/>
            <w:hideMark/>
          </w:tcPr>
          <w:p w14:paraId="0D71AA1E" w14:textId="0C17A44A" w:rsidR="00976EB1" w:rsidRPr="00976EB1" w:rsidRDefault="00976EB1" w:rsidP="00976EB1">
            <w:pPr>
              <w:spacing w:after="0" w:line="276" w:lineRule="auto"/>
              <w:jc w:val="right"/>
              <w:rPr>
                <w:rFonts w:eastAsia="Times New Roman" w:cstheme="minorHAnsi"/>
                <w:color w:val="000000"/>
                <w:sz w:val="16"/>
                <w:szCs w:val="16"/>
                <w:rPrChange w:id="3190" w:author="Alotaibi, Raed" w:date="2019-07-12T12:49:00Z">
                  <w:rPr>
                    <w:rFonts w:ascii="Calibri" w:eastAsia="Times New Roman" w:hAnsi="Calibri" w:cs="Calibri"/>
                    <w:color w:val="000000"/>
                  </w:rPr>
                </w:rPrChange>
              </w:rPr>
              <w:pPrChange w:id="31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20.3%</w:t>
            </w:r>
          </w:p>
        </w:tc>
        <w:tc>
          <w:tcPr>
            <w:tcW w:w="759" w:type="dxa"/>
            <w:tcBorders>
              <w:top w:val="nil"/>
              <w:left w:val="nil"/>
              <w:bottom w:val="single" w:sz="4" w:space="0" w:color="auto"/>
              <w:right w:val="single" w:sz="4" w:space="0" w:color="auto"/>
            </w:tcBorders>
            <w:shd w:val="clear" w:color="auto" w:fill="auto"/>
            <w:noWrap/>
            <w:hideMark/>
          </w:tcPr>
          <w:p w14:paraId="5C97FC9D" w14:textId="489B49E3" w:rsidR="00976EB1" w:rsidRPr="00976EB1" w:rsidRDefault="00976EB1" w:rsidP="00976EB1">
            <w:pPr>
              <w:spacing w:after="0" w:line="276" w:lineRule="auto"/>
              <w:jc w:val="right"/>
              <w:rPr>
                <w:rFonts w:eastAsia="Times New Roman" w:cstheme="minorHAnsi"/>
                <w:color w:val="000000"/>
                <w:sz w:val="16"/>
                <w:szCs w:val="16"/>
                <w:rPrChange w:id="3192" w:author="Alotaibi, Raed" w:date="2019-07-12T12:49:00Z">
                  <w:rPr>
                    <w:rFonts w:ascii="Calibri" w:eastAsia="Times New Roman" w:hAnsi="Calibri" w:cs="Calibri"/>
                    <w:color w:val="000000"/>
                  </w:rPr>
                </w:rPrChange>
              </w:rPr>
              <w:pPrChange w:id="31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4DC30A52" w14:textId="0F93BC9D" w:rsidR="00976EB1" w:rsidRPr="00976EB1" w:rsidRDefault="00976EB1" w:rsidP="00976EB1">
            <w:pPr>
              <w:spacing w:after="0" w:line="276" w:lineRule="auto"/>
              <w:jc w:val="right"/>
              <w:rPr>
                <w:rFonts w:eastAsia="Times New Roman" w:cstheme="minorHAnsi"/>
                <w:color w:val="000000"/>
                <w:sz w:val="16"/>
                <w:szCs w:val="16"/>
                <w:rPrChange w:id="3194" w:author="Alotaibi, Raed" w:date="2019-07-12T12:49:00Z">
                  <w:rPr>
                    <w:rFonts w:ascii="Calibri" w:eastAsia="Times New Roman" w:hAnsi="Calibri" w:cs="Calibri"/>
                    <w:color w:val="000000"/>
                  </w:rPr>
                </w:rPrChange>
              </w:rPr>
              <w:pPrChange w:id="31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4E6FCC39" w14:textId="6C5C16F8" w:rsidR="00976EB1" w:rsidRPr="00976EB1" w:rsidRDefault="00976EB1" w:rsidP="00976EB1">
            <w:pPr>
              <w:spacing w:after="0" w:line="276" w:lineRule="auto"/>
              <w:jc w:val="right"/>
              <w:rPr>
                <w:rFonts w:eastAsia="Times New Roman" w:cstheme="minorHAnsi"/>
                <w:color w:val="000000"/>
                <w:sz w:val="16"/>
                <w:szCs w:val="16"/>
                <w:rPrChange w:id="3196" w:author="Alotaibi, Raed" w:date="2019-07-12T12:49:00Z">
                  <w:rPr>
                    <w:rFonts w:ascii="Calibri" w:eastAsia="Times New Roman" w:hAnsi="Calibri" w:cs="Calibri"/>
                    <w:color w:val="000000"/>
                  </w:rPr>
                </w:rPrChange>
              </w:rPr>
              <w:pPrChange w:id="31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31FA77C8" w14:textId="684CA676" w:rsidR="00976EB1" w:rsidRPr="00976EB1" w:rsidRDefault="00976EB1" w:rsidP="00976EB1">
            <w:pPr>
              <w:spacing w:after="0" w:line="276" w:lineRule="auto"/>
              <w:jc w:val="right"/>
              <w:rPr>
                <w:rFonts w:eastAsia="Times New Roman" w:cstheme="minorHAnsi"/>
                <w:color w:val="000000"/>
                <w:sz w:val="16"/>
                <w:szCs w:val="16"/>
                <w:rPrChange w:id="3198" w:author="Alotaibi, Raed" w:date="2019-07-12T12:49:00Z">
                  <w:rPr>
                    <w:rFonts w:ascii="Calibri" w:eastAsia="Times New Roman" w:hAnsi="Calibri" w:cs="Calibri"/>
                    <w:color w:val="000000"/>
                  </w:rPr>
                </w:rPrChange>
              </w:rPr>
              <w:pPrChange w:id="31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-4.2%</w:t>
            </w:r>
          </w:p>
        </w:tc>
        <w:tc>
          <w:tcPr>
            <w:tcW w:w="861" w:type="dxa"/>
            <w:tcBorders>
              <w:top w:val="nil"/>
              <w:left w:val="nil"/>
              <w:bottom w:val="single" w:sz="4" w:space="0" w:color="auto"/>
              <w:right w:val="single" w:sz="4" w:space="0" w:color="auto"/>
            </w:tcBorders>
            <w:shd w:val="clear" w:color="auto" w:fill="auto"/>
            <w:noWrap/>
            <w:hideMark/>
          </w:tcPr>
          <w:p w14:paraId="70D1FBA9" w14:textId="55B526B0" w:rsidR="00976EB1" w:rsidRPr="00976EB1" w:rsidRDefault="00976EB1" w:rsidP="00976EB1">
            <w:pPr>
              <w:spacing w:after="0" w:line="276" w:lineRule="auto"/>
              <w:jc w:val="right"/>
              <w:rPr>
                <w:rFonts w:eastAsia="Times New Roman" w:cstheme="minorHAnsi"/>
                <w:color w:val="000000"/>
                <w:sz w:val="16"/>
                <w:szCs w:val="16"/>
                <w:rPrChange w:id="3200" w:author="Alotaibi, Raed" w:date="2019-07-12T12:49:00Z">
                  <w:rPr>
                    <w:rFonts w:ascii="Calibri" w:eastAsia="Times New Roman" w:hAnsi="Calibri" w:cs="Calibri"/>
                    <w:color w:val="000000"/>
                  </w:rPr>
                </w:rPrChange>
              </w:rPr>
              <w:pPrChange w:id="32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42B07197" w14:textId="2E068502" w:rsidR="00976EB1" w:rsidRPr="00976EB1" w:rsidRDefault="00976EB1" w:rsidP="00976EB1">
            <w:pPr>
              <w:spacing w:after="0" w:line="276" w:lineRule="auto"/>
              <w:jc w:val="right"/>
              <w:rPr>
                <w:rFonts w:eastAsia="Times New Roman" w:cstheme="minorHAnsi"/>
                <w:color w:val="000000"/>
                <w:sz w:val="16"/>
                <w:szCs w:val="16"/>
                <w:rPrChange w:id="3202" w:author="Alotaibi, Raed" w:date="2019-07-12T12:49:00Z">
                  <w:rPr>
                    <w:rFonts w:ascii="Calibri" w:eastAsia="Times New Roman" w:hAnsi="Calibri" w:cs="Calibri"/>
                    <w:color w:val="000000"/>
                  </w:rPr>
                </w:rPrChange>
              </w:rPr>
              <w:pPrChange w:id="32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4.3%</w:t>
            </w:r>
          </w:p>
        </w:tc>
      </w:tr>
      <w:tr w:rsidR="00976EB1" w:rsidRPr="00976EB1" w14:paraId="1E3450E1"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78D26D3" w14:textId="77777777" w:rsidR="00976EB1" w:rsidRPr="00976EB1" w:rsidRDefault="00976EB1" w:rsidP="00976EB1">
            <w:pPr>
              <w:spacing w:after="0" w:line="276" w:lineRule="auto"/>
              <w:rPr>
                <w:rFonts w:eastAsia="Times New Roman" w:cstheme="minorHAnsi"/>
                <w:b/>
                <w:bCs/>
                <w:color w:val="000000"/>
                <w:sz w:val="16"/>
                <w:szCs w:val="16"/>
                <w:rPrChange w:id="3204" w:author="Alotaibi, Raed" w:date="2019-07-12T12:51:00Z">
                  <w:rPr>
                    <w:rFonts w:ascii="Calibri" w:eastAsia="Times New Roman" w:hAnsi="Calibri" w:cs="Calibri"/>
                    <w:b/>
                    <w:bCs/>
                    <w:color w:val="000000"/>
                  </w:rPr>
                </w:rPrChange>
              </w:rPr>
              <w:pPrChange w:id="320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06" w:author="Alotaibi, Raed" w:date="2019-07-12T12:51:00Z">
                  <w:rPr>
                    <w:rFonts w:ascii="Calibri" w:eastAsia="Times New Roman" w:hAnsi="Calibri" w:cs="Calibri"/>
                    <w:b/>
                    <w:bCs/>
                    <w:color w:val="000000"/>
                  </w:rPr>
                </w:rPrChange>
              </w:rPr>
              <w:t>New Hampshire</w:t>
            </w:r>
          </w:p>
        </w:tc>
        <w:tc>
          <w:tcPr>
            <w:tcW w:w="759" w:type="dxa"/>
            <w:tcBorders>
              <w:top w:val="nil"/>
              <w:left w:val="nil"/>
              <w:bottom w:val="single" w:sz="4" w:space="0" w:color="auto"/>
              <w:right w:val="single" w:sz="4" w:space="0" w:color="auto"/>
            </w:tcBorders>
            <w:shd w:val="clear" w:color="auto" w:fill="auto"/>
            <w:noWrap/>
            <w:vAlign w:val="bottom"/>
            <w:hideMark/>
          </w:tcPr>
          <w:p w14:paraId="6D17328F" w14:textId="77777777" w:rsidR="00976EB1" w:rsidRPr="00976EB1" w:rsidRDefault="00976EB1" w:rsidP="00976EB1">
            <w:pPr>
              <w:spacing w:after="0" w:line="276" w:lineRule="auto"/>
              <w:jc w:val="right"/>
              <w:rPr>
                <w:rFonts w:eastAsia="Times New Roman" w:cstheme="minorHAnsi"/>
                <w:color w:val="000000"/>
                <w:sz w:val="16"/>
                <w:szCs w:val="16"/>
                <w:rPrChange w:id="3207" w:author="Alotaibi, Raed" w:date="2019-07-12T12:49:00Z">
                  <w:rPr>
                    <w:rFonts w:ascii="Calibri" w:eastAsia="Times New Roman" w:hAnsi="Calibri" w:cs="Calibri"/>
                    <w:color w:val="000000"/>
                  </w:rPr>
                </w:rPrChange>
              </w:rPr>
              <w:pPrChange w:id="320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09" w:author="Alotaibi, Raed" w:date="2019-07-12T12:49:00Z">
                  <w:rPr>
                    <w:rFonts w:ascii="Calibri" w:eastAsia="Times New Roman" w:hAnsi="Calibri" w:cs="Calibri"/>
                    <w:color w:val="000000"/>
                  </w:rPr>
                </w:rPrChange>
              </w:rPr>
              <w:t>3,100</w:t>
            </w:r>
          </w:p>
        </w:tc>
        <w:tc>
          <w:tcPr>
            <w:tcW w:w="810" w:type="dxa"/>
            <w:tcBorders>
              <w:top w:val="nil"/>
              <w:left w:val="nil"/>
              <w:bottom w:val="single" w:sz="4" w:space="0" w:color="auto"/>
              <w:right w:val="single" w:sz="4" w:space="0" w:color="auto"/>
            </w:tcBorders>
            <w:shd w:val="clear" w:color="auto" w:fill="auto"/>
            <w:noWrap/>
            <w:vAlign w:val="bottom"/>
            <w:hideMark/>
          </w:tcPr>
          <w:p w14:paraId="2DFB83D9" w14:textId="77777777" w:rsidR="00976EB1" w:rsidRPr="00976EB1" w:rsidRDefault="00976EB1" w:rsidP="00976EB1">
            <w:pPr>
              <w:spacing w:after="0" w:line="276" w:lineRule="auto"/>
              <w:jc w:val="right"/>
              <w:rPr>
                <w:rFonts w:eastAsia="Times New Roman" w:cstheme="minorHAnsi"/>
                <w:color w:val="000000"/>
                <w:sz w:val="16"/>
                <w:szCs w:val="16"/>
                <w:rPrChange w:id="3210" w:author="Alotaibi, Raed" w:date="2019-07-12T12:49:00Z">
                  <w:rPr>
                    <w:rFonts w:ascii="Calibri" w:eastAsia="Times New Roman" w:hAnsi="Calibri" w:cs="Calibri"/>
                    <w:color w:val="000000"/>
                    <w:sz w:val="20"/>
                    <w:szCs w:val="20"/>
                  </w:rPr>
                </w:rPrChange>
              </w:rPr>
              <w:pPrChange w:id="32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12" w:author="Alotaibi, Raed" w:date="2019-07-12T12:49:00Z">
                  <w:rPr>
                    <w:rFonts w:ascii="Calibri" w:eastAsia="Times New Roman" w:hAnsi="Calibri" w:cs="Calibri"/>
                    <w:color w:val="000000"/>
                    <w:sz w:val="20"/>
                    <w:szCs w:val="20"/>
                  </w:rPr>
                </w:rPrChange>
              </w:rPr>
              <w:t>300</w:t>
            </w:r>
          </w:p>
        </w:tc>
        <w:tc>
          <w:tcPr>
            <w:tcW w:w="720" w:type="dxa"/>
            <w:tcBorders>
              <w:top w:val="nil"/>
              <w:left w:val="nil"/>
              <w:bottom w:val="single" w:sz="4" w:space="0" w:color="auto"/>
              <w:right w:val="single" w:sz="4" w:space="0" w:color="auto"/>
            </w:tcBorders>
            <w:shd w:val="clear" w:color="auto" w:fill="auto"/>
            <w:noWrap/>
            <w:vAlign w:val="bottom"/>
            <w:hideMark/>
          </w:tcPr>
          <w:p w14:paraId="24FDE4E4" w14:textId="77777777" w:rsidR="00976EB1" w:rsidRPr="00976EB1" w:rsidRDefault="00976EB1" w:rsidP="00976EB1">
            <w:pPr>
              <w:spacing w:after="0" w:line="276" w:lineRule="auto"/>
              <w:jc w:val="right"/>
              <w:rPr>
                <w:rFonts w:eastAsia="Times New Roman" w:cstheme="minorHAnsi"/>
                <w:color w:val="000000"/>
                <w:sz w:val="16"/>
                <w:szCs w:val="16"/>
                <w:rPrChange w:id="3213" w:author="Alotaibi, Raed" w:date="2019-07-12T12:49:00Z">
                  <w:rPr>
                    <w:rFonts w:ascii="Calibri" w:eastAsia="Times New Roman" w:hAnsi="Calibri" w:cs="Calibri"/>
                    <w:color w:val="000000"/>
                    <w:sz w:val="20"/>
                    <w:szCs w:val="20"/>
                  </w:rPr>
                </w:rPrChange>
              </w:rPr>
              <w:pPrChange w:id="32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15" w:author="Alotaibi, Raed" w:date="2019-07-12T12:49:00Z">
                  <w:rPr>
                    <w:rFonts w:ascii="Calibri" w:eastAsia="Times New Roman" w:hAnsi="Calibri" w:cs="Calibri"/>
                    <w:color w:val="000000"/>
                    <w:sz w:val="20"/>
                    <w:szCs w:val="20"/>
                  </w:rPr>
                </w:rPrChange>
              </w:rPr>
              <w:t>9.7%</w:t>
            </w:r>
          </w:p>
        </w:tc>
        <w:tc>
          <w:tcPr>
            <w:tcW w:w="900" w:type="dxa"/>
            <w:tcBorders>
              <w:top w:val="nil"/>
              <w:left w:val="nil"/>
              <w:bottom w:val="single" w:sz="4" w:space="0" w:color="auto"/>
              <w:right w:val="single" w:sz="4" w:space="0" w:color="auto"/>
            </w:tcBorders>
            <w:shd w:val="clear" w:color="auto" w:fill="auto"/>
            <w:noWrap/>
            <w:vAlign w:val="bottom"/>
            <w:hideMark/>
          </w:tcPr>
          <w:p w14:paraId="3B42B620" w14:textId="77777777" w:rsidR="00976EB1" w:rsidRPr="00976EB1" w:rsidRDefault="00976EB1" w:rsidP="00976EB1">
            <w:pPr>
              <w:spacing w:after="0" w:line="276" w:lineRule="auto"/>
              <w:jc w:val="right"/>
              <w:rPr>
                <w:rFonts w:eastAsia="Times New Roman" w:cstheme="minorHAnsi"/>
                <w:color w:val="000000"/>
                <w:sz w:val="16"/>
                <w:szCs w:val="16"/>
                <w:rPrChange w:id="3216" w:author="Alotaibi, Raed" w:date="2019-07-12T12:49:00Z">
                  <w:rPr>
                    <w:rFonts w:ascii="Calibri" w:eastAsia="Times New Roman" w:hAnsi="Calibri" w:cs="Calibri"/>
                    <w:color w:val="000000"/>
                  </w:rPr>
                </w:rPrChange>
              </w:rPr>
              <w:pPrChange w:id="321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18" w:author="Alotaibi, Raed" w:date="2019-07-12T12:49:00Z">
                  <w:rPr>
                    <w:rFonts w:ascii="Calibri" w:eastAsia="Times New Roman" w:hAnsi="Calibri" w:cs="Calibri"/>
                    <w:color w:val="000000"/>
                  </w:rPr>
                </w:rPrChange>
              </w:rPr>
              <w:t>3,000</w:t>
            </w:r>
          </w:p>
        </w:tc>
        <w:tc>
          <w:tcPr>
            <w:tcW w:w="810" w:type="dxa"/>
            <w:tcBorders>
              <w:top w:val="nil"/>
              <w:left w:val="nil"/>
              <w:bottom w:val="single" w:sz="4" w:space="0" w:color="auto"/>
              <w:right w:val="single" w:sz="4" w:space="0" w:color="auto"/>
            </w:tcBorders>
            <w:shd w:val="clear" w:color="auto" w:fill="auto"/>
            <w:noWrap/>
            <w:hideMark/>
          </w:tcPr>
          <w:p w14:paraId="0951C56A" w14:textId="0F3BFA1A" w:rsidR="00976EB1" w:rsidRPr="00976EB1" w:rsidRDefault="00976EB1" w:rsidP="00976EB1">
            <w:pPr>
              <w:spacing w:after="0" w:line="276" w:lineRule="auto"/>
              <w:jc w:val="right"/>
              <w:rPr>
                <w:rFonts w:eastAsia="Times New Roman" w:cstheme="minorHAnsi"/>
                <w:color w:val="000000"/>
                <w:sz w:val="16"/>
                <w:szCs w:val="16"/>
                <w:rPrChange w:id="3219" w:author="Alotaibi, Raed" w:date="2019-07-12T12:49:00Z">
                  <w:rPr>
                    <w:rFonts w:ascii="Calibri" w:eastAsia="Times New Roman" w:hAnsi="Calibri" w:cs="Calibri"/>
                    <w:color w:val="000000"/>
                  </w:rPr>
                </w:rPrChange>
              </w:rPr>
              <w:pPrChange w:id="32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615" w:type="dxa"/>
            <w:tcBorders>
              <w:top w:val="nil"/>
              <w:left w:val="nil"/>
              <w:bottom w:val="single" w:sz="4" w:space="0" w:color="auto"/>
              <w:right w:val="single" w:sz="4" w:space="0" w:color="auto"/>
            </w:tcBorders>
            <w:shd w:val="clear" w:color="auto" w:fill="auto"/>
            <w:noWrap/>
            <w:hideMark/>
          </w:tcPr>
          <w:p w14:paraId="210F3A8B" w14:textId="2DAF6C08" w:rsidR="00976EB1" w:rsidRPr="00976EB1" w:rsidRDefault="00976EB1" w:rsidP="00976EB1">
            <w:pPr>
              <w:spacing w:after="0" w:line="276" w:lineRule="auto"/>
              <w:jc w:val="right"/>
              <w:rPr>
                <w:rFonts w:eastAsia="Times New Roman" w:cstheme="minorHAnsi"/>
                <w:color w:val="000000"/>
                <w:sz w:val="16"/>
                <w:szCs w:val="16"/>
                <w:rPrChange w:id="3221" w:author="Alotaibi, Raed" w:date="2019-07-12T12:49:00Z">
                  <w:rPr>
                    <w:rFonts w:ascii="Calibri" w:eastAsia="Times New Roman" w:hAnsi="Calibri" w:cs="Calibri"/>
                    <w:color w:val="000000"/>
                  </w:rPr>
                </w:rPrChange>
              </w:rPr>
              <w:pPrChange w:id="32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59" w:type="dxa"/>
            <w:tcBorders>
              <w:top w:val="nil"/>
              <w:left w:val="nil"/>
              <w:bottom w:val="single" w:sz="4" w:space="0" w:color="auto"/>
              <w:right w:val="single" w:sz="4" w:space="0" w:color="auto"/>
            </w:tcBorders>
            <w:shd w:val="clear" w:color="auto" w:fill="auto"/>
            <w:noWrap/>
            <w:hideMark/>
          </w:tcPr>
          <w:p w14:paraId="6045A177" w14:textId="7A303CCE" w:rsidR="00976EB1" w:rsidRPr="00976EB1" w:rsidRDefault="00976EB1" w:rsidP="00976EB1">
            <w:pPr>
              <w:spacing w:after="0" w:line="276" w:lineRule="auto"/>
              <w:jc w:val="right"/>
              <w:rPr>
                <w:rFonts w:eastAsia="Times New Roman" w:cstheme="minorHAnsi"/>
                <w:color w:val="000000"/>
                <w:sz w:val="16"/>
                <w:szCs w:val="16"/>
                <w:rPrChange w:id="3223" w:author="Alotaibi, Raed" w:date="2019-07-12T12:49:00Z">
                  <w:rPr>
                    <w:rFonts w:ascii="Calibri" w:eastAsia="Times New Roman" w:hAnsi="Calibri" w:cs="Calibri"/>
                    <w:color w:val="000000"/>
                  </w:rPr>
                </w:rPrChange>
              </w:rPr>
              <w:pPrChange w:id="32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6A502A32" w14:textId="4DDBC973" w:rsidR="00976EB1" w:rsidRPr="00976EB1" w:rsidRDefault="00976EB1" w:rsidP="00976EB1">
            <w:pPr>
              <w:spacing w:after="0" w:line="276" w:lineRule="auto"/>
              <w:jc w:val="right"/>
              <w:rPr>
                <w:rFonts w:eastAsia="Times New Roman" w:cstheme="minorHAnsi"/>
                <w:color w:val="000000"/>
                <w:sz w:val="16"/>
                <w:szCs w:val="16"/>
                <w:rPrChange w:id="3225" w:author="Alotaibi, Raed" w:date="2019-07-12T12:49:00Z">
                  <w:rPr>
                    <w:rFonts w:ascii="Calibri" w:eastAsia="Times New Roman" w:hAnsi="Calibri" w:cs="Calibri"/>
                    <w:color w:val="000000"/>
                  </w:rPr>
                </w:rPrChange>
              </w:rPr>
              <w:pPrChange w:id="32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206FA372" w14:textId="49D7FD8B" w:rsidR="00976EB1" w:rsidRPr="00976EB1" w:rsidRDefault="00976EB1" w:rsidP="00976EB1">
            <w:pPr>
              <w:spacing w:after="0" w:line="276" w:lineRule="auto"/>
              <w:jc w:val="right"/>
              <w:rPr>
                <w:rFonts w:eastAsia="Times New Roman" w:cstheme="minorHAnsi"/>
                <w:color w:val="000000"/>
                <w:sz w:val="16"/>
                <w:szCs w:val="16"/>
                <w:rPrChange w:id="3227" w:author="Alotaibi, Raed" w:date="2019-07-12T12:49:00Z">
                  <w:rPr>
                    <w:rFonts w:ascii="Calibri" w:eastAsia="Times New Roman" w:hAnsi="Calibri" w:cs="Calibri"/>
                    <w:color w:val="000000"/>
                  </w:rPr>
                </w:rPrChange>
              </w:rPr>
              <w:pPrChange w:id="32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c>
          <w:tcPr>
            <w:tcW w:w="759" w:type="dxa"/>
            <w:tcBorders>
              <w:top w:val="nil"/>
              <w:left w:val="nil"/>
              <w:bottom w:val="single" w:sz="4" w:space="0" w:color="auto"/>
              <w:right w:val="single" w:sz="4" w:space="0" w:color="auto"/>
            </w:tcBorders>
            <w:shd w:val="clear" w:color="auto" w:fill="auto"/>
            <w:noWrap/>
            <w:hideMark/>
          </w:tcPr>
          <w:p w14:paraId="75DE19BD" w14:textId="28327F4E" w:rsidR="00976EB1" w:rsidRPr="00976EB1" w:rsidRDefault="00976EB1" w:rsidP="00976EB1">
            <w:pPr>
              <w:spacing w:after="0" w:line="276" w:lineRule="auto"/>
              <w:jc w:val="right"/>
              <w:rPr>
                <w:rFonts w:eastAsia="Times New Roman" w:cstheme="minorHAnsi"/>
                <w:color w:val="000000"/>
                <w:sz w:val="16"/>
                <w:szCs w:val="16"/>
                <w:rPrChange w:id="3229" w:author="Alotaibi, Raed" w:date="2019-07-12T12:49:00Z">
                  <w:rPr>
                    <w:rFonts w:ascii="Calibri" w:eastAsia="Times New Roman" w:hAnsi="Calibri" w:cs="Calibri"/>
                    <w:color w:val="000000"/>
                  </w:rPr>
                </w:rPrChange>
              </w:rPr>
              <w:pPrChange w:id="32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-3.2%</w:t>
            </w:r>
          </w:p>
        </w:tc>
        <w:tc>
          <w:tcPr>
            <w:tcW w:w="861" w:type="dxa"/>
            <w:tcBorders>
              <w:top w:val="nil"/>
              <w:left w:val="nil"/>
              <w:bottom w:val="single" w:sz="4" w:space="0" w:color="auto"/>
              <w:right w:val="single" w:sz="4" w:space="0" w:color="auto"/>
            </w:tcBorders>
            <w:shd w:val="clear" w:color="auto" w:fill="auto"/>
            <w:noWrap/>
            <w:hideMark/>
          </w:tcPr>
          <w:p w14:paraId="648E52E1" w14:textId="2E94F806" w:rsidR="00976EB1" w:rsidRPr="00976EB1" w:rsidRDefault="00976EB1" w:rsidP="00976EB1">
            <w:pPr>
              <w:spacing w:after="0" w:line="276" w:lineRule="auto"/>
              <w:jc w:val="right"/>
              <w:rPr>
                <w:rFonts w:eastAsia="Times New Roman" w:cstheme="minorHAnsi"/>
                <w:color w:val="000000"/>
                <w:sz w:val="16"/>
                <w:szCs w:val="16"/>
                <w:rPrChange w:id="3231" w:author="Alotaibi, Raed" w:date="2019-07-12T12:49:00Z">
                  <w:rPr>
                    <w:rFonts w:ascii="Calibri" w:eastAsia="Times New Roman" w:hAnsi="Calibri" w:cs="Calibri"/>
                    <w:color w:val="000000"/>
                  </w:rPr>
                </w:rPrChange>
              </w:rPr>
              <w:pPrChange w:id="32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430E7F3E" w14:textId="0C706DF6" w:rsidR="00976EB1" w:rsidRPr="00976EB1" w:rsidRDefault="00976EB1" w:rsidP="00976EB1">
            <w:pPr>
              <w:spacing w:after="0" w:line="276" w:lineRule="auto"/>
              <w:jc w:val="right"/>
              <w:rPr>
                <w:rFonts w:eastAsia="Times New Roman" w:cstheme="minorHAnsi"/>
                <w:color w:val="000000"/>
                <w:sz w:val="16"/>
                <w:szCs w:val="16"/>
                <w:rPrChange w:id="3233" w:author="Alotaibi, Raed" w:date="2019-07-12T12:49:00Z">
                  <w:rPr>
                    <w:rFonts w:ascii="Calibri" w:eastAsia="Times New Roman" w:hAnsi="Calibri" w:cs="Calibri"/>
                    <w:color w:val="000000"/>
                  </w:rPr>
                </w:rPrChange>
              </w:rPr>
              <w:pPrChange w:id="32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w:t>
            </w:r>
          </w:p>
        </w:tc>
      </w:tr>
      <w:tr w:rsidR="00976EB1" w:rsidRPr="00976EB1" w14:paraId="0B46466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80F9C08" w14:textId="77777777" w:rsidR="00976EB1" w:rsidRPr="00976EB1" w:rsidRDefault="00976EB1" w:rsidP="00976EB1">
            <w:pPr>
              <w:spacing w:after="0" w:line="276" w:lineRule="auto"/>
              <w:rPr>
                <w:rFonts w:eastAsia="Times New Roman" w:cstheme="minorHAnsi"/>
                <w:b/>
                <w:bCs/>
                <w:color w:val="000000"/>
                <w:sz w:val="16"/>
                <w:szCs w:val="16"/>
                <w:rPrChange w:id="3235" w:author="Alotaibi, Raed" w:date="2019-07-12T12:51:00Z">
                  <w:rPr>
                    <w:rFonts w:ascii="Calibri" w:eastAsia="Times New Roman" w:hAnsi="Calibri" w:cs="Calibri"/>
                    <w:b/>
                    <w:bCs/>
                    <w:color w:val="000000"/>
                  </w:rPr>
                </w:rPrChange>
              </w:rPr>
              <w:pPrChange w:id="323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37" w:author="Alotaibi, Raed" w:date="2019-07-12T12:51:00Z">
                  <w:rPr>
                    <w:rFonts w:ascii="Calibri" w:eastAsia="Times New Roman" w:hAnsi="Calibri" w:cs="Calibri"/>
                    <w:b/>
                    <w:bCs/>
                    <w:color w:val="000000"/>
                  </w:rPr>
                </w:rPrChange>
              </w:rPr>
              <w:t>New Jersey</w:t>
            </w:r>
          </w:p>
        </w:tc>
        <w:tc>
          <w:tcPr>
            <w:tcW w:w="759" w:type="dxa"/>
            <w:tcBorders>
              <w:top w:val="nil"/>
              <w:left w:val="nil"/>
              <w:bottom w:val="single" w:sz="4" w:space="0" w:color="auto"/>
              <w:right w:val="single" w:sz="4" w:space="0" w:color="auto"/>
            </w:tcBorders>
            <w:shd w:val="clear" w:color="auto" w:fill="auto"/>
            <w:noWrap/>
            <w:vAlign w:val="bottom"/>
            <w:hideMark/>
          </w:tcPr>
          <w:p w14:paraId="69E1C601" w14:textId="77777777" w:rsidR="00976EB1" w:rsidRPr="00976EB1" w:rsidRDefault="00976EB1" w:rsidP="00976EB1">
            <w:pPr>
              <w:spacing w:after="0" w:line="276" w:lineRule="auto"/>
              <w:jc w:val="right"/>
              <w:rPr>
                <w:rFonts w:eastAsia="Times New Roman" w:cstheme="minorHAnsi"/>
                <w:color w:val="000000"/>
                <w:sz w:val="16"/>
                <w:szCs w:val="16"/>
                <w:rPrChange w:id="3238" w:author="Alotaibi, Raed" w:date="2019-07-12T12:49:00Z">
                  <w:rPr>
                    <w:rFonts w:ascii="Calibri" w:eastAsia="Times New Roman" w:hAnsi="Calibri" w:cs="Calibri"/>
                    <w:color w:val="000000"/>
                  </w:rPr>
                </w:rPrChange>
              </w:rPr>
              <w:pPrChange w:id="323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40" w:author="Alotaibi, Raed" w:date="2019-07-12T12:49:00Z">
                  <w:rPr>
                    <w:rFonts w:ascii="Calibri" w:eastAsia="Times New Roman" w:hAnsi="Calibri" w:cs="Calibri"/>
                    <w:color w:val="000000"/>
                  </w:rPr>
                </w:rPrChange>
              </w:rPr>
              <w:t>22,300</w:t>
            </w:r>
          </w:p>
        </w:tc>
        <w:tc>
          <w:tcPr>
            <w:tcW w:w="810" w:type="dxa"/>
            <w:tcBorders>
              <w:top w:val="nil"/>
              <w:left w:val="nil"/>
              <w:bottom w:val="single" w:sz="4" w:space="0" w:color="auto"/>
              <w:right w:val="single" w:sz="4" w:space="0" w:color="auto"/>
            </w:tcBorders>
            <w:shd w:val="clear" w:color="auto" w:fill="auto"/>
            <w:noWrap/>
            <w:vAlign w:val="bottom"/>
            <w:hideMark/>
          </w:tcPr>
          <w:p w14:paraId="1576122C" w14:textId="77777777" w:rsidR="00976EB1" w:rsidRPr="00976EB1" w:rsidRDefault="00976EB1" w:rsidP="00976EB1">
            <w:pPr>
              <w:spacing w:after="0" w:line="276" w:lineRule="auto"/>
              <w:jc w:val="right"/>
              <w:rPr>
                <w:rFonts w:eastAsia="Times New Roman" w:cstheme="minorHAnsi"/>
                <w:color w:val="000000"/>
                <w:sz w:val="16"/>
                <w:szCs w:val="16"/>
                <w:rPrChange w:id="3241" w:author="Alotaibi, Raed" w:date="2019-07-12T12:49:00Z">
                  <w:rPr>
                    <w:rFonts w:ascii="Calibri" w:eastAsia="Times New Roman" w:hAnsi="Calibri" w:cs="Calibri"/>
                    <w:color w:val="000000"/>
                    <w:sz w:val="20"/>
                    <w:szCs w:val="20"/>
                  </w:rPr>
                </w:rPrChange>
              </w:rPr>
              <w:pPrChange w:id="32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43" w:author="Alotaibi, Raed" w:date="2019-07-12T12:49:00Z">
                  <w:rPr>
                    <w:rFonts w:ascii="Calibri" w:eastAsia="Times New Roman" w:hAnsi="Calibri" w:cs="Calibri"/>
                    <w:color w:val="000000"/>
                    <w:sz w:val="20"/>
                    <w:szCs w:val="20"/>
                  </w:rPr>
                </w:rPrChange>
              </w:rPr>
              <w:t>5,400</w:t>
            </w:r>
          </w:p>
        </w:tc>
        <w:tc>
          <w:tcPr>
            <w:tcW w:w="720" w:type="dxa"/>
            <w:tcBorders>
              <w:top w:val="nil"/>
              <w:left w:val="nil"/>
              <w:bottom w:val="single" w:sz="4" w:space="0" w:color="auto"/>
              <w:right w:val="single" w:sz="4" w:space="0" w:color="auto"/>
            </w:tcBorders>
            <w:shd w:val="clear" w:color="auto" w:fill="auto"/>
            <w:noWrap/>
            <w:vAlign w:val="bottom"/>
            <w:hideMark/>
          </w:tcPr>
          <w:p w14:paraId="6DA3D47C" w14:textId="77777777" w:rsidR="00976EB1" w:rsidRPr="00976EB1" w:rsidRDefault="00976EB1" w:rsidP="00976EB1">
            <w:pPr>
              <w:spacing w:after="0" w:line="276" w:lineRule="auto"/>
              <w:jc w:val="right"/>
              <w:rPr>
                <w:rFonts w:eastAsia="Times New Roman" w:cstheme="minorHAnsi"/>
                <w:color w:val="000000"/>
                <w:sz w:val="16"/>
                <w:szCs w:val="16"/>
                <w:rPrChange w:id="3244" w:author="Alotaibi, Raed" w:date="2019-07-12T12:49:00Z">
                  <w:rPr>
                    <w:rFonts w:ascii="Calibri" w:eastAsia="Times New Roman" w:hAnsi="Calibri" w:cs="Calibri"/>
                    <w:color w:val="000000"/>
                    <w:sz w:val="20"/>
                    <w:szCs w:val="20"/>
                  </w:rPr>
                </w:rPrChange>
              </w:rPr>
              <w:pPrChange w:id="32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46" w:author="Alotaibi, Raed" w:date="2019-07-12T12:49:00Z">
                  <w:rPr>
                    <w:rFonts w:ascii="Calibri" w:eastAsia="Times New Roman" w:hAnsi="Calibri" w:cs="Calibri"/>
                    <w:color w:val="000000"/>
                    <w:sz w:val="20"/>
                    <w:szCs w:val="20"/>
                  </w:rPr>
                </w:rPrChange>
              </w:rPr>
              <w:t>24.2%</w:t>
            </w:r>
          </w:p>
        </w:tc>
        <w:tc>
          <w:tcPr>
            <w:tcW w:w="900" w:type="dxa"/>
            <w:tcBorders>
              <w:top w:val="nil"/>
              <w:left w:val="nil"/>
              <w:bottom w:val="single" w:sz="4" w:space="0" w:color="auto"/>
              <w:right w:val="single" w:sz="4" w:space="0" w:color="auto"/>
            </w:tcBorders>
            <w:shd w:val="clear" w:color="auto" w:fill="auto"/>
            <w:noWrap/>
            <w:vAlign w:val="bottom"/>
            <w:hideMark/>
          </w:tcPr>
          <w:p w14:paraId="411B8338" w14:textId="77777777" w:rsidR="00976EB1" w:rsidRPr="00976EB1" w:rsidRDefault="00976EB1" w:rsidP="00976EB1">
            <w:pPr>
              <w:spacing w:after="0" w:line="276" w:lineRule="auto"/>
              <w:jc w:val="right"/>
              <w:rPr>
                <w:rFonts w:eastAsia="Times New Roman" w:cstheme="minorHAnsi"/>
                <w:color w:val="000000"/>
                <w:sz w:val="16"/>
                <w:szCs w:val="16"/>
                <w:rPrChange w:id="3247" w:author="Alotaibi, Raed" w:date="2019-07-12T12:49:00Z">
                  <w:rPr>
                    <w:rFonts w:ascii="Calibri" w:eastAsia="Times New Roman" w:hAnsi="Calibri" w:cs="Calibri"/>
                    <w:color w:val="000000"/>
                  </w:rPr>
                </w:rPrChange>
              </w:rPr>
              <w:pPrChange w:id="324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49" w:author="Alotaibi, Raed" w:date="2019-07-12T12:49:00Z">
                  <w:rPr>
                    <w:rFonts w:ascii="Calibri" w:eastAsia="Times New Roman" w:hAnsi="Calibri" w:cs="Calibri"/>
                    <w:color w:val="000000"/>
                  </w:rPr>
                </w:rPrChange>
              </w:rPr>
              <w:t>17,300</w:t>
            </w:r>
          </w:p>
        </w:tc>
        <w:tc>
          <w:tcPr>
            <w:tcW w:w="810" w:type="dxa"/>
            <w:tcBorders>
              <w:top w:val="nil"/>
              <w:left w:val="nil"/>
              <w:bottom w:val="single" w:sz="4" w:space="0" w:color="auto"/>
              <w:right w:val="single" w:sz="4" w:space="0" w:color="auto"/>
            </w:tcBorders>
            <w:shd w:val="clear" w:color="auto" w:fill="auto"/>
            <w:noWrap/>
            <w:hideMark/>
          </w:tcPr>
          <w:p w14:paraId="5785E404" w14:textId="70EB0284" w:rsidR="00976EB1" w:rsidRPr="00976EB1" w:rsidRDefault="00976EB1" w:rsidP="00976EB1">
            <w:pPr>
              <w:spacing w:after="0" w:line="276" w:lineRule="auto"/>
              <w:jc w:val="right"/>
              <w:rPr>
                <w:rFonts w:eastAsia="Times New Roman" w:cstheme="minorHAnsi"/>
                <w:color w:val="000000"/>
                <w:sz w:val="16"/>
                <w:szCs w:val="16"/>
                <w:rPrChange w:id="3250" w:author="Alotaibi, Raed" w:date="2019-07-12T12:49:00Z">
                  <w:rPr>
                    <w:rFonts w:ascii="Calibri" w:eastAsia="Times New Roman" w:hAnsi="Calibri" w:cs="Calibri"/>
                    <w:color w:val="000000"/>
                  </w:rPr>
                </w:rPrChange>
              </w:rPr>
              <w:pPrChange w:id="32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4,200</w:t>
            </w:r>
          </w:p>
        </w:tc>
        <w:tc>
          <w:tcPr>
            <w:tcW w:w="615" w:type="dxa"/>
            <w:tcBorders>
              <w:top w:val="nil"/>
              <w:left w:val="nil"/>
              <w:bottom w:val="single" w:sz="4" w:space="0" w:color="auto"/>
              <w:right w:val="single" w:sz="4" w:space="0" w:color="auto"/>
            </w:tcBorders>
            <w:shd w:val="clear" w:color="auto" w:fill="auto"/>
            <w:noWrap/>
            <w:hideMark/>
          </w:tcPr>
          <w:p w14:paraId="46896424" w14:textId="77E6EA17" w:rsidR="00976EB1" w:rsidRPr="00976EB1" w:rsidRDefault="00976EB1" w:rsidP="00976EB1">
            <w:pPr>
              <w:spacing w:after="0" w:line="276" w:lineRule="auto"/>
              <w:jc w:val="right"/>
              <w:rPr>
                <w:rFonts w:eastAsia="Times New Roman" w:cstheme="minorHAnsi"/>
                <w:color w:val="000000"/>
                <w:sz w:val="16"/>
                <w:szCs w:val="16"/>
                <w:rPrChange w:id="3252" w:author="Alotaibi, Raed" w:date="2019-07-12T12:49:00Z">
                  <w:rPr>
                    <w:rFonts w:ascii="Calibri" w:eastAsia="Times New Roman" w:hAnsi="Calibri" w:cs="Calibri"/>
                    <w:color w:val="000000"/>
                  </w:rPr>
                </w:rPrChange>
              </w:rPr>
              <w:pPrChange w:id="32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24.3%</w:t>
            </w:r>
          </w:p>
        </w:tc>
        <w:tc>
          <w:tcPr>
            <w:tcW w:w="759" w:type="dxa"/>
            <w:tcBorders>
              <w:top w:val="nil"/>
              <w:left w:val="nil"/>
              <w:bottom w:val="single" w:sz="4" w:space="0" w:color="auto"/>
              <w:right w:val="single" w:sz="4" w:space="0" w:color="auto"/>
            </w:tcBorders>
            <w:shd w:val="clear" w:color="auto" w:fill="auto"/>
            <w:noWrap/>
            <w:hideMark/>
          </w:tcPr>
          <w:p w14:paraId="1FD38821" w14:textId="13C47579" w:rsidR="00976EB1" w:rsidRPr="00976EB1" w:rsidRDefault="00976EB1" w:rsidP="00976EB1">
            <w:pPr>
              <w:spacing w:after="0" w:line="276" w:lineRule="auto"/>
              <w:jc w:val="right"/>
              <w:rPr>
                <w:rFonts w:eastAsia="Times New Roman" w:cstheme="minorHAnsi"/>
                <w:color w:val="000000"/>
                <w:sz w:val="16"/>
                <w:szCs w:val="16"/>
                <w:rPrChange w:id="3254" w:author="Alotaibi, Raed" w:date="2019-07-12T12:49:00Z">
                  <w:rPr>
                    <w:rFonts w:ascii="Calibri" w:eastAsia="Times New Roman" w:hAnsi="Calibri" w:cs="Calibri"/>
                    <w:color w:val="000000"/>
                  </w:rPr>
                </w:rPrChange>
              </w:rPr>
              <w:pPrChange w:id="32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-5,000</w:t>
            </w:r>
          </w:p>
        </w:tc>
        <w:tc>
          <w:tcPr>
            <w:tcW w:w="786" w:type="dxa"/>
            <w:tcBorders>
              <w:top w:val="nil"/>
              <w:left w:val="nil"/>
              <w:bottom w:val="single" w:sz="4" w:space="0" w:color="auto"/>
              <w:right w:val="single" w:sz="4" w:space="0" w:color="auto"/>
            </w:tcBorders>
            <w:shd w:val="clear" w:color="auto" w:fill="auto"/>
            <w:noWrap/>
            <w:hideMark/>
          </w:tcPr>
          <w:p w14:paraId="111A25AB" w14:textId="648CA69D" w:rsidR="00976EB1" w:rsidRPr="00976EB1" w:rsidRDefault="00976EB1" w:rsidP="00976EB1">
            <w:pPr>
              <w:spacing w:after="0" w:line="276" w:lineRule="auto"/>
              <w:jc w:val="right"/>
              <w:rPr>
                <w:rFonts w:eastAsia="Times New Roman" w:cstheme="minorHAnsi"/>
                <w:color w:val="000000"/>
                <w:sz w:val="16"/>
                <w:szCs w:val="16"/>
                <w:rPrChange w:id="3256" w:author="Alotaibi, Raed" w:date="2019-07-12T12:49:00Z">
                  <w:rPr>
                    <w:rFonts w:ascii="Calibri" w:eastAsia="Times New Roman" w:hAnsi="Calibri" w:cs="Calibri"/>
                    <w:color w:val="000000"/>
                  </w:rPr>
                </w:rPrChange>
              </w:rPr>
              <w:pPrChange w:id="32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810" w:type="dxa"/>
            <w:tcBorders>
              <w:top w:val="nil"/>
              <w:left w:val="nil"/>
              <w:bottom w:val="single" w:sz="4" w:space="0" w:color="auto"/>
              <w:right w:val="single" w:sz="4" w:space="0" w:color="auto"/>
            </w:tcBorders>
            <w:shd w:val="clear" w:color="auto" w:fill="auto"/>
            <w:noWrap/>
            <w:hideMark/>
          </w:tcPr>
          <w:p w14:paraId="3323D622" w14:textId="03BAF55B" w:rsidR="00976EB1" w:rsidRPr="00976EB1" w:rsidRDefault="00976EB1" w:rsidP="00976EB1">
            <w:pPr>
              <w:spacing w:after="0" w:line="276" w:lineRule="auto"/>
              <w:jc w:val="right"/>
              <w:rPr>
                <w:rFonts w:eastAsia="Times New Roman" w:cstheme="minorHAnsi"/>
                <w:color w:val="000000"/>
                <w:sz w:val="16"/>
                <w:szCs w:val="16"/>
                <w:rPrChange w:id="3258" w:author="Alotaibi, Raed" w:date="2019-07-12T12:49:00Z">
                  <w:rPr>
                    <w:rFonts w:ascii="Calibri" w:eastAsia="Times New Roman" w:hAnsi="Calibri" w:cs="Calibri"/>
                    <w:color w:val="000000"/>
                  </w:rPr>
                </w:rPrChange>
              </w:rPr>
              <w:pPrChange w:id="32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00DA94FF" w14:textId="1E1634EF" w:rsidR="00976EB1" w:rsidRPr="00976EB1" w:rsidRDefault="00976EB1" w:rsidP="00976EB1">
            <w:pPr>
              <w:spacing w:after="0" w:line="276" w:lineRule="auto"/>
              <w:jc w:val="right"/>
              <w:rPr>
                <w:rFonts w:eastAsia="Times New Roman" w:cstheme="minorHAnsi"/>
                <w:color w:val="000000"/>
                <w:sz w:val="16"/>
                <w:szCs w:val="16"/>
                <w:rPrChange w:id="3260" w:author="Alotaibi, Raed" w:date="2019-07-12T12:49:00Z">
                  <w:rPr>
                    <w:rFonts w:ascii="Calibri" w:eastAsia="Times New Roman" w:hAnsi="Calibri" w:cs="Calibri"/>
                    <w:color w:val="000000"/>
                  </w:rPr>
                </w:rPrChange>
              </w:rPr>
              <w:pPrChange w:id="32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-22.4%</w:t>
            </w:r>
          </w:p>
        </w:tc>
        <w:tc>
          <w:tcPr>
            <w:tcW w:w="861" w:type="dxa"/>
            <w:tcBorders>
              <w:top w:val="nil"/>
              <w:left w:val="nil"/>
              <w:bottom w:val="single" w:sz="4" w:space="0" w:color="auto"/>
              <w:right w:val="single" w:sz="4" w:space="0" w:color="auto"/>
            </w:tcBorders>
            <w:shd w:val="clear" w:color="auto" w:fill="auto"/>
            <w:noWrap/>
            <w:hideMark/>
          </w:tcPr>
          <w:p w14:paraId="5C92A86B" w14:textId="02F197CF" w:rsidR="00976EB1" w:rsidRPr="00976EB1" w:rsidRDefault="00976EB1" w:rsidP="00976EB1">
            <w:pPr>
              <w:spacing w:after="0" w:line="276" w:lineRule="auto"/>
              <w:jc w:val="right"/>
              <w:rPr>
                <w:rFonts w:eastAsia="Times New Roman" w:cstheme="minorHAnsi"/>
                <w:color w:val="000000"/>
                <w:sz w:val="16"/>
                <w:szCs w:val="16"/>
                <w:rPrChange w:id="3262" w:author="Alotaibi, Raed" w:date="2019-07-12T12:49:00Z">
                  <w:rPr>
                    <w:rFonts w:ascii="Calibri" w:eastAsia="Times New Roman" w:hAnsi="Calibri" w:cs="Calibri"/>
                    <w:color w:val="000000"/>
                  </w:rPr>
                </w:rPrChange>
              </w:rPr>
              <w:pPrChange w:id="32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-22.2%</w:t>
            </w:r>
          </w:p>
        </w:tc>
        <w:tc>
          <w:tcPr>
            <w:tcW w:w="810" w:type="dxa"/>
            <w:tcBorders>
              <w:top w:val="nil"/>
              <w:left w:val="nil"/>
              <w:bottom w:val="single" w:sz="4" w:space="0" w:color="auto"/>
              <w:right w:val="single" w:sz="4" w:space="0" w:color="auto"/>
            </w:tcBorders>
            <w:shd w:val="clear" w:color="auto" w:fill="auto"/>
            <w:noWrap/>
            <w:hideMark/>
          </w:tcPr>
          <w:p w14:paraId="0153EA0B" w14:textId="4A0DA1D8" w:rsidR="00976EB1" w:rsidRPr="00976EB1" w:rsidRDefault="00976EB1" w:rsidP="00976EB1">
            <w:pPr>
              <w:spacing w:after="0" w:line="276" w:lineRule="auto"/>
              <w:jc w:val="right"/>
              <w:rPr>
                <w:rFonts w:eastAsia="Times New Roman" w:cstheme="minorHAnsi"/>
                <w:color w:val="000000"/>
                <w:sz w:val="16"/>
                <w:szCs w:val="16"/>
                <w:rPrChange w:id="3264" w:author="Alotaibi, Raed" w:date="2019-07-12T12:49:00Z">
                  <w:rPr>
                    <w:rFonts w:ascii="Calibri" w:eastAsia="Times New Roman" w:hAnsi="Calibri" w:cs="Calibri"/>
                    <w:color w:val="000000"/>
                  </w:rPr>
                </w:rPrChange>
              </w:rPr>
              <w:pPrChange w:id="32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r>
      <w:tr w:rsidR="00976EB1" w:rsidRPr="00976EB1" w14:paraId="51093DD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20846F9" w14:textId="77777777" w:rsidR="00976EB1" w:rsidRPr="00976EB1" w:rsidRDefault="00976EB1" w:rsidP="00976EB1">
            <w:pPr>
              <w:spacing w:after="0" w:line="276" w:lineRule="auto"/>
              <w:rPr>
                <w:rFonts w:eastAsia="Times New Roman" w:cstheme="minorHAnsi"/>
                <w:b/>
                <w:bCs/>
                <w:color w:val="000000"/>
                <w:sz w:val="16"/>
                <w:szCs w:val="16"/>
                <w:rPrChange w:id="3266" w:author="Alotaibi, Raed" w:date="2019-07-12T12:51:00Z">
                  <w:rPr>
                    <w:rFonts w:ascii="Calibri" w:eastAsia="Times New Roman" w:hAnsi="Calibri" w:cs="Calibri"/>
                    <w:b/>
                    <w:bCs/>
                    <w:color w:val="000000"/>
                  </w:rPr>
                </w:rPrChange>
              </w:rPr>
              <w:pPrChange w:id="326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68" w:author="Alotaibi, Raed" w:date="2019-07-12T12:51:00Z">
                  <w:rPr>
                    <w:rFonts w:ascii="Calibri" w:eastAsia="Times New Roman" w:hAnsi="Calibri" w:cs="Calibri"/>
                    <w:b/>
                    <w:bCs/>
                    <w:color w:val="000000"/>
                  </w:rPr>
                </w:rPrChange>
              </w:rPr>
              <w:t>New Mexico</w:t>
            </w:r>
          </w:p>
        </w:tc>
        <w:tc>
          <w:tcPr>
            <w:tcW w:w="759" w:type="dxa"/>
            <w:tcBorders>
              <w:top w:val="nil"/>
              <w:left w:val="nil"/>
              <w:bottom w:val="single" w:sz="4" w:space="0" w:color="auto"/>
              <w:right w:val="single" w:sz="4" w:space="0" w:color="auto"/>
            </w:tcBorders>
            <w:shd w:val="clear" w:color="auto" w:fill="auto"/>
            <w:noWrap/>
            <w:vAlign w:val="bottom"/>
            <w:hideMark/>
          </w:tcPr>
          <w:p w14:paraId="3297841B" w14:textId="77777777" w:rsidR="00976EB1" w:rsidRPr="00976EB1" w:rsidRDefault="00976EB1" w:rsidP="00976EB1">
            <w:pPr>
              <w:spacing w:after="0" w:line="276" w:lineRule="auto"/>
              <w:jc w:val="right"/>
              <w:rPr>
                <w:rFonts w:eastAsia="Times New Roman" w:cstheme="minorHAnsi"/>
                <w:color w:val="000000"/>
                <w:sz w:val="16"/>
                <w:szCs w:val="16"/>
                <w:rPrChange w:id="3269" w:author="Alotaibi, Raed" w:date="2019-07-12T12:49:00Z">
                  <w:rPr>
                    <w:rFonts w:ascii="Calibri" w:eastAsia="Times New Roman" w:hAnsi="Calibri" w:cs="Calibri"/>
                    <w:color w:val="000000"/>
                  </w:rPr>
                </w:rPrChange>
              </w:rPr>
              <w:pPrChange w:id="327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71" w:author="Alotaibi, Raed" w:date="2019-07-12T12:49:00Z">
                  <w:rPr>
                    <w:rFonts w:ascii="Calibri" w:eastAsia="Times New Roman" w:hAnsi="Calibri" w:cs="Calibri"/>
                    <w:color w:val="000000"/>
                  </w:rPr>
                </w:rPrChange>
              </w:rPr>
              <w:t>5,600</w:t>
            </w:r>
          </w:p>
        </w:tc>
        <w:tc>
          <w:tcPr>
            <w:tcW w:w="810" w:type="dxa"/>
            <w:tcBorders>
              <w:top w:val="nil"/>
              <w:left w:val="nil"/>
              <w:bottom w:val="single" w:sz="4" w:space="0" w:color="auto"/>
              <w:right w:val="single" w:sz="4" w:space="0" w:color="auto"/>
            </w:tcBorders>
            <w:shd w:val="clear" w:color="auto" w:fill="auto"/>
            <w:noWrap/>
            <w:vAlign w:val="bottom"/>
            <w:hideMark/>
          </w:tcPr>
          <w:p w14:paraId="79B3C022" w14:textId="77777777" w:rsidR="00976EB1" w:rsidRPr="00976EB1" w:rsidRDefault="00976EB1" w:rsidP="00976EB1">
            <w:pPr>
              <w:spacing w:after="0" w:line="276" w:lineRule="auto"/>
              <w:jc w:val="right"/>
              <w:rPr>
                <w:rFonts w:eastAsia="Times New Roman" w:cstheme="minorHAnsi"/>
                <w:color w:val="000000"/>
                <w:sz w:val="16"/>
                <w:szCs w:val="16"/>
                <w:rPrChange w:id="3272" w:author="Alotaibi, Raed" w:date="2019-07-12T12:49:00Z">
                  <w:rPr>
                    <w:rFonts w:ascii="Calibri" w:eastAsia="Times New Roman" w:hAnsi="Calibri" w:cs="Calibri"/>
                    <w:color w:val="000000"/>
                    <w:sz w:val="20"/>
                    <w:szCs w:val="20"/>
                  </w:rPr>
                </w:rPrChange>
              </w:rPr>
              <w:pPrChange w:id="32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74" w:author="Alotaibi, Raed" w:date="2019-07-12T12:49:00Z">
                  <w:rPr>
                    <w:rFonts w:ascii="Calibri" w:eastAsia="Times New Roman" w:hAnsi="Calibri" w:cs="Calibri"/>
                    <w:color w:val="000000"/>
                    <w:sz w:val="20"/>
                    <w:szCs w:val="20"/>
                  </w:rPr>
                </w:rPrChange>
              </w:rPr>
              <w:t>900</w:t>
            </w:r>
          </w:p>
        </w:tc>
        <w:tc>
          <w:tcPr>
            <w:tcW w:w="720" w:type="dxa"/>
            <w:tcBorders>
              <w:top w:val="nil"/>
              <w:left w:val="nil"/>
              <w:bottom w:val="single" w:sz="4" w:space="0" w:color="auto"/>
              <w:right w:val="single" w:sz="4" w:space="0" w:color="auto"/>
            </w:tcBorders>
            <w:shd w:val="clear" w:color="auto" w:fill="auto"/>
            <w:noWrap/>
            <w:vAlign w:val="bottom"/>
            <w:hideMark/>
          </w:tcPr>
          <w:p w14:paraId="7FDEC302" w14:textId="77777777" w:rsidR="00976EB1" w:rsidRPr="00976EB1" w:rsidRDefault="00976EB1" w:rsidP="00976EB1">
            <w:pPr>
              <w:spacing w:after="0" w:line="276" w:lineRule="auto"/>
              <w:jc w:val="right"/>
              <w:rPr>
                <w:rFonts w:eastAsia="Times New Roman" w:cstheme="minorHAnsi"/>
                <w:color w:val="000000"/>
                <w:sz w:val="16"/>
                <w:szCs w:val="16"/>
                <w:rPrChange w:id="3275" w:author="Alotaibi, Raed" w:date="2019-07-12T12:49:00Z">
                  <w:rPr>
                    <w:rFonts w:ascii="Calibri" w:eastAsia="Times New Roman" w:hAnsi="Calibri" w:cs="Calibri"/>
                    <w:color w:val="000000"/>
                    <w:sz w:val="20"/>
                    <w:szCs w:val="20"/>
                  </w:rPr>
                </w:rPrChange>
              </w:rPr>
              <w:pPrChange w:id="32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77" w:author="Alotaibi, Raed" w:date="2019-07-12T12:49:00Z">
                  <w:rPr>
                    <w:rFonts w:ascii="Calibri" w:eastAsia="Times New Roman" w:hAnsi="Calibri" w:cs="Calibri"/>
                    <w:color w:val="000000"/>
                    <w:sz w:val="20"/>
                    <w:szCs w:val="20"/>
                  </w:rPr>
                </w:rPrChange>
              </w:rPr>
              <w:t>16.1%</w:t>
            </w:r>
          </w:p>
        </w:tc>
        <w:tc>
          <w:tcPr>
            <w:tcW w:w="900" w:type="dxa"/>
            <w:tcBorders>
              <w:top w:val="nil"/>
              <w:left w:val="nil"/>
              <w:bottom w:val="single" w:sz="4" w:space="0" w:color="auto"/>
              <w:right w:val="single" w:sz="4" w:space="0" w:color="auto"/>
            </w:tcBorders>
            <w:shd w:val="clear" w:color="auto" w:fill="auto"/>
            <w:noWrap/>
            <w:vAlign w:val="bottom"/>
            <w:hideMark/>
          </w:tcPr>
          <w:p w14:paraId="1FEC267B" w14:textId="77777777" w:rsidR="00976EB1" w:rsidRPr="00976EB1" w:rsidRDefault="00976EB1" w:rsidP="00976EB1">
            <w:pPr>
              <w:spacing w:after="0" w:line="276" w:lineRule="auto"/>
              <w:jc w:val="right"/>
              <w:rPr>
                <w:rFonts w:eastAsia="Times New Roman" w:cstheme="minorHAnsi"/>
                <w:color w:val="000000"/>
                <w:sz w:val="16"/>
                <w:szCs w:val="16"/>
                <w:rPrChange w:id="3278" w:author="Alotaibi, Raed" w:date="2019-07-12T12:49:00Z">
                  <w:rPr>
                    <w:rFonts w:ascii="Calibri" w:eastAsia="Times New Roman" w:hAnsi="Calibri" w:cs="Calibri"/>
                    <w:color w:val="000000"/>
                  </w:rPr>
                </w:rPrChange>
              </w:rPr>
              <w:pPrChange w:id="327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280" w:author="Alotaibi, Raed" w:date="2019-07-12T12:49:00Z">
                  <w:rPr>
                    <w:rFonts w:ascii="Calibri" w:eastAsia="Times New Roman" w:hAnsi="Calibri" w:cs="Calibri"/>
                    <w:color w:val="000000"/>
                  </w:rPr>
                </w:rPrChange>
              </w:rPr>
              <w:t>3,000</w:t>
            </w:r>
          </w:p>
        </w:tc>
        <w:tc>
          <w:tcPr>
            <w:tcW w:w="810" w:type="dxa"/>
            <w:tcBorders>
              <w:top w:val="nil"/>
              <w:left w:val="nil"/>
              <w:bottom w:val="single" w:sz="4" w:space="0" w:color="auto"/>
              <w:right w:val="single" w:sz="4" w:space="0" w:color="auto"/>
            </w:tcBorders>
            <w:shd w:val="clear" w:color="auto" w:fill="auto"/>
            <w:noWrap/>
            <w:hideMark/>
          </w:tcPr>
          <w:p w14:paraId="418CEED0" w14:textId="050CC5DD" w:rsidR="00976EB1" w:rsidRPr="00976EB1" w:rsidRDefault="00976EB1" w:rsidP="00976EB1">
            <w:pPr>
              <w:spacing w:after="0" w:line="276" w:lineRule="auto"/>
              <w:jc w:val="right"/>
              <w:rPr>
                <w:rFonts w:eastAsia="Times New Roman" w:cstheme="minorHAnsi"/>
                <w:color w:val="000000"/>
                <w:sz w:val="16"/>
                <w:szCs w:val="16"/>
                <w:rPrChange w:id="3281" w:author="Alotaibi, Raed" w:date="2019-07-12T12:49:00Z">
                  <w:rPr>
                    <w:rFonts w:ascii="Calibri" w:eastAsia="Times New Roman" w:hAnsi="Calibri" w:cs="Calibri"/>
                    <w:color w:val="000000"/>
                  </w:rPr>
                </w:rPrChange>
              </w:rPr>
              <w:pPrChange w:id="32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500</w:t>
            </w:r>
          </w:p>
        </w:tc>
        <w:tc>
          <w:tcPr>
            <w:tcW w:w="615" w:type="dxa"/>
            <w:tcBorders>
              <w:top w:val="nil"/>
              <w:left w:val="nil"/>
              <w:bottom w:val="single" w:sz="4" w:space="0" w:color="auto"/>
              <w:right w:val="single" w:sz="4" w:space="0" w:color="auto"/>
            </w:tcBorders>
            <w:shd w:val="clear" w:color="auto" w:fill="auto"/>
            <w:noWrap/>
            <w:hideMark/>
          </w:tcPr>
          <w:p w14:paraId="56B268E5" w14:textId="2597B82C" w:rsidR="00976EB1" w:rsidRPr="00976EB1" w:rsidRDefault="00976EB1" w:rsidP="00976EB1">
            <w:pPr>
              <w:spacing w:after="0" w:line="276" w:lineRule="auto"/>
              <w:jc w:val="right"/>
              <w:rPr>
                <w:rFonts w:eastAsia="Times New Roman" w:cstheme="minorHAnsi"/>
                <w:color w:val="000000"/>
                <w:sz w:val="16"/>
                <w:szCs w:val="16"/>
                <w:rPrChange w:id="3283" w:author="Alotaibi, Raed" w:date="2019-07-12T12:49:00Z">
                  <w:rPr>
                    <w:rFonts w:ascii="Calibri" w:eastAsia="Times New Roman" w:hAnsi="Calibri" w:cs="Calibri"/>
                    <w:color w:val="000000"/>
                  </w:rPr>
                </w:rPrChange>
              </w:rPr>
              <w:pPrChange w:id="32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16.7%</w:t>
            </w:r>
          </w:p>
        </w:tc>
        <w:tc>
          <w:tcPr>
            <w:tcW w:w="759" w:type="dxa"/>
            <w:tcBorders>
              <w:top w:val="nil"/>
              <w:left w:val="nil"/>
              <w:bottom w:val="single" w:sz="4" w:space="0" w:color="auto"/>
              <w:right w:val="single" w:sz="4" w:space="0" w:color="auto"/>
            </w:tcBorders>
            <w:shd w:val="clear" w:color="auto" w:fill="auto"/>
            <w:noWrap/>
            <w:hideMark/>
          </w:tcPr>
          <w:p w14:paraId="156EF009" w14:textId="1F0BE297" w:rsidR="00976EB1" w:rsidRPr="00976EB1" w:rsidRDefault="00976EB1" w:rsidP="00976EB1">
            <w:pPr>
              <w:spacing w:after="0" w:line="276" w:lineRule="auto"/>
              <w:jc w:val="right"/>
              <w:rPr>
                <w:rFonts w:eastAsia="Times New Roman" w:cstheme="minorHAnsi"/>
                <w:color w:val="000000"/>
                <w:sz w:val="16"/>
                <w:szCs w:val="16"/>
                <w:rPrChange w:id="3285" w:author="Alotaibi, Raed" w:date="2019-07-12T12:49:00Z">
                  <w:rPr>
                    <w:rFonts w:ascii="Calibri" w:eastAsia="Times New Roman" w:hAnsi="Calibri" w:cs="Calibri"/>
                    <w:color w:val="000000"/>
                  </w:rPr>
                </w:rPrChange>
              </w:rPr>
              <w:pPrChange w:id="32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-2,600</w:t>
            </w:r>
          </w:p>
        </w:tc>
        <w:tc>
          <w:tcPr>
            <w:tcW w:w="786" w:type="dxa"/>
            <w:tcBorders>
              <w:top w:val="nil"/>
              <w:left w:val="nil"/>
              <w:bottom w:val="single" w:sz="4" w:space="0" w:color="auto"/>
              <w:right w:val="single" w:sz="4" w:space="0" w:color="auto"/>
            </w:tcBorders>
            <w:shd w:val="clear" w:color="auto" w:fill="auto"/>
            <w:noWrap/>
            <w:hideMark/>
          </w:tcPr>
          <w:p w14:paraId="5BFB50C0" w14:textId="7CF3DDC0" w:rsidR="00976EB1" w:rsidRPr="00976EB1" w:rsidRDefault="00976EB1" w:rsidP="00976EB1">
            <w:pPr>
              <w:spacing w:after="0" w:line="276" w:lineRule="auto"/>
              <w:jc w:val="right"/>
              <w:rPr>
                <w:rFonts w:eastAsia="Times New Roman" w:cstheme="minorHAnsi"/>
                <w:color w:val="000000"/>
                <w:sz w:val="16"/>
                <w:szCs w:val="16"/>
                <w:rPrChange w:id="3287" w:author="Alotaibi, Raed" w:date="2019-07-12T12:49:00Z">
                  <w:rPr>
                    <w:rFonts w:ascii="Calibri" w:eastAsia="Times New Roman" w:hAnsi="Calibri" w:cs="Calibri"/>
                    <w:color w:val="000000"/>
                  </w:rPr>
                </w:rPrChange>
              </w:rPr>
              <w:pPrChange w:id="32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810" w:type="dxa"/>
            <w:tcBorders>
              <w:top w:val="nil"/>
              <w:left w:val="nil"/>
              <w:bottom w:val="single" w:sz="4" w:space="0" w:color="auto"/>
              <w:right w:val="single" w:sz="4" w:space="0" w:color="auto"/>
            </w:tcBorders>
            <w:shd w:val="clear" w:color="auto" w:fill="auto"/>
            <w:noWrap/>
            <w:hideMark/>
          </w:tcPr>
          <w:p w14:paraId="5355BA87" w14:textId="33DEC82B" w:rsidR="00976EB1" w:rsidRPr="00976EB1" w:rsidRDefault="00976EB1" w:rsidP="00976EB1">
            <w:pPr>
              <w:spacing w:after="0" w:line="276" w:lineRule="auto"/>
              <w:jc w:val="right"/>
              <w:rPr>
                <w:rFonts w:eastAsia="Times New Roman" w:cstheme="minorHAnsi"/>
                <w:color w:val="000000"/>
                <w:sz w:val="16"/>
                <w:szCs w:val="16"/>
                <w:rPrChange w:id="3289" w:author="Alotaibi, Raed" w:date="2019-07-12T12:49:00Z">
                  <w:rPr>
                    <w:rFonts w:ascii="Calibri" w:eastAsia="Times New Roman" w:hAnsi="Calibri" w:cs="Calibri"/>
                    <w:color w:val="000000"/>
                  </w:rPr>
                </w:rPrChange>
              </w:rPr>
              <w:pPrChange w:id="32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0.6%</w:t>
            </w:r>
          </w:p>
        </w:tc>
        <w:tc>
          <w:tcPr>
            <w:tcW w:w="759" w:type="dxa"/>
            <w:tcBorders>
              <w:top w:val="nil"/>
              <w:left w:val="nil"/>
              <w:bottom w:val="single" w:sz="4" w:space="0" w:color="auto"/>
              <w:right w:val="single" w:sz="4" w:space="0" w:color="auto"/>
            </w:tcBorders>
            <w:shd w:val="clear" w:color="auto" w:fill="auto"/>
            <w:noWrap/>
            <w:hideMark/>
          </w:tcPr>
          <w:p w14:paraId="1AE1B2A6" w14:textId="35AB5785" w:rsidR="00976EB1" w:rsidRPr="00976EB1" w:rsidRDefault="00976EB1" w:rsidP="00976EB1">
            <w:pPr>
              <w:spacing w:after="0" w:line="276" w:lineRule="auto"/>
              <w:jc w:val="right"/>
              <w:rPr>
                <w:rFonts w:eastAsia="Times New Roman" w:cstheme="minorHAnsi"/>
                <w:color w:val="000000"/>
                <w:sz w:val="16"/>
                <w:szCs w:val="16"/>
                <w:rPrChange w:id="3291" w:author="Alotaibi, Raed" w:date="2019-07-12T12:49:00Z">
                  <w:rPr>
                    <w:rFonts w:ascii="Calibri" w:eastAsia="Times New Roman" w:hAnsi="Calibri" w:cs="Calibri"/>
                    <w:color w:val="000000"/>
                  </w:rPr>
                </w:rPrChange>
              </w:rPr>
              <w:pPrChange w:id="32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-46.4%</w:t>
            </w:r>
          </w:p>
        </w:tc>
        <w:tc>
          <w:tcPr>
            <w:tcW w:w="861" w:type="dxa"/>
            <w:tcBorders>
              <w:top w:val="nil"/>
              <w:left w:val="nil"/>
              <w:bottom w:val="single" w:sz="4" w:space="0" w:color="auto"/>
              <w:right w:val="single" w:sz="4" w:space="0" w:color="auto"/>
            </w:tcBorders>
            <w:shd w:val="clear" w:color="auto" w:fill="auto"/>
            <w:noWrap/>
            <w:hideMark/>
          </w:tcPr>
          <w:p w14:paraId="5F8F4978" w14:textId="5E84F1AD" w:rsidR="00976EB1" w:rsidRPr="00976EB1" w:rsidRDefault="00976EB1" w:rsidP="00976EB1">
            <w:pPr>
              <w:spacing w:after="0" w:line="276" w:lineRule="auto"/>
              <w:jc w:val="right"/>
              <w:rPr>
                <w:rFonts w:eastAsia="Times New Roman" w:cstheme="minorHAnsi"/>
                <w:color w:val="000000"/>
                <w:sz w:val="16"/>
                <w:szCs w:val="16"/>
                <w:rPrChange w:id="3293" w:author="Alotaibi, Raed" w:date="2019-07-12T12:49:00Z">
                  <w:rPr>
                    <w:rFonts w:ascii="Calibri" w:eastAsia="Times New Roman" w:hAnsi="Calibri" w:cs="Calibri"/>
                    <w:color w:val="000000"/>
                  </w:rPr>
                </w:rPrChange>
              </w:rPr>
              <w:pPrChange w:id="32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-44.4%</w:t>
            </w:r>
          </w:p>
        </w:tc>
        <w:tc>
          <w:tcPr>
            <w:tcW w:w="810" w:type="dxa"/>
            <w:tcBorders>
              <w:top w:val="nil"/>
              <w:left w:val="nil"/>
              <w:bottom w:val="single" w:sz="4" w:space="0" w:color="auto"/>
              <w:right w:val="single" w:sz="4" w:space="0" w:color="auto"/>
            </w:tcBorders>
            <w:shd w:val="clear" w:color="auto" w:fill="auto"/>
            <w:noWrap/>
            <w:hideMark/>
          </w:tcPr>
          <w:p w14:paraId="17025F28" w14:textId="68E60AF5" w:rsidR="00976EB1" w:rsidRPr="00976EB1" w:rsidRDefault="00976EB1" w:rsidP="00976EB1">
            <w:pPr>
              <w:spacing w:after="0" w:line="276" w:lineRule="auto"/>
              <w:jc w:val="right"/>
              <w:rPr>
                <w:rFonts w:eastAsia="Times New Roman" w:cstheme="minorHAnsi"/>
                <w:color w:val="000000"/>
                <w:sz w:val="16"/>
                <w:szCs w:val="16"/>
                <w:rPrChange w:id="3295" w:author="Alotaibi, Raed" w:date="2019-07-12T12:49:00Z">
                  <w:rPr>
                    <w:rFonts w:ascii="Calibri" w:eastAsia="Times New Roman" w:hAnsi="Calibri" w:cs="Calibri"/>
                    <w:color w:val="000000"/>
                  </w:rPr>
                </w:rPrChange>
              </w:rPr>
              <w:pPrChange w:id="32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3.7%</w:t>
            </w:r>
          </w:p>
        </w:tc>
      </w:tr>
      <w:tr w:rsidR="00976EB1" w:rsidRPr="00976EB1" w14:paraId="3A3406A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6A969023" w14:textId="77777777" w:rsidR="00976EB1" w:rsidRPr="00976EB1" w:rsidRDefault="00976EB1" w:rsidP="00976EB1">
            <w:pPr>
              <w:spacing w:after="0" w:line="276" w:lineRule="auto"/>
              <w:rPr>
                <w:rFonts w:eastAsia="Times New Roman" w:cstheme="minorHAnsi"/>
                <w:b/>
                <w:bCs/>
                <w:color w:val="000000"/>
                <w:sz w:val="16"/>
                <w:szCs w:val="16"/>
                <w:rPrChange w:id="3297" w:author="Alotaibi, Raed" w:date="2019-07-12T12:51:00Z">
                  <w:rPr>
                    <w:rFonts w:ascii="Calibri" w:eastAsia="Times New Roman" w:hAnsi="Calibri" w:cs="Calibri"/>
                    <w:b/>
                    <w:bCs/>
                    <w:color w:val="000000"/>
                  </w:rPr>
                </w:rPrChange>
              </w:rPr>
              <w:pPrChange w:id="329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299" w:author="Alotaibi, Raed" w:date="2019-07-12T12:51:00Z">
                  <w:rPr>
                    <w:rFonts w:ascii="Calibri" w:eastAsia="Times New Roman" w:hAnsi="Calibri" w:cs="Calibri"/>
                    <w:b/>
                    <w:bCs/>
                    <w:color w:val="000000"/>
                  </w:rPr>
                </w:rPrChange>
              </w:rPr>
              <w:t>New York</w:t>
            </w:r>
          </w:p>
        </w:tc>
        <w:tc>
          <w:tcPr>
            <w:tcW w:w="759" w:type="dxa"/>
            <w:tcBorders>
              <w:top w:val="nil"/>
              <w:left w:val="nil"/>
              <w:bottom w:val="single" w:sz="4" w:space="0" w:color="auto"/>
              <w:right w:val="single" w:sz="4" w:space="0" w:color="auto"/>
            </w:tcBorders>
            <w:shd w:val="clear" w:color="auto" w:fill="auto"/>
            <w:noWrap/>
            <w:vAlign w:val="bottom"/>
            <w:hideMark/>
          </w:tcPr>
          <w:p w14:paraId="2D24748B" w14:textId="77777777" w:rsidR="00976EB1" w:rsidRPr="00976EB1" w:rsidRDefault="00976EB1" w:rsidP="00976EB1">
            <w:pPr>
              <w:spacing w:after="0" w:line="276" w:lineRule="auto"/>
              <w:jc w:val="right"/>
              <w:rPr>
                <w:rFonts w:eastAsia="Times New Roman" w:cstheme="minorHAnsi"/>
                <w:color w:val="000000"/>
                <w:sz w:val="16"/>
                <w:szCs w:val="16"/>
                <w:rPrChange w:id="3300" w:author="Alotaibi, Raed" w:date="2019-07-12T12:49:00Z">
                  <w:rPr>
                    <w:rFonts w:ascii="Calibri" w:eastAsia="Times New Roman" w:hAnsi="Calibri" w:cs="Calibri"/>
                    <w:color w:val="000000"/>
                  </w:rPr>
                </w:rPrChange>
              </w:rPr>
              <w:pPrChange w:id="330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02" w:author="Alotaibi, Raed" w:date="2019-07-12T12:49:00Z">
                  <w:rPr>
                    <w:rFonts w:ascii="Calibri" w:eastAsia="Times New Roman" w:hAnsi="Calibri" w:cs="Calibri"/>
                    <w:color w:val="000000"/>
                  </w:rPr>
                </w:rPrChange>
              </w:rPr>
              <w:t>46,700</w:t>
            </w:r>
          </w:p>
        </w:tc>
        <w:tc>
          <w:tcPr>
            <w:tcW w:w="810" w:type="dxa"/>
            <w:tcBorders>
              <w:top w:val="nil"/>
              <w:left w:val="nil"/>
              <w:bottom w:val="single" w:sz="4" w:space="0" w:color="auto"/>
              <w:right w:val="single" w:sz="4" w:space="0" w:color="auto"/>
            </w:tcBorders>
            <w:shd w:val="clear" w:color="auto" w:fill="auto"/>
            <w:noWrap/>
            <w:vAlign w:val="bottom"/>
            <w:hideMark/>
          </w:tcPr>
          <w:p w14:paraId="6A97CC90" w14:textId="77777777" w:rsidR="00976EB1" w:rsidRPr="00976EB1" w:rsidRDefault="00976EB1" w:rsidP="00976EB1">
            <w:pPr>
              <w:spacing w:after="0" w:line="276" w:lineRule="auto"/>
              <w:jc w:val="right"/>
              <w:rPr>
                <w:rFonts w:eastAsia="Times New Roman" w:cstheme="minorHAnsi"/>
                <w:color w:val="000000"/>
                <w:sz w:val="16"/>
                <w:szCs w:val="16"/>
                <w:rPrChange w:id="3303" w:author="Alotaibi, Raed" w:date="2019-07-12T12:49:00Z">
                  <w:rPr>
                    <w:rFonts w:ascii="Calibri" w:eastAsia="Times New Roman" w:hAnsi="Calibri" w:cs="Calibri"/>
                    <w:color w:val="000000"/>
                    <w:sz w:val="20"/>
                    <w:szCs w:val="20"/>
                  </w:rPr>
                </w:rPrChange>
              </w:rPr>
              <w:pPrChange w:id="33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05" w:author="Alotaibi, Raed" w:date="2019-07-12T12:49:00Z">
                  <w:rPr>
                    <w:rFonts w:ascii="Calibri" w:eastAsia="Times New Roman" w:hAnsi="Calibri" w:cs="Calibri"/>
                    <w:color w:val="000000"/>
                    <w:sz w:val="20"/>
                    <w:szCs w:val="20"/>
                  </w:rPr>
                </w:rPrChange>
              </w:rPr>
              <w:t>11,800</w:t>
            </w:r>
          </w:p>
        </w:tc>
        <w:tc>
          <w:tcPr>
            <w:tcW w:w="720" w:type="dxa"/>
            <w:tcBorders>
              <w:top w:val="nil"/>
              <w:left w:val="nil"/>
              <w:bottom w:val="single" w:sz="4" w:space="0" w:color="auto"/>
              <w:right w:val="single" w:sz="4" w:space="0" w:color="auto"/>
            </w:tcBorders>
            <w:shd w:val="clear" w:color="auto" w:fill="auto"/>
            <w:noWrap/>
            <w:vAlign w:val="bottom"/>
            <w:hideMark/>
          </w:tcPr>
          <w:p w14:paraId="5C8FA8DF" w14:textId="77777777" w:rsidR="00976EB1" w:rsidRPr="00976EB1" w:rsidRDefault="00976EB1" w:rsidP="00976EB1">
            <w:pPr>
              <w:spacing w:after="0" w:line="276" w:lineRule="auto"/>
              <w:jc w:val="right"/>
              <w:rPr>
                <w:rFonts w:eastAsia="Times New Roman" w:cstheme="minorHAnsi"/>
                <w:color w:val="000000"/>
                <w:sz w:val="16"/>
                <w:szCs w:val="16"/>
                <w:rPrChange w:id="3306" w:author="Alotaibi, Raed" w:date="2019-07-12T12:49:00Z">
                  <w:rPr>
                    <w:rFonts w:ascii="Calibri" w:eastAsia="Times New Roman" w:hAnsi="Calibri" w:cs="Calibri"/>
                    <w:color w:val="000000"/>
                    <w:sz w:val="20"/>
                    <w:szCs w:val="20"/>
                  </w:rPr>
                </w:rPrChange>
              </w:rPr>
              <w:pPrChange w:id="33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08" w:author="Alotaibi, Raed" w:date="2019-07-12T12:49:00Z">
                  <w:rPr>
                    <w:rFonts w:ascii="Calibri" w:eastAsia="Times New Roman" w:hAnsi="Calibri" w:cs="Calibri"/>
                    <w:color w:val="000000"/>
                    <w:sz w:val="20"/>
                    <w:szCs w:val="20"/>
                  </w:rPr>
                </w:rPrChange>
              </w:rPr>
              <w:t>25.3%</w:t>
            </w:r>
          </w:p>
        </w:tc>
        <w:tc>
          <w:tcPr>
            <w:tcW w:w="900" w:type="dxa"/>
            <w:tcBorders>
              <w:top w:val="nil"/>
              <w:left w:val="nil"/>
              <w:bottom w:val="single" w:sz="4" w:space="0" w:color="auto"/>
              <w:right w:val="single" w:sz="4" w:space="0" w:color="auto"/>
            </w:tcBorders>
            <w:shd w:val="clear" w:color="auto" w:fill="auto"/>
            <w:noWrap/>
            <w:vAlign w:val="bottom"/>
            <w:hideMark/>
          </w:tcPr>
          <w:p w14:paraId="0E4E56D2" w14:textId="77777777" w:rsidR="00976EB1" w:rsidRPr="00976EB1" w:rsidRDefault="00976EB1" w:rsidP="00976EB1">
            <w:pPr>
              <w:spacing w:after="0" w:line="276" w:lineRule="auto"/>
              <w:jc w:val="right"/>
              <w:rPr>
                <w:rFonts w:eastAsia="Times New Roman" w:cstheme="minorHAnsi"/>
                <w:color w:val="000000"/>
                <w:sz w:val="16"/>
                <w:szCs w:val="16"/>
                <w:rPrChange w:id="3309" w:author="Alotaibi, Raed" w:date="2019-07-12T12:49:00Z">
                  <w:rPr>
                    <w:rFonts w:ascii="Calibri" w:eastAsia="Times New Roman" w:hAnsi="Calibri" w:cs="Calibri"/>
                    <w:color w:val="000000"/>
                  </w:rPr>
                </w:rPrChange>
              </w:rPr>
              <w:pPrChange w:id="331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11" w:author="Alotaibi, Raed" w:date="2019-07-12T12:49:00Z">
                  <w:rPr>
                    <w:rFonts w:ascii="Calibri" w:eastAsia="Times New Roman" w:hAnsi="Calibri" w:cs="Calibri"/>
                    <w:color w:val="000000"/>
                  </w:rPr>
                </w:rPrChange>
              </w:rPr>
              <w:t>53,600</w:t>
            </w:r>
          </w:p>
        </w:tc>
        <w:tc>
          <w:tcPr>
            <w:tcW w:w="810" w:type="dxa"/>
            <w:tcBorders>
              <w:top w:val="nil"/>
              <w:left w:val="nil"/>
              <w:bottom w:val="single" w:sz="4" w:space="0" w:color="auto"/>
              <w:right w:val="single" w:sz="4" w:space="0" w:color="auto"/>
            </w:tcBorders>
            <w:shd w:val="clear" w:color="auto" w:fill="auto"/>
            <w:noWrap/>
            <w:hideMark/>
          </w:tcPr>
          <w:p w14:paraId="6E6567AA" w14:textId="7FF2F59C" w:rsidR="00976EB1" w:rsidRPr="00976EB1" w:rsidRDefault="00976EB1" w:rsidP="00976EB1">
            <w:pPr>
              <w:spacing w:after="0" w:line="276" w:lineRule="auto"/>
              <w:jc w:val="right"/>
              <w:rPr>
                <w:rFonts w:eastAsia="Times New Roman" w:cstheme="minorHAnsi"/>
                <w:color w:val="000000"/>
                <w:sz w:val="16"/>
                <w:szCs w:val="16"/>
                <w:rPrChange w:id="3312" w:author="Alotaibi, Raed" w:date="2019-07-12T12:49:00Z">
                  <w:rPr>
                    <w:rFonts w:ascii="Calibri" w:eastAsia="Times New Roman" w:hAnsi="Calibri" w:cs="Calibri"/>
                    <w:color w:val="000000"/>
                  </w:rPr>
                </w:rPrChange>
              </w:rPr>
              <w:pPrChange w:id="33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13,500</w:t>
            </w:r>
          </w:p>
        </w:tc>
        <w:tc>
          <w:tcPr>
            <w:tcW w:w="615" w:type="dxa"/>
            <w:tcBorders>
              <w:top w:val="nil"/>
              <w:left w:val="nil"/>
              <w:bottom w:val="single" w:sz="4" w:space="0" w:color="auto"/>
              <w:right w:val="single" w:sz="4" w:space="0" w:color="auto"/>
            </w:tcBorders>
            <w:shd w:val="clear" w:color="auto" w:fill="auto"/>
            <w:noWrap/>
            <w:hideMark/>
          </w:tcPr>
          <w:p w14:paraId="4346D97F" w14:textId="7E98F0EA" w:rsidR="00976EB1" w:rsidRPr="00976EB1" w:rsidRDefault="00976EB1" w:rsidP="00976EB1">
            <w:pPr>
              <w:spacing w:after="0" w:line="276" w:lineRule="auto"/>
              <w:jc w:val="right"/>
              <w:rPr>
                <w:rFonts w:eastAsia="Times New Roman" w:cstheme="minorHAnsi"/>
                <w:color w:val="000000"/>
                <w:sz w:val="16"/>
                <w:szCs w:val="16"/>
                <w:rPrChange w:id="3314" w:author="Alotaibi, Raed" w:date="2019-07-12T12:49:00Z">
                  <w:rPr>
                    <w:rFonts w:ascii="Calibri" w:eastAsia="Times New Roman" w:hAnsi="Calibri" w:cs="Calibri"/>
                    <w:color w:val="000000"/>
                  </w:rPr>
                </w:rPrChange>
              </w:rPr>
              <w:pPrChange w:id="33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25.2%</w:t>
            </w:r>
          </w:p>
        </w:tc>
        <w:tc>
          <w:tcPr>
            <w:tcW w:w="759" w:type="dxa"/>
            <w:tcBorders>
              <w:top w:val="nil"/>
              <w:left w:val="nil"/>
              <w:bottom w:val="single" w:sz="4" w:space="0" w:color="auto"/>
              <w:right w:val="single" w:sz="4" w:space="0" w:color="auto"/>
            </w:tcBorders>
            <w:shd w:val="clear" w:color="auto" w:fill="auto"/>
            <w:noWrap/>
            <w:hideMark/>
          </w:tcPr>
          <w:p w14:paraId="1012B6FB" w14:textId="79FFCCD8" w:rsidR="00976EB1" w:rsidRPr="00976EB1" w:rsidRDefault="00976EB1" w:rsidP="00976EB1">
            <w:pPr>
              <w:spacing w:after="0" w:line="276" w:lineRule="auto"/>
              <w:jc w:val="right"/>
              <w:rPr>
                <w:rFonts w:eastAsia="Times New Roman" w:cstheme="minorHAnsi"/>
                <w:color w:val="000000"/>
                <w:sz w:val="16"/>
                <w:szCs w:val="16"/>
                <w:rPrChange w:id="3316" w:author="Alotaibi, Raed" w:date="2019-07-12T12:49:00Z">
                  <w:rPr>
                    <w:rFonts w:ascii="Calibri" w:eastAsia="Times New Roman" w:hAnsi="Calibri" w:cs="Calibri"/>
                    <w:color w:val="000000"/>
                  </w:rPr>
                </w:rPrChange>
              </w:rPr>
              <w:pPrChange w:id="33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6,900</w:t>
            </w:r>
          </w:p>
        </w:tc>
        <w:tc>
          <w:tcPr>
            <w:tcW w:w="786" w:type="dxa"/>
            <w:tcBorders>
              <w:top w:val="nil"/>
              <w:left w:val="nil"/>
              <w:bottom w:val="single" w:sz="4" w:space="0" w:color="auto"/>
              <w:right w:val="single" w:sz="4" w:space="0" w:color="auto"/>
            </w:tcBorders>
            <w:shd w:val="clear" w:color="auto" w:fill="auto"/>
            <w:noWrap/>
            <w:hideMark/>
          </w:tcPr>
          <w:p w14:paraId="3902667E" w14:textId="0F81795E" w:rsidR="00976EB1" w:rsidRPr="00976EB1" w:rsidRDefault="00976EB1" w:rsidP="00976EB1">
            <w:pPr>
              <w:spacing w:after="0" w:line="276" w:lineRule="auto"/>
              <w:jc w:val="right"/>
              <w:rPr>
                <w:rFonts w:eastAsia="Times New Roman" w:cstheme="minorHAnsi"/>
                <w:color w:val="000000"/>
                <w:sz w:val="16"/>
                <w:szCs w:val="16"/>
                <w:rPrChange w:id="3318" w:author="Alotaibi, Raed" w:date="2019-07-12T12:49:00Z">
                  <w:rPr>
                    <w:rFonts w:ascii="Calibri" w:eastAsia="Times New Roman" w:hAnsi="Calibri" w:cs="Calibri"/>
                    <w:color w:val="000000"/>
                  </w:rPr>
                </w:rPrChange>
              </w:rPr>
              <w:pPrChange w:id="33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1,700</w:t>
            </w:r>
          </w:p>
        </w:tc>
        <w:tc>
          <w:tcPr>
            <w:tcW w:w="810" w:type="dxa"/>
            <w:tcBorders>
              <w:top w:val="nil"/>
              <w:left w:val="nil"/>
              <w:bottom w:val="single" w:sz="4" w:space="0" w:color="auto"/>
              <w:right w:val="single" w:sz="4" w:space="0" w:color="auto"/>
            </w:tcBorders>
            <w:shd w:val="clear" w:color="auto" w:fill="auto"/>
            <w:noWrap/>
            <w:hideMark/>
          </w:tcPr>
          <w:p w14:paraId="2C22C92A" w14:textId="794DDF4D" w:rsidR="00976EB1" w:rsidRPr="00976EB1" w:rsidRDefault="00976EB1" w:rsidP="00976EB1">
            <w:pPr>
              <w:spacing w:after="0" w:line="276" w:lineRule="auto"/>
              <w:jc w:val="right"/>
              <w:rPr>
                <w:rFonts w:eastAsia="Times New Roman" w:cstheme="minorHAnsi"/>
                <w:color w:val="000000"/>
                <w:sz w:val="16"/>
                <w:szCs w:val="16"/>
                <w:rPrChange w:id="3320" w:author="Alotaibi, Raed" w:date="2019-07-12T12:49:00Z">
                  <w:rPr>
                    <w:rFonts w:ascii="Calibri" w:eastAsia="Times New Roman" w:hAnsi="Calibri" w:cs="Calibri"/>
                    <w:color w:val="000000"/>
                  </w:rPr>
                </w:rPrChange>
              </w:rPr>
              <w:pPrChange w:id="33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D8C1E7C" w14:textId="321EA1AB" w:rsidR="00976EB1" w:rsidRPr="00976EB1" w:rsidRDefault="00976EB1" w:rsidP="00976EB1">
            <w:pPr>
              <w:spacing w:after="0" w:line="276" w:lineRule="auto"/>
              <w:jc w:val="right"/>
              <w:rPr>
                <w:rFonts w:eastAsia="Times New Roman" w:cstheme="minorHAnsi"/>
                <w:color w:val="000000"/>
                <w:sz w:val="16"/>
                <w:szCs w:val="16"/>
                <w:rPrChange w:id="3322" w:author="Alotaibi, Raed" w:date="2019-07-12T12:49:00Z">
                  <w:rPr>
                    <w:rFonts w:ascii="Calibri" w:eastAsia="Times New Roman" w:hAnsi="Calibri" w:cs="Calibri"/>
                    <w:color w:val="000000"/>
                  </w:rPr>
                </w:rPrChange>
              </w:rPr>
              <w:pPrChange w:id="33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14.8%</w:t>
            </w:r>
          </w:p>
        </w:tc>
        <w:tc>
          <w:tcPr>
            <w:tcW w:w="861" w:type="dxa"/>
            <w:tcBorders>
              <w:top w:val="nil"/>
              <w:left w:val="nil"/>
              <w:bottom w:val="single" w:sz="4" w:space="0" w:color="auto"/>
              <w:right w:val="single" w:sz="4" w:space="0" w:color="auto"/>
            </w:tcBorders>
            <w:shd w:val="clear" w:color="auto" w:fill="auto"/>
            <w:noWrap/>
            <w:hideMark/>
          </w:tcPr>
          <w:p w14:paraId="137A46CD" w14:textId="41A108D8" w:rsidR="00976EB1" w:rsidRPr="00976EB1" w:rsidRDefault="00976EB1" w:rsidP="00976EB1">
            <w:pPr>
              <w:spacing w:after="0" w:line="276" w:lineRule="auto"/>
              <w:jc w:val="right"/>
              <w:rPr>
                <w:rFonts w:eastAsia="Times New Roman" w:cstheme="minorHAnsi"/>
                <w:color w:val="000000"/>
                <w:sz w:val="16"/>
                <w:szCs w:val="16"/>
                <w:rPrChange w:id="3324" w:author="Alotaibi, Raed" w:date="2019-07-12T12:49:00Z">
                  <w:rPr>
                    <w:rFonts w:ascii="Calibri" w:eastAsia="Times New Roman" w:hAnsi="Calibri" w:cs="Calibri"/>
                    <w:color w:val="000000"/>
                  </w:rPr>
                </w:rPrChange>
              </w:rPr>
              <w:pPrChange w:id="33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14.4%</w:t>
            </w:r>
          </w:p>
        </w:tc>
        <w:tc>
          <w:tcPr>
            <w:tcW w:w="810" w:type="dxa"/>
            <w:tcBorders>
              <w:top w:val="nil"/>
              <w:left w:val="nil"/>
              <w:bottom w:val="single" w:sz="4" w:space="0" w:color="auto"/>
              <w:right w:val="single" w:sz="4" w:space="0" w:color="auto"/>
            </w:tcBorders>
            <w:shd w:val="clear" w:color="auto" w:fill="auto"/>
            <w:noWrap/>
            <w:hideMark/>
          </w:tcPr>
          <w:p w14:paraId="54FAF273" w14:textId="13A8E2D0" w:rsidR="00976EB1" w:rsidRPr="00976EB1" w:rsidRDefault="00976EB1" w:rsidP="00976EB1">
            <w:pPr>
              <w:spacing w:after="0" w:line="276" w:lineRule="auto"/>
              <w:jc w:val="right"/>
              <w:rPr>
                <w:rFonts w:eastAsia="Times New Roman" w:cstheme="minorHAnsi"/>
                <w:color w:val="000000"/>
                <w:sz w:val="16"/>
                <w:szCs w:val="16"/>
                <w:rPrChange w:id="3326" w:author="Alotaibi, Raed" w:date="2019-07-12T12:49:00Z">
                  <w:rPr>
                    <w:rFonts w:ascii="Calibri" w:eastAsia="Times New Roman" w:hAnsi="Calibri" w:cs="Calibri"/>
                    <w:color w:val="000000"/>
                  </w:rPr>
                </w:rPrChange>
              </w:rPr>
              <w:pPrChange w:id="33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-0.3%</w:t>
            </w:r>
          </w:p>
        </w:tc>
      </w:tr>
      <w:tr w:rsidR="00976EB1" w:rsidRPr="00976EB1" w14:paraId="103ECAD9"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8F055E9" w14:textId="77777777" w:rsidR="00976EB1" w:rsidRPr="00976EB1" w:rsidRDefault="00976EB1" w:rsidP="00976EB1">
            <w:pPr>
              <w:spacing w:after="0" w:line="276" w:lineRule="auto"/>
              <w:rPr>
                <w:rFonts w:eastAsia="Times New Roman" w:cstheme="minorHAnsi"/>
                <w:b/>
                <w:bCs/>
                <w:color w:val="000000"/>
                <w:sz w:val="16"/>
                <w:szCs w:val="16"/>
                <w:rPrChange w:id="3328" w:author="Alotaibi, Raed" w:date="2019-07-12T12:51:00Z">
                  <w:rPr>
                    <w:rFonts w:ascii="Calibri" w:eastAsia="Times New Roman" w:hAnsi="Calibri" w:cs="Calibri"/>
                    <w:b/>
                    <w:bCs/>
                    <w:color w:val="000000"/>
                  </w:rPr>
                </w:rPrChange>
              </w:rPr>
              <w:pPrChange w:id="332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330" w:author="Alotaibi, Raed" w:date="2019-07-12T12:51:00Z">
                  <w:rPr>
                    <w:rFonts w:ascii="Calibri" w:eastAsia="Times New Roman" w:hAnsi="Calibri" w:cs="Calibri"/>
                    <w:b/>
                    <w:bCs/>
                    <w:color w:val="000000"/>
                  </w:rPr>
                </w:rPrChange>
              </w:rPr>
              <w:t>North Carolina</w:t>
            </w:r>
          </w:p>
        </w:tc>
        <w:tc>
          <w:tcPr>
            <w:tcW w:w="759" w:type="dxa"/>
            <w:tcBorders>
              <w:top w:val="nil"/>
              <w:left w:val="nil"/>
              <w:bottom w:val="single" w:sz="4" w:space="0" w:color="auto"/>
              <w:right w:val="single" w:sz="4" w:space="0" w:color="auto"/>
            </w:tcBorders>
            <w:shd w:val="clear" w:color="auto" w:fill="auto"/>
            <w:noWrap/>
            <w:vAlign w:val="bottom"/>
            <w:hideMark/>
          </w:tcPr>
          <w:p w14:paraId="371CC7A7" w14:textId="77777777" w:rsidR="00976EB1" w:rsidRPr="00976EB1" w:rsidRDefault="00976EB1" w:rsidP="00976EB1">
            <w:pPr>
              <w:spacing w:after="0" w:line="276" w:lineRule="auto"/>
              <w:jc w:val="right"/>
              <w:rPr>
                <w:rFonts w:eastAsia="Times New Roman" w:cstheme="minorHAnsi"/>
                <w:color w:val="000000"/>
                <w:sz w:val="16"/>
                <w:szCs w:val="16"/>
                <w:rPrChange w:id="3331" w:author="Alotaibi, Raed" w:date="2019-07-12T12:49:00Z">
                  <w:rPr>
                    <w:rFonts w:ascii="Calibri" w:eastAsia="Times New Roman" w:hAnsi="Calibri" w:cs="Calibri"/>
                    <w:color w:val="000000"/>
                  </w:rPr>
                </w:rPrChange>
              </w:rPr>
              <w:pPrChange w:id="333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33" w:author="Alotaibi, Raed" w:date="2019-07-12T12:49:00Z">
                  <w:rPr>
                    <w:rFonts w:ascii="Calibri" w:eastAsia="Times New Roman" w:hAnsi="Calibri" w:cs="Calibri"/>
                    <w:color w:val="000000"/>
                  </w:rPr>
                </w:rPrChange>
              </w:rPr>
              <w:t>24,600</w:t>
            </w:r>
          </w:p>
        </w:tc>
        <w:tc>
          <w:tcPr>
            <w:tcW w:w="810" w:type="dxa"/>
            <w:tcBorders>
              <w:top w:val="nil"/>
              <w:left w:val="nil"/>
              <w:bottom w:val="single" w:sz="4" w:space="0" w:color="auto"/>
              <w:right w:val="single" w:sz="4" w:space="0" w:color="auto"/>
            </w:tcBorders>
            <w:shd w:val="clear" w:color="auto" w:fill="auto"/>
            <w:noWrap/>
            <w:vAlign w:val="bottom"/>
            <w:hideMark/>
          </w:tcPr>
          <w:p w14:paraId="66241CD2" w14:textId="77777777" w:rsidR="00976EB1" w:rsidRPr="00976EB1" w:rsidRDefault="00976EB1" w:rsidP="00976EB1">
            <w:pPr>
              <w:spacing w:after="0" w:line="276" w:lineRule="auto"/>
              <w:jc w:val="right"/>
              <w:rPr>
                <w:rFonts w:eastAsia="Times New Roman" w:cstheme="minorHAnsi"/>
                <w:color w:val="000000"/>
                <w:sz w:val="16"/>
                <w:szCs w:val="16"/>
                <w:rPrChange w:id="3334" w:author="Alotaibi, Raed" w:date="2019-07-12T12:49:00Z">
                  <w:rPr>
                    <w:rFonts w:ascii="Calibri" w:eastAsia="Times New Roman" w:hAnsi="Calibri" w:cs="Calibri"/>
                    <w:color w:val="000000"/>
                    <w:sz w:val="20"/>
                    <w:szCs w:val="20"/>
                  </w:rPr>
                </w:rPrChange>
              </w:rPr>
              <w:pPrChange w:id="33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36" w:author="Alotaibi, Raed" w:date="2019-07-12T12:49:00Z">
                  <w:rPr>
                    <w:rFonts w:ascii="Calibri" w:eastAsia="Times New Roman" w:hAnsi="Calibri" w:cs="Calibri"/>
                    <w:color w:val="000000"/>
                    <w:sz w:val="20"/>
                    <w:szCs w:val="20"/>
                  </w:rPr>
                </w:rPrChange>
              </w:rPr>
              <w:t>3,200</w:t>
            </w:r>
          </w:p>
        </w:tc>
        <w:tc>
          <w:tcPr>
            <w:tcW w:w="720" w:type="dxa"/>
            <w:tcBorders>
              <w:top w:val="nil"/>
              <w:left w:val="nil"/>
              <w:bottom w:val="single" w:sz="4" w:space="0" w:color="auto"/>
              <w:right w:val="single" w:sz="4" w:space="0" w:color="auto"/>
            </w:tcBorders>
            <w:shd w:val="clear" w:color="auto" w:fill="auto"/>
            <w:noWrap/>
            <w:vAlign w:val="bottom"/>
            <w:hideMark/>
          </w:tcPr>
          <w:p w14:paraId="12728540" w14:textId="77777777" w:rsidR="00976EB1" w:rsidRPr="00976EB1" w:rsidRDefault="00976EB1" w:rsidP="00976EB1">
            <w:pPr>
              <w:spacing w:after="0" w:line="276" w:lineRule="auto"/>
              <w:jc w:val="right"/>
              <w:rPr>
                <w:rFonts w:eastAsia="Times New Roman" w:cstheme="minorHAnsi"/>
                <w:color w:val="000000"/>
                <w:sz w:val="16"/>
                <w:szCs w:val="16"/>
                <w:rPrChange w:id="3337" w:author="Alotaibi, Raed" w:date="2019-07-12T12:49:00Z">
                  <w:rPr>
                    <w:rFonts w:ascii="Calibri" w:eastAsia="Times New Roman" w:hAnsi="Calibri" w:cs="Calibri"/>
                    <w:color w:val="000000"/>
                    <w:sz w:val="20"/>
                    <w:szCs w:val="20"/>
                  </w:rPr>
                </w:rPrChange>
              </w:rPr>
              <w:pPrChange w:id="333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39" w:author="Alotaibi, Raed" w:date="2019-07-12T12:49:00Z">
                  <w:rPr>
                    <w:rFonts w:ascii="Calibri" w:eastAsia="Times New Roman" w:hAnsi="Calibri" w:cs="Calibri"/>
                    <w:color w:val="000000"/>
                    <w:sz w:val="20"/>
                    <w:szCs w:val="20"/>
                  </w:rPr>
                </w:rPrChange>
              </w:rPr>
              <w:t>13.0%</w:t>
            </w:r>
          </w:p>
        </w:tc>
        <w:tc>
          <w:tcPr>
            <w:tcW w:w="900" w:type="dxa"/>
            <w:tcBorders>
              <w:top w:val="nil"/>
              <w:left w:val="nil"/>
              <w:bottom w:val="single" w:sz="4" w:space="0" w:color="auto"/>
              <w:right w:val="single" w:sz="4" w:space="0" w:color="auto"/>
            </w:tcBorders>
            <w:shd w:val="clear" w:color="auto" w:fill="auto"/>
            <w:noWrap/>
            <w:vAlign w:val="bottom"/>
            <w:hideMark/>
          </w:tcPr>
          <w:p w14:paraId="4E6E9D60" w14:textId="77777777" w:rsidR="00976EB1" w:rsidRPr="00976EB1" w:rsidRDefault="00976EB1" w:rsidP="00976EB1">
            <w:pPr>
              <w:spacing w:after="0" w:line="276" w:lineRule="auto"/>
              <w:jc w:val="right"/>
              <w:rPr>
                <w:rFonts w:eastAsia="Times New Roman" w:cstheme="minorHAnsi"/>
                <w:color w:val="000000"/>
                <w:sz w:val="16"/>
                <w:szCs w:val="16"/>
                <w:rPrChange w:id="3340" w:author="Alotaibi, Raed" w:date="2019-07-12T12:49:00Z">
                  <w:rPr>
                    <w:rFonts w:ascii="Calibri" w:eastAsia="Times New Roman" w:hAnsi="Calibri" w:cs="Calibri"/>
                    <w:color w:val="000000"/>
                  </w:rPr>
                </w:rPrChange>
              </w:rPr>
              <w:pPrChange w:id="334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42" w:author="Alotaibi, Raed" w:date="2019-07-12T12:49:00Z">
                  <w:rPr>
                    <w:rFonts w:ascii="Calibri" w:eastAsia="Times New Roman" w:hAnsi="Calibri" w:cs="Calibri"/>
                    <w:color w:val="000000"/>
                  </w:rPr>
                </w:rPrChange>
              </w:rPr>
              <w:t>23,100</w:t>
            </w:r>
          </w:p>
        </w:tc>
        <w:tc>
          <w:tcPr>
            <w:tcW w:w="810" w:type="dxa"/>
            <w:tcBorders>
              <w:top w:val="nil"/>
              <w:left w:val="nil"/>
              <w:bottom w:val="single" w:sz="4" w:space="0" w:color="auto"/>
              <w:right w:val="single" w:sz="4" w:space="0" w:color="auto"/>
            </w:tcBorders>
            <w:shd w:val="clear" w:color="auto" w:fill="auto"/>
            <w:noWrap/>
            <w:hideMark/>
          </w:tcPr>
          <w:p w14:paraId="04983D67" w14:textId="3BAB0DDD" w:rsidR="00976EB1" w:rsidRPr="00976EB1" w:rsidRDefault="00976EB1" w:rsidP="00976EB1">
            <w:pPr>
              <w:spacing w:after="0" w:line="276" w:lineRule="auto"/>
              <w:jc w:val="right"/>
              <w:rPr>
                <w:rFonts w:eastAsia="Times New Roman" w:cstheme="minorHAnsi"/>
                <w:color w:val="000000"/>
                <w:sz w:val="16"/>
                <w:szCs w:val="16"/>
                <w:rPrChange w:id="3343" w:author="Alotaibi, Raed" w:date="2019-07-12T12:49:00Z">
                  <w:rPr>
                    <w:rFonts w:ascii="Calibri" w:eastAsia="Times New Roman" w:hAnsi="Calibri" w:cs="Calibri"/>
                    <w:color w:val="000000"/>
                  </w:rPr>
                </w:rPrChange>
              </w:rPr>
              <w:pPrChange w:id="33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3,000</w:t>
            </w:r>
          </w:p>
        </w:tc>
        <w:tc>
          <w:tcPr>
            <w:tcW w:w="615" w:type="dxa"/>
            <w:tcBorders>
              <w:top w:val="nil"/>
              <w:left w:val="nil"/>
              <w:bottom w:val="single" w:sz="4" w:space="0" w:color="auto"/>
              <w:right w:val="single" w:sz="4" w:space="0" w:color="auto"/>
            </w:tcBorders>
            <w:shd w:val="clear" w:color="auto" w:fill="auto"/>
            <w:noWrap/>
            <w:hideMark/>
          </w:tcPr>
          <w:p w14:paraId="5F783D82" w14:textId="20AC1F1F" w:rsidR="00976EB1" w:rsidRPr="00976EB1" w:rsidRDefault="00976EB1" w:rsidP="00976EB1">
            <w:pPr>
              <w:spacing w:after="0" w:line="276" w:lineRule="auto"/>
              <w:jc w:val="right"/>
              <w:rPr>
                <w:rFonts w:eastAsia="Times New Roman" w:cstheme="minorHAnsi"/>
                <w:color w:val="000000"/>
                <w:sz w:val="16"/>
                <w:szCs w:val="16"/>
                <w:rPrChange w:id="3345" w:author="Alotaibi, Raed" w:date="2019-07-12T12:49:00Z">
                  <w:rPr>
                    <w:rFonts w:ascii="Calibri" w:eastAsia="Times New Roman" w:hAnsi="Calibri" w:cs="Calibri"/>
                    <w:color w:val="000000"/>
                  </w:rPr>
                </w:rPrChange>
              </w:rPr>
              <w:pPrChange w:id="33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w:t>
            </w:r>
          </w:p>
        </w:tc>
        <w:tc>
          <w:tcPr>
            <w:tcW w:w="759" w:type="dxa"/>
            <w:tcBorders>
              <w:top w:val="nil"/>
              <w:left w:val="nil"/>
              <w:bottom w:val="single" w:sz="4" w:space="0" w:color="auto"/>
              <w:right w:val="single" w:sz="4" w:space="0" w:color="auto"/>
            </w:tcBorders>
            <w:shd w:val="clear" w:color="auto" w:fill="auto"/>
            <w:noWrap/>
            <w:hideMark/>
          </w:tcPr>
          <w:p w14:paraId="22DC7AB2" w14:textId="602E4094" w:rsidR="00976EB1" w:rsidRPr="00976EB1" w:rsidRDefault="00976EB1" w:rsidP="00976EB1">
            <w:pPr>
              <w:spacing w:after="0" w:line="276" w:lineRule="auto"/>
              <w:jc w:val="right"/>
              <w:rPr>
                <w:rFonts w:eastAsia="Times New Roman" w:cstheme="minorHAnsi"/>
                <w:color w:val="000000"/>
                <w:sz w:val="16"/>
                <w:szCs w:val="16"/>
                <w:rPrChange w:id="3347" w:author="Alotaibi, Raed" w:date="2019-07-12T12:49:00Z">
                  <w:rPr>
                    <w:rFonts w:ascii="Calibri" w:eastAsia="Times New Roman" w:hAnsi="Calibri" w:cs="Calibri"/>
                    <w:color w:val="000000"/>
                  </w:rPr>
                </w:rPrChange>
              </w:rPr>
              <w:pPrChange w:id="33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7F5BC9AA" w14:textId="15D65BB2" w:rsidR="00976EB1" w:rsidRPr="00976EB1" w:rsidRDefault="00976EB1" w:rsidP="00976EB1">
            <w:pPr>
              <w:spacing w:after="0" w:line="276" w:lineRule="auto"/>
              <w:jc w:val="right"/>
              <w:rPr>
                <w:rFonts w:eastAsia="Times New Roman" w:cstheme="minorHAnsi"/>
                <w:color w:val="000000"/>
                <w:sz w:val="16"/>
                <w:szCs w:val="16"/>
                <w:rPrChange w:id="3349" w:author="Alotaibi, Raed" w:date="2019-07-12T12:49:00Z">
                  <w:rPr>
                    <w:rFonts w:ascii="Calibri" w:eastAsia="Times New Roman" w:hAnsi="Calibri" w:cs="Calibri"/>
                    <w:color w:val="000000"/>
                  </w:rPr>
                </w:rPrChange>
              </w:rPr>
              <w:pPrChange w:id="33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7F547823" w14:textId="1DF6D46A" w:rsidR="00976EB1" w:rsidRPr="00976EB1" w:rsidRDefault="00976EB1" w:rsidP="00976EB1">
            <w:pPr>
              <w:spacing w:after="0" w:line="276" w:lineRule="auto"/>
              <w:jc w:val="right"/>
              <w:rPr>
                <w:rFonts w:eastAsia="Times New Roman" w:cstheme="minorHAnsi"/>
                <w:color w:val="000000"/>
                <w:sz w:val="16"/>
                <w:szCs w:val="16"/>
                <w:rPrChange w:id="3351" w:author="Alotaibi, Raed" w:date="2019-07-12T12:49:00Z">
                  <w:rPr>
                    <w:rFonts w:ascii="Calibri" w:eastAsia="Times New Roman" w:hAnsi="Calibri" w:cs="Calibri"/>
                    <w:color w:val="000000"/>
                  </w:rPr>
                </w:rPrChange>
              </w:rPr>
              <w:pPrChange w:id="33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6691E0CE" w14:textId="218738C3" w:rsidR="00976EB1" w:rsidRPr="00976EB1" w:rsidRDefault="00976EB1" w:rsidP="00976EB1">
            <w:pPr>
              <w:spacing w:after="0" w:line="276" w:lineRule="auto"/>
              <w:jc w:val="right"/>
              <w:rPr>
                <w:rFonts w:eastAsia="Times New Roman" w:cstheme="minorHAnsi"/>
                <w:color w:val="000000"/>
                <w:sz w:val="16"/>
                <w:szCs w:val="16"/>
                <w:rPrChange w:id="3353" w:author="Alotaibi, Raed" w:date="2019-07-12T12:49:00Z">
                  <w:rPr>
                    <w:rFonts w:ascii="Calibri" w:eastAsia="Times New Roman" w:hAnsi="Calibri" w:cs="Calibri"/>
                    <w:color w:val="000000"/>
                  </w:rPr>
                </w:rPrChange>
              </w:rPr>
              <w:pPrChange w:id="33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-6.1%</w:t>
            </w:r>
          </w:p>
        </w:tc>
        <w:tc>
          <w:tcPr>
            <w:tcW w:w="861" w:type="dxa"/>
            <w:tcBorders>
              <w:top w:val="nil"/>
              <w:left w:val="nil"/>
              <w:bottom w:val="single" w:sz="4" w:space="0" w:color="auto"/>
              <w:right w:val="single" w:sz="4" w:space="0" w:color="auto"/>
            </w:tcBorders>
            <w:shd w:val="clear" w:color="auto" w:fill="auto"/>
            <w:noWrap/>
            <w:hideMark/>
          </w:tcPr>
          <w:p w14:paraId="056A360D" w14:textId="24AA68E6" w:rsidR="00976EB1" w:rsidRPr="00976EB1" w:rsidRDefault="00976EB1" w:rsidP="00976EB1">
            <w:pPr>
              <w:spacing w:after="0" w:line="276" w:lineRule="auto"/>
              <w:jc w:val="right"/>
              <w:rPr>
                <w:rFonts w:eastAsia="Times New Roman" w:cstheme="minorHAnsi"/>
                <w:color w:val="000000"/>
                <w:sz w:val="16"/>
                <w:szCs w:val="16"/>
                <w:rPrChange w:id="3355" w:author="Alotaibi, Raed" w:date="2019-07-12T12:49:00Z">
                  <w:rPr>
                    <w:rFonts w:ascii="Calibri" w:eastAsia="Times New Roman" w:hAnsi="Calibri" w:cs="Calibri"/>
                    <w:color w:val="000000"/>
                  </w:rPr>
                </w:rPrChange>
              </w:rPr>
              <w:pPrChange w:id="335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810" w:type="dxa"/>
            <w:tcBorders>
              <w:top w:val="nil"/>
              <w:left w:val="nil"/>
              <w:bottom w:val="single" w:sz="4" w:space="0" w:color="auto"/>
              <w:right w:val="single" w:sz="4" w:space="0" w:color="auto"/>
            </w:tcBorders>
            <w:shd w:val="clear" w:color="auto" w:fill="auto"/>
            <w:noWrap/>
            <w:hideMark/>
          </w:tcPr>
          <w:p w14:paraId="56A843D3" w14:textId="2D87DBAC" w:rsidR="00976EB1" w:rsidRPr="00976EB1" w:rsidRDefault="00976EB1" w:rsidP="00976EB1">
            <w:pPr>
              <w:spacing w:after="0" w:line="276" w:lineRule="auto"/>
              <w:jc w:val="right"/>
              <w:rPr>
                <w:rFonts w:eastAsia="Times New Roman" w:cstheme="minorHAnsi"/>
                <w:color w:val="000000"/>
                <w:sz w:val="16"/>
                <w:szCs w:val="16"/>
                <w:rPrChange w:id="3357" w:author="Alotaibi, Raed" w:date="2019-07-12T12:49:00Z">
                  <w:rPr>
                    <w:rFonts w:ascii="Calibri" w:eastAsia="Times New Roman" w:hAnsi="Calibri" w:cs="Calibri"/>
                    <w:color w:val="000000"/>
                  </w:rPr>
                </w:rPrChange>
              </w:rPr>
              <w:pPrChange w:id="33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r>
      <w:tr w:rsidR="00976EB1" w:rsidRPr="00976EB1" w14:paraId="136AC8E4"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F8AE76" w14:textId="77777777" w:rsidR="00976EB1" w:rsidRPr="00976EB1" w:rsidRDefault="00976EB1" w:rsidP="00976EB1">
            <w:pPr>
              <w:spacing w:after="0" w:line="276" w:lineRule="auto"/>
              <w:rPr>
                <w:rFonts w:eastAsia="Times New Roman" w:cstheme="minorHAnsi"/>
                <w:b/>
                <w:bCs/>
                <w:color w:val="000000"/>
                <w:sz w:val="16"/>
                <w:szCs w:val="16"/>
                <w:rPrChange w:id="3359" w:author="Alotaibi, Raed" w:date="2019-07-12T12:51:00Z">
                  <w:rPr>
                    <w:rFonts w:ascii="Calibri" w:eastAsia="Times New Roman" w:hAnsi="Calibri" w:cs="Calibri"/>
                    <w:b/>
                    <w:bCs/>
                    <w:color w:val="000000"/>
                  </w:rPr>
                </w:rPrChange>
              </w:rPr>
              <w:pPrChange w:id="336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361" w:author="Alotaibi, Raed" w:date="2019-07-12T12:51:00Z">
                  <w:rPr>
                    <w:rFonts w:ascii="Calibri" w:eastAsia="Times New Roman" w:hAnsi="Calibri" w:cs="Calibri"/>
                    <w:b/>
                    <w:bCs/>
                    <w:color w:val="000000"/>
                  </w:rPr>
                </w:rPrChange>
              </w:rPr>
              <w:t>North Dakota</w:t>
            </w:r>
          </w:p>
        </w:tc>
        <w:tc>
          <w:tcPr>
            <w:tcW w:w="759" w:type="dxa"/>
            <w:tcBorders>
              <w:top w:val="nil"/>
              <w:left w:val="nil"/>
              <w:bottom w:val="single" w:sz="4" w:space="0" w:color="auto"/>
              <w:right w:val="single" w:sz="4" w:space="0" w:color="auto"/>
            </w:tcBorders>
            <w:shd w:val="clear" w:color="auto" w:fill="auto"/>
            <w:noWrap/>
            <w:vAlign w:val="bottom"/>
            <w:hideMark/>
          </w:tcPr>
          <w:p w14:paraId="0649D796" w14:textId="77777777" w:rsidR="00976EB1" w:rsidRPr="00976EB1" w:rsidRDefault="00976EB1" w:rsidP="00976EB1">
            <w:pPr>
              <w:spacing w:after="0" w:line="276" w:lineRule="auto"/>
              <w:jc w:val="right"/>
              <w:rPr>
                <w:rFonts w:eastAsia="Times New Roman" w:cstheme="minorHAnsi"/>
                <w:color w:val="000000"/>
                <w:sz w:val="16"/>
                <w:szCs w:val="16"/>
                <w:rPrChange w:id="3362" w:author="Alotaibi, Raed" w:date="2019-07-12T12:49:00Z">
                  <w:rPr>
                    <w:rFonts w:ascii="Calibri" w:eastAsia="Times New Roman" w:hAnsi="Calibri" w:cs="Calibri"/>
                    <w:color w:val="000000"/>
                  </w:rPr>
                </w:rPrChange>
              </w:rPr>
              <w:pPrChange w:id="336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64" w:author="Alotaibi, Raed" w:date="2019-07-12T12:49:00Z">
                  <w:rPr>
                    <w:rFonts w:ascii="Calibri" w:eastAsia="Times New Roman" w:hAnsi="Calibri" w:cs="Calibri"/>
                    <w:color w:val="000000"/>
                  </w:rPr>
                </w:rPrChange>
              </w:rPr>
              <w:t>1,600</w:t>
            </w:r>
          </w:p>
        </w:tc>
        <w:tc>
          <w:tcPr>
            <w:tcW w:w="810" w:type="dxa"/>
            <w:tcBorders>
              <w:top w:val="nil"/>
              <w:left w:val="nil"/>
              <w:bottom w:val="single" w:sz="4" w:space="0" w:color="auto"/>
              <w:right w:val="single" w:sz="4" w:space="0" w:color="auto"/>
            </w:tcBorders>
            <w:shd w:val="clear" w:color="auto" w:fill="auto"/>
            <w:noWrap/>
            <w:vAlign w:val="bottom"/>
            <w:hideMark/>
          </w:tcPr>
          <w:p w14:paraId="59E04C7D" w14:textId="77777777" w:rsidR="00976EB1" w:rsidRPr="00976EB1" w:rsidRDefault="00976EB1" w:rsidP="00976EB1">
            <w:pPr>
              <w:spacing w:after="0" w:line="276" w:lineRule="auto"/>
              <w:jc w:val="right"/>
              <w:rPr>
                <w:rFonts w:eastAsia="Times New Roman" w:cstheme="minorHAnsi"/>
                <w:color w:val="000000"/>
                <w:sz w:val="16"/>
                <w:szCs w:val="16"/>
                <w:rPrChange w:id="3365" w:author="Alotaibi, Raed" w:date="2019-07-12T12:49:00Z">
                  <w:rPr>
                    <w:rFonts w:ascii="Calibri" w:eastAsia="Times New Roman" w:hAnsi="Calibri" w:cs="Calibri"/>
                    <w:color w:val="000000"/>
                    <w:sz w:val="20"/>
                    <w:szCs w:val="20"/>
                  </w:rPr>
                </w:rPrChange>
              </w:rPr>
              <w:pPrChange w:id="33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67" w:author="Alotaibi, Raed" w:date="2019-07-12T12:49:00Z">
                  <w:rPr>
                    <w:rFonts w:ascii="Calibri" w:eastAsia="Times New Roman" w:hAnsi="Calibri" w:cs="Calibri"/>
                    <w:color w:val="000000"/>
                    <w:sz w:val="20"/>
                    <w:szCs w:val="20"/>
                  </w:rPr>
                </w:rPrChange>
              </w:rPr>
              <w:t>100</w:t>
            </w:r>
          </w:p>
        </w:tc>
        <w:tc>
          <w:tcPr>
            <w:tcW w:w="720" w:type="dxa"/>
            <w:tcBorders>
              <w:top w:val="nil"/>
              <w:left w:val="nil"/>
              <w:bottom w:val="single" w:sz="4" w:space="0" w:color="auto"/>
              <w:right w:val="single" w:sz="4" w:space="0" w:color="auto"/>
            </w:tcBorders>
            <w:shd w:val="clear" w:color="auto" w:fill="auto"/>
            <w:noWrap/>
            <w:vAlign w:val="bottom"/>
            <w:hideMark/>
          </w:tcPr>
          <w:p w14:paraId="0CE33DB1" w14:textId="77777777" w:rsidR="00976EB1" w:rsidRPr="00976EB1" w:rsidRDefault="00976EB1" w:rsidP="00976EB1">
            <w:pPr>
              <w:spacing w:after="0" w:line="276" w:lineRule="auto"/>
              <w:jc w:val="right"/>
              <w:rPr>
                <w:rFonts w:eastAsia="Times New Roman" w:cstheme="minorHAnsi"/>
                <w:color w:val="000000"/>
                <w:sz w:val="16"/>
                <w:szCs w:val="16"/>
                <w:rPrChange w:id="3368" w:author="Alotaibi, Raed" w:date="2019-07-12T12:49:00Z">
                  <w:rPr>
                    <w:rFonts w:ascii="Calibri" w:eastAsia="Times New Roman" w:hAnsi="Calibri" w:cs="Calibri"/>
                    <w:color w:val="000000"/>
                    <w:sz w:val="20"/>
                    <w:szCs w:val="20"/>
                  </w:rPr>
                </w:rPrChange>
              </w:rPr>
              <w:pPrChange w:id="336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70" w:author="Alotaibi, Raed" w:date="2019-07-12T12:49:00Z">
                  <w:rPr>
                    <w:rFonts w:ascii="Calibri" w:eastAsia="Times New Roman" w:hAnsi="Calibri" w:cs="Calibri"/>
                    <w:color w:val="000000"/>
                    <w:sz w:val="20"/>
                    <w:szCs w:val="20"/>
                  </w:rPr>
                </w:rPrChange>
              </w:rPr>
              <w:t>6.3%</w:t>
            </w:r>
          </w:p>
        </w:tc>
        <w:tc>
          <w:tcPr>
            <w:tcW w:w="900" w:type="dxa"/>
            <w:tcBorders>
              <w:top w:val="nil"/>
              <w:left w:val="nil"/>
              <w:bottom w:val="single" w:sz="4" w:space="0" w:color="auto"/>
              <w:right w:val="single" w:sz="4" w:space="0" w:color="auto"/>
            </w:tcBorders>
            <w:shd w:val="clear" w:color="auto" w:fill="auto"/>
            <w:noWrap/>
            <w:vAlign w:val="bottom"/>
            <w:hideMark/>
          </w:tcPr>
          <w:p w14:paraId="04C26075" w14:textId="77777777" w:rsidR="00976EB1" w:rsidRPr="00976EB1" w:rsidRDefault="00976EB1" w:rsidP="00976EB1">
            <w:pPr>
              <w:spacing w:after="0" w:line="276" w:lineRule="auto"/>
              <w:jc w:val="right"/>
              <w:rPr>
                <w:rFonts w:eastAsia="Times New Roman" w:cstheme="minorHAnsi"/>
                <w:color w:val="000000"/>
                <w:sz w:val="16"/>
                <w:szCs w:val="16"/>
                <w:rPrChange w:id="3371" w:author="Alotaibi, Raed" w:date="2019-07-12T12:49:00Z">
                  <w:rPr>
                    <w:rFonts w:ascii="Calibri" w:eastAsia="Times New Roman" w:hAnsi="Calibri" w:cs="Calibri"/>
                    <w:color w:val="000000"/>
                  </w:rPr>
                </w:rPrChange>
              </w:rPr>
              <w:pPrChange w:id="337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73" w:author="Alotaibi, Raed" w:date="2019-07-12T12:49:00Z">
                  <w:rPr>
                    <w:rFonts w:ascii="Calibri" w:eastAsia="Times New Roman" w:hAnsi="Calibri" w:cs="Calibri"/>
                    <w:color w:val="000000"/>
                  </w:rPr>
                </w:rPrChange>
              </w:rPr>
              <w:t>1,600</w:t>
            </w:r>
          </w:p>
        </w:tc>
        <w:tc>
          <w:tcPr>
            <w:tcW w:w="810" w:type="dxa"/>
            <w:tcBorders>
              <w:top w:val="nil"/>
              <w:left w:val="nil"/>
              <w:bottom w:val="single" w:sz="4" w:space="0" w:color="auto"/>
              <w:right w:val="single" w:sz="4" w:space="0" w:color="auto"/>
            </w:tcBorders>
            <w:shd w:val="clear" w:color="auto" w:fill="auto"/>
            <w:noWrap/>
            <w:hideMark/>
          </w:tcPr>
          <w:p w14:paraId="2FFB21FA" w14:textId="23F0C3B3" w:rsidR="00976EB1" w:rsidRPr="00976EB1" w:rsidRDefault="00976EB1" w:rsidP="00976EB1">
            <w:pPr>
              <w:spacing w:after="0" w:line="276" w:lineRule="auto"/>
              <w:jc w:val="right"/>
              <w:rPr>
                <w:rFonts w:eastAsia="Times New Roman" w:cstheme="minorHAnsi"/>
                <w:color w:val="000000"/>
                <w:sz w:val="16"/>
                <w:szCs w:val="16"/>
                <w:rPrChange w:id="3374" w:author="Alotaibi, Raed" w:date="2019-07-12T12:49:00Z">
                  <w:rPr>
                    <w:rFonts w:ascii="Calibri" w:eastAsia="Times New Roman" w:hAnsi="Calibri" w:cs="Calibri"/>
                    <w:color w:val="000000"/>
                  </w:rPr>
                </w:rPrChange>
              </w:rPr>
              <w:pPrChange w:id="33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50533382" w14:textId="4D56F8E7" w:rsidR="00976EB1" w:rsidRPr="00976EB1" w:rsidRDefault="00976EB1" w:rsidP="00976EB1">
            <w:pPr>
              <w:spacing w:after="0" w:line="276" w:lineRule="auto"/>
              <w:jc w:val="right"/>
              <w:rPr>
                <w:rFonts w:eastAsia="Times New Roman" w:cstheme="minorHAnsi"/>
                <w:color w:val="000000"/>
                <w:sz w:val="16"/>
                <w:szCs w:val="16"/>
                <w:rPrChange w:id="3376" w:author="Alotaibi, Raed" w:date="2019-07-12T12:49:00Z">
                  <w:rPr>
                    <w:rFonts w:ascii="Calibri" w:eastAsia="Times New Roman" w:hAnsi="Calibri" w:cs="Calibri"/>
                    <w:color w:val="000000"/>
                  </w:rPr>
                </w:rPrChange>
              </w:rPr>
              <w:pPrChange w:id="33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w:t>
            </w:r>
          </w:p>
        </w:tc>
        <w:tc>
          <w:tcPr>
            <w:tcW w:w="759" w:type="dxa"/>
            <w:tcBorders>
              <w:top w:val="nil"/>
              <w:left w:val="nil"/>
              <w:bottom w:val="single" w:sz="4" w:space="0" w:color="auto"/>
              <w:right w:val="single" w:sz="4" w:space="0" w:color="auto"/>
            </w:tcBorders>
            <w:shd w:val="clear" w:color="auto" w:fill="auto"/>
            <w:noWrap/>
            <w:hideMark/>
          </w:tcPr>
          <w:p w14:paraId="22EBEB34" w14:textId="7E89AA9A" w:rsidR="00976EB1" w:rsidRPr="00976EB1" w:rsidRDefault="00976EB1" w:rsidP="00976EB1">
            <w:pPr>
              <w:spacing w:after="0" w:line="276" w:lineRule="auto"/>
              <w:jc w:val="right"/>
              <w:rPr>
                <w:rFonts w:eastAsia="Times New Roman" w:cstheme="minorHAnsi"/>
                <w:color w:val="000000"/>
                <w:sz w:val="16"/>
                <w:szCs w:val="16"/>
                <w:rPrChange w:id="3378" w:author="Alotaibi, Raed" w:date="2019-07-12T12:49:00Z">
                  <w:rPr>
                    <w:rFonts w:ascii="Calibri" w:eastAsia="Times New Roman" w:hAnsi="Calibri" w:cs="Calibri"/>
                    <w:color w:val="000000"/>
                  </w:rPr>
                </w:rPrChange>
              </w:rPr>
              <w:pPrChange w:id="33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786" w:type="dxa"/>
            <w:tcBorders>
              <w:top w:val="nil"/>
              <w:left w:val="nil"/>
              <w:bottom w:val="single" w:sz="4" w:space="0" w:color="auto"/>
              <w:right w:val="single" w:sz="4" w:space="0" w:color="auto"/>
            </w:tcBorders>
            <w:shd w:val="clear" w:color="auto" w:fill="auto"/>
            <w:noWrap/>
            <w:hideMark/>
          </w:tcPr>
          <w:p w14:paraId="4FAAEFB9" w14:textId="2242FE36" w:rsidR="00976EB1" w:rsidRPr="00976EB1" w:rsidRDefault="00976EB1" w:rsidP="00976EB1">
            <w:pPr>
              <w:spacing w:after="0" w:line="276" w:lineRule="auto"/>
              <w:jc w:val="right"/>
              <w:rPr>
                <w:rFonts w:eastAsia="Times New Roman" w:cstheme="minorHAnsi"/>
                <w:color w:val="000000"/>
                <w:sz w:val="16"/>
                <w:szCs w:val="16"/>
                <w:rPrChange w:id="3380" w:author="Alotaibi, Raed" w:date="2019-07-12T12:49:00Z">
                  <w:rPr>
                    <w:rFonts w:ascii="Calibri" w:eastAsia="Times New Roman" w:hAnsi="Calibri" w:cs="Calibri"/>
                    <w:color w:val="000000"/>
                  </w:rPr>
                </w:rPrChange>
              </w:rPr>
              <w:pPrChange w:id="33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6BBB7122" w14:textId="6666C850" w:rsidR="00976EB1" w:rsidRPr="00976EB1" w:rsidRDefault="00976EB1" w:rsidP="00976EB1">
            <w:pPr>
              <w:spacing w:after="0" w:line="276" w:lineRule="auto"/>
              <w:jc w:val="right"/>
              <w:rPr>
                <w:rFonts w:eastAsia="Times New Roman" w:cstheme="minorHAnsi"/>
                <w:color w:val="000000"/>
                <w:sz w:val="16"/>
                <w:szCs w:val="16"/>
                <w:rPrChange w:id="3382" w:author="Alotaibi, Raed" w:date="2019-07-12T12:49:00Z">
                  <w:rPr>
                    <w:rFonts w:ascii="Calibri" w:eastAsia="Times New Roman" w:hAnsi="Calibri" w:cs="Calibri"/>
                    <w:color w:val="000000"/>
                  </w:rPr>
                </w:rPrChange>
              </w:rPr>
              <w:pPrChange w:id="33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10F018E5" w14:textId="275F0709" w:rsidR="00976EB1" w:rsidRPr="00976EB1" w:rsidRDefault="00976EB1" w:rsidP="00976EB1">
            <w:pPr>
              <w:spacing w:after="0" w:line="276" w:lineRule="auto"/>
              <w:jc w:val="right"/>
              <w:rPr>
                <w:rFonts w:eastAsia="Times New Roman" w:cstheme="minorHAnsi"/>
                <w:color w:val="000000"/>
                <w:sz w:val="16"/>
                <w:szCs w:val="16"/>
                <w:rPrChange w:id="3384" w:author="Alotaibi, Raed" w:date="2019-07-12T12:49:00Z">
                  <w:rPr>
                    <w:rFonts w:ascii="Calibri" w:eastAsia="Times New Roman" w:hAnsi="Calibri" w:cs="Calibri"/>
                    <w:color w:val="000000"/>
                  </w:rPr>
                </w:rPrChange>
              </w:rPr>
              <w:pPrChange w:id="33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61" w:type="dxa"/>
            <w:tcBorders>
              <w:top w:val="nil"/>
              <w:left w:val="nil"/>
              <w:bottom w:val="single" w:sz="4" w:space="0" w:color="auto"/>
              <w:right w:val="single" w:sz="4" w:space="0" w:color="auto"/>
            </w:tcBorders>
            <w:shd w:val="clear" w:color="auto" w:fill="auto"/>
            <w:noWrap/>
            <w:hideMark/>
          </w:tcPr>
          <w:p w14:paraId="65F7C043" w14:textId="51A4F71B" w:rsidR="00976EB1" w:rsidRPr="00976EB1" w:rsidRDefault="00976EB1" w:rsidP="00976EB1">
            <w:pPr>
              <w:spacing w:after="0" w:line="276" w:lineRule="auto"/>
              <w:jc w:val="right"/>
              <w:rPr>
                <w:rFonts w:eastAsia="Times New Roman" w:cstheme="minorHAnsi"/>
                <w:color w:val="000000"/>
                <w:sz w:val="16"/>
                <w:szCs w:val="16"/>
                <w:rPrChange w:id="3386" w:author="Alotaibi, Raed" w:date="2019-07-12T12:49:00Z">
                  <w:rPr>
                    <w:rFonts w:ascii="Calibri" w:eastAsia="Times New Roman" w:hAnsi="Calibri" w:cs="Calibri"/>
                    <w:color w:val="000000"/>
                  </w:rPr>
                </w:rPrChange>
              </w:rPr>
              <w:pPrChange w:id="33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6C97B795" w14:textId="23862B2E" w:rsidR="00976EB1" w:rsidRPr="00976EB1" w:rsidRDefault="00976EB1" w:rsidP="00976EB1">
            <w:pPr>
              <w:spacing w:after="0" w:line="276" w:lineRule="auto"/>
              <w:jc w:val="right"/>
              <w:rPr>
                <w:rFonts w:eastAsia="Times New Roman" w:cstheme="minorHAnsi"/>
                <w:color w:val="000000"/>
                <w:sz w:val="16"/>
                <w:szCs w:val="16"/>
                <w:rPrChange w:id="3388" w:author="Alotaibi, Raed" w:date="2019-07-12T12:49:00Z">
                  <w:rPr>
                    <w:rFonts w:ascii="Calibri" w:eastAsia="Times New Roman" w:hAnsi="Calibri" w:cs="Calibri"/>
                    <w:color w:val="000000"/>
                  </w:rPr>
                </w:rPrChange>
              </w:rPr>
              <w:pPrChange w:id="33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r>
      <w:tr w:rsidR="00976EB1" w:rsidRPr="00976EB1" w14:paraId="5CF483FA"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2A98CC0" w14:textId="77777777" w:rsidR="00976EB1" w:rsidRPr="00976EB1" w:rsidRDefault="00976EB1" w:rsidP="00976EB1">
            <w:pPr>
              <w:spacing w:after="0" w:line="276" w:lineRule="auto"/>
              <w:rPr>
                <w:rFonts w:eastAsia="Times New Roman" w:cstheme="minorHAnsi"/>
                <w:b/>
                <w:bCs/>
                <w:color w:val="000000"/>
                <w:sz w:val="16"/>
                <w:szCs w:val="16"/>
                <w:rPrChange w:id="3390" w:author="Alotaibi, Raed" w:date="2019-07-12T12:51:00Z">
                  <w:rPr>
                    <w:rFonts w:ascii="Calibri" w:eastAsia="Times New Roman" w:hAnsi="Calibri" w:cs="Calibri"/>
                    <w:b/>
                    <w:bCs/>
                    <w:color w:val="000000"/>
                  </w:rPr>
                </w:rPrChange>
              </w:rPr>
              <w:pPrChange w:id="339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392" w:author="Alotaibi, Raed" w:date="2019-07-12T12:51:00Z">
                  <w:rPr>
                    <w:rFonts w:ascii="Calibri" w:eastAsia="Times New Roman" w:hAnsi="Calibri" w:cs="Calibri"/>
                    <w:b/>
                    <w:bCs/>
                    <w:color w:val="000000"/>
                  </w:rPr>
                </w:rPrChange>
              </w:rPr>
              <w:t>Ohio</w:t>
            </w:r>
          </w:p>
        </w:tc>
        <w:tc>
          <w:tcPr>
            <w:tcW w:w="759" w:type="dxa"/>
            <w:tcBorders>
              <w:top w:val="nil"/>
              <w:left w:val="nil"/>
              <w:bottom w:val="single" w:sz="4" w:space="0" w:color="auto"/>
              <w:right w:val="single" w:sz="4" w:space="0" w:color="auto"/>
            </w:tcBorders>
            <w:shd w:val="clear" w:color="auto" w:fill="auto"/>
            <w:noWrap/>
            <w:vAlign w:val="bottom"/>
            <w:hideMark/>
          </w:tcPr>
          <w:p w14:paraId="3D8964E3" w14:textId="77777777" w:rsidR="00976EB1" w:rsidRPr="00976EB1" w:rsidRDefault="00976EB1" w:rsidP="00976EB1">
            <w:pPr>
              <w:spacing w:after="0" w:line="276" w:lineRule="auto"/>
              <w:jc w:val="right"/>
              <w:rPr>
                <w:rFonts w:eastAsia="Times New Roman" w:cstheme="minorHAnsi"/>
                <w:color w:val="000000"/>
                <w:sz w:val="16"/>
                <w:szCs w:val="16"/>
                <w:rPrChange w:id="3393" w:author="Alotaibi, Raed" w:date="2019-07-12T12:49:00Z">
                  <w:rPr>
                    <w:rFonts w:ascii="Calibri" w:eastAsia="Times New Roman" w:hAnsi="Calibri" w:cs="Calibri"/>
                    <w:color w:val="000000"/>
                  </w:rPr>
                </w:rPrChange>
              </w:rPr>
              <w:pPrChange w:id="339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95" w:author="Alotaibi, Raed" w:date="2019-07-12T12:49:00Z">
                  <w:rPr>
                    <w:rFonts w:ascii="Calibri" w:eastAsia="Times New Roman" w:hAnsi="Calibri" w:cs="Calibri"/>
                    <w:color w:val="000000"/>
                  </w:rPr>
                </w:rPrChange>
              </w:rPr>
              <w:t>29,500</w:t>
            </w:r>
          </w:p>
        </w:tc>
        <w:tc>
          <w:tcPr>
            <w:tcW w:w="810" w:type="dxa"/>
            <w:tcBorders>
              <w:top w:val="nil"/>
              <w:left w:val="nil"/>
              <w:bottom w:val="single" w:sz="4" w:space="0" w:color="auto"/>
              <w:right w:val="single" w:sz="4" w:space="0" w:color="auto"/>
            </w:tcBorders>
            <w:shd w:val="clear" w:color="auto" w:fill="auto"/>
            <w:noWrap/>
            <w:vAlign w:val="bottom"/>
            <w:hideMark/>
          </w:tcPr>
          <w:p w14:paraId="5AF028B7" w14:textId="77777777" w:rsidR="00976EB1" w:rsidRPr="00976EB1" w:rsidRDefault="00976EB1" w:rsidP="00976EB1">
            <w:pPr>
              <w:spacing w:after="0" w:line="276" w:lineRule="auto"/>
              <w:jc w:val="right"/>
              <w:rPr>
                <w:rFonts w:eastAsia="Times New Roman" w:cstheme="minorHAnsi"/>
                <w:color w:val="000000"/>
                <w:sz w:val="16"/>
                <w:szCs w:val="16"/>
                <w:rPrChange w:id="3396" w:author="Alotaibi, Raed" w:date="2019-07-12T12:49:00Z">
                  <w:rPr>
                    <w:rFonts w:ascii="Calibri" w:eastAsia="Times New Roman" w:hAnsi="Calibri" w:cs="Calibri"/>
                    <w:color w:val="000000"/>
                    <w:sz w:val="20"/>
                    <w:szCs w:val="20"/>
                  </w:rPr>
                </w:rPrChange>
              </w:rPr>
              <w:pPrChange w:id="33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398" w:author="Alotaibi, Raed" w:date="2019-07-12T12:49:00Z">
                  <w:rPr>
                    <w:rFonts w:ascii="Calibri" w:eastAsia="Times New Roman" w:hAnsi="Calibri" w:cs="Calibri"/>
                    <w:color w:val="000000"/>
                    <w:sz w:val="20"/>
                    <w:szCs w:val="20"/>
                  </w:rPr>
                </w:rPrChange>
              </w:rPr>
              <w:t>5,000</w:t>
            </w:r>
          </w:p>
        </w:tc>
        <w:tc>
          <w:tcPr>
            <w:tcW w:w="720" w:type="dxa"/>
            <w:tcBorders>
              <w:top w:val="nil"/>
              <w:left w:val="nil"/>
              <w:bottom w:val="single" w:sz="4" w:space="0" w:color="auto"/>
              <w:right w:val="single" w:sz="4" w:space="0" w:color="auto"/>
            </w:tcBorders>
            <w:shd w:val="clear" w:color="auto" w:fill="auto"/>
            <w:noWrap/>
            <w:vAlign w:val="bottom"/>
            <w:hideMark/>
          </w:tcPr>
          <w:p w14:paraId="4A56D390" w14:textId="77777777" w:rsidR="00976EB1" w:rsidRPr="00976EB1" w:rsidRDefault="00976EB1" w:rsidP="00976EB1">
            <w:pPr>
              <w:spacing w:after="0" w:line="276" w:lineRule="auto"/>
              <w:jc w:val="right"/>
              <w:rPr>
                <w:rFonts w:eastAsia="Times New Roman" w:cstheme="minorHAnsi"/>
                <w:color w:val="000000"/>
                <w:sz w:val="16"/>
                <w:szCs w:val="16"/>
                <w:rPrChange w:id="3399" w:author="Alotaibi, Raed" w:date="2019-07-12T12:49:00Z">
                  <w:rPr>
                    <w:rFonts w:ascii="Calibri" w:eastAsia="Times New Roman" w:hAnsi="Calibri" w:cs="Calibri"/>
                    <w:color w:val="000000"/>
                    <w:sz w:val="20"/>
                    <w:szCs w:val="20"/>
                  </w:rPr>
                </w:rPrChange>
              </w:rPr>
              <w:pPrChange w:id="340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01" w:author="Alotaibi, Raed" w:date="2019-07-12T12:49:00Z">
                  <w:rPr>
                    <w:rFonts w:ascii="Calibri" w:eastAsia="Times New Roman" w:hAnsi="Calibri" w:cs="Calibri"/>
                    <w:color w:val="000000"/>
                    <w:sz w:val="20"/>
                    <w:szCs w:val="20"/>
                  </w:rPr>
                </w:rPrChange>
              </w:rPr>
              <w:t>16.9%</w:t>
            </w:r>
          </w:p>
        </w:tc>
        <w:tc>
          <w:tcPr>
            <w:tcW w:w="900" w:type="dxa"/>
            <w:tcBorders>
              <w:top w:val="nil"/>
              <w:left w:val="nil"/>
              <w:bottom w:val="single" w:sz="4" w:space="0" w:color="auto"/>
              <w:right w:val="single" w:sz="4" w:space="0" w:color="auto"/>
            </w:tcBorders>
            <w:shd w:val="clear" w:color="auto" w:fill="auto"/>
            <w:noWrap/>
            <w:vAlign w:val="bottom"/>
            <w:hideMark/>
          </w:tcPr>
          <w:p w14:paraId="7FFF2868" w14:textId="77777777" w:rsidR="00976EB1" w:rsidRPr="00976EB1" w:rsidRDefault="00976EB1" w:rsidP="00976EB1">
            <w:pPr>
              <w:spacing w:after="0" w:line="276" w:lineRule="auto"/>
              <w:jc w:val="right"/>
              <w:rPr>
                <w:rFonts w:eastAsia="Times New Roman" w:cstheme="minorHAnsi"/>
                <w:color w:val="000000"/>
                <w:sz w:val="16"/>
                <w:szCs w:val="16"/>
                <w:rPrChange w:id="3402" w:author="Alotaibi, Raed" w:date="2019-07-12T12:49:00Z">
                  <w:rPr>
                    <w:rFonts w:ascii="Calibri" w:eastAsia="Times New Roman" w:hAnsi="Calibri" w:cs="Calibri"/>
                    <w:color w:val="000000"/>
                  </w:rPr>
                </w:rPrChange>
              </w:rPr>
              <w:pPrChange w:id="340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04" w:author="Alotaibi, Raed" w:date="2019-07-12T12:49:00Z">
                  <w:rPr>
                    <w:rFonts w:ascii="Calibri" w:eastAsia="Times New Roman" w:hAnsi="Calibri" w:cs="Calibri"/>
                    <w:color w:val="000000"/>
                  </w:rPr>
                </w:rPrChange>
              </w:rPr>
              <w:t>36,100</w:t>
            </w:r>
          </w:p>
        </w:tc>
        <w:tc>
          <w:tcPr>
            <w:tcW w:w="810" w:type="dxa"/>
            <w:tcBorders>
              <w:top w:val="nil"/>
              <w:left w:val="nil"/>
              <w:bottom w:val="single" w:sz="4" w:space="0" w:color="auto"/>
              <w:right w:val="single" w:sz="4" w:space="0" w:color="auto"/>
            </w:tcBorders>
            <w:shd w:val="clear" w:color="auto" w:fill="auto"/>
            <w:noWrap/>
            <w:hideMark/>
          </w:tcPr>
          <w:p w14:paraId="7ABE099A" w14:textId="653A0BAC" w:rsidR="00976EB1" w:rsidRPr="00976EB1" w:rsidRDefault="00976EB1" w:rsidP="00976EB1">
            <w:pPr>
              <w:spacing w:after="0" w:line="276" w:lineRule="auto"/>
              <w:jc w:val="right"/>
              <w:rPr>
                <w:rFonts w:eastAsia="Times New Roman" w:cstheme="minorHAnsi"/>
                <w:color w:val="000000"/>
                <w:sz w:val="16"/>
                <w:szCs w:val="16"/>
                <w:rPrChange w:id="3405" w:author="Alotaibi, Raed" w:date="2019-07-12T12:49:00Z">
                  <w:rPr>
                    <w:rFonts w:ascii="Calibri" w:eastAsia="Times New Roman" w:hAnsi="Calibri" w:cs="Calibri"/>
                    <w:color w:val="000000"/>
                  </w:rPr>
                </w:rPrChange>
              </w:rPr>
              <w:pPrChange w:id="34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6,200</w:t>
            </w:r>
          </w:p>
        </w:tc>
        <w:tc>
          <w:tcPr>
            <w:tcW w:w="615" w:type="dxa"/>
            <w:tcBorders>
              <w:top w:val="nil"/>
              <w:left w:val="nil"/>
              <w:bottom w:val="single" w:sz="4" w:space="0" w:color="auto"/>
              <w:right w:val="single" w:sz="4" w:space="0" w:color="auto"/>
            </w:tcBorders>
            <w:shd w:val="clear" w:color="auto" w:fill="auto"/>
            <w:noWrap/>
            <w:hideMark/>
          </w:tcPr>
          <w:p w14:paraId="67834178" w14:textId="3E1CFE9E" w:rsidR="00976EB1" w:rsidRPr="00976EB1" w:rsidRDefault="00976EB1" w:rsidP="00976EB1">
            <w:pPr>
              <w:spacing w:after="0" w:line="276" w:lineRule="auto"/>
              <w:jc w:val="right"/>
              <w:rPr>
                <w:rFonts w:eastAsia="Times New Roman" w:cstheme="minorHAnsi"/>
                <w:color w:val="000000"/>
                <w:sz w:val="16"/>
                <w:szCs w:val="16"/>
                <w:rPrChange w:id="3407" w:author="Alotaibi, Raed" w:date="2019-07-12T12:49:00Z">
                  <w:rPr>
                    <w:rFonts w:ascii="Calibri" w:eastAsia="Times New Roman" w:hAnsi="Calibri" w:cs="Calibri"/>
                    <w:color w:val="000000"/>
                  </w:rPr>
                </w:rPrChange>
              </w:rPr>
              <w:pPrChange w:id="340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17.2%</w:t>
            </w:r>
          </w:p>
        </w:tc>
        <w:tc>
          <w:tcPr>
            <w:tcW w:w="759" w:type="dxa"/>
            <w:tcBorders>
              <w:top w:val="nil"/>
              <w:left w:val="nil"/>
              <w:bottom w:val="single" w:sz="4" w:space="0" w:color="auto"/>
              <w:right w:val="single" w:sz="4" w:space="0" w:color="auto"/>
            </w:tcBorders>
            <w:shd w:val="clear" w:color="auto" w:fill="auto"/>
            <w:noWrap/>
            <w:hideMark/>
          </w:tcPr>
          <w:p w14:paraId="3173816B" w14:textId="10BCF9B3" w:rsidR="00976EB1" w:rsidRPr="00976EB1" w:rsidRDefault="00976EB1" w:rsidP="00976EB1">
            <w:pPr>
              <w:spacing w:after="0" w:line="276" w:lineRule="auto"/>
              <w:jc w:val="right"/>
              <w:rPr>
                <w:rFonts w:eastAsia="Times New Roman" w:cstheme="minorHAnsi"/>
                <w:color w:val="000000"/>
                <w:sz w:val="16"/>
                <w:szCs w:val="16"/>
                <w:rPrChange w:id="3409" w:author="Alotaibi, Raed" w:date="2019-07-12T12:49:00Z">
                  <w:rPr>
                    <w:rFonts w:ascii="Calibri" w:eastAsia="Times New Roman" w:hAnsi="Calibri" w:cs="Calibri"/>
                    <w:color w:val="000000"/>
                  </w:rPr>
                </w:rPrChange>
              </w:rPr>
              <w:pPrChange w:id="341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6,600</w:t>
            </w:r>
          </w:p>
        </w:tc>
        <w:tc>
          <w:tcPr>
            <w:tcW w:w="786" w:type="dxa"/>
            <w:tcBorders>
              <w:top w:val="nil"/>
              <w:left w:val="nil"/>
              <w:bottom w:val="single" w:sz="4" w:space="0" w:color="auto"/>
              <w:right w:val="single" w:sz="4" w:space="0" w:color="auto"/>
            </w:tcBorders>
            <w:shd w:val="clear" w:color="auto" w:fill="auto"/>
            <w:noWrap/>
            <w:hideMark/>
          </w:tcPr>
          <w:p w14:paraId="3738C422" w14:textId="45AB5480" w:rsidR="00976EB1" w:rsidRPr="00976EB1" w:rsidRDefault="00976EB1" w:rsidP="00976EB1">
            <w:pPr>
              <w:spacing w:after="0" w:line="276" w:lineRule="auto"/>
              <w:jc w:val="right"/>
              <w:rPr>
                <w:rFonts w:eastAsia="Times New Roman" w:cstheme="minorHAnsi"/>
                <w:color w:val="000000"/>
                <w:sz w:val="16"/>
                <w:szCs w:val="16"/>
                <w:rPrChange w:id="3411" w:author="Alotaibi, Raed" w:date="2019-07-12T12:49:00Z">
                  <w:rPr>
                    <w:rFonts w:ascii="Calibri" w:eastAsia="Times New Roman" w:hAnsi="Calibri" w:cs="Calibri"/>
                    <w:color w:val="000000"/>
                  </w:rPr>
                </w:rPrChange>
              </w:rPr>
              <w:pPrChange w:id="341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810" w:type="dxa"/>
            <w:tcBorders>
              <w:top w:val="nil"/>
              <w:left w:val="nil"/>
              <w:bottom w:val="single" w:sz="4" w:space="0" w:color="auto"/>
              <w:right w:val="single" w:sz="4" w:space="0" w:color="auto"/>
            </w:tcBorders>
            <w:shd w:val="clear" w:color="auto" w:fill="auto"/>
            <w:noWrap/>
            <w:hideMark/>
          </w:tcPr>
          <w:p w14:paraId="17C91329" w14:textId="14336EBF" w:rsidR="00976EB1" w:rsidRPr="00976EB1" w:rsidRDefault="00976EB1" w:rsidP="00976EB1">
            <w:pPr>
              <w:spacing w:after="0" w:line="276" w:lineRule="auto"/>
              <w:jc w:val="right"/>
              <w:rPr>
                <w:rFonts w:eastAsia="Times New Roman" w:cstheme="minorHAnsi"/>
                <w:color w:val="000000"/>
                <w:sz w:val="16"/>
                <w:szCs w:val="16"/>
                <w:rPrChange w:id="3413" w:author="Alotaibi, Raed" w:date="2019-07-12T12:49:00Z">
                  <w:rPr>
                    <w:rFonts w:ascii="Calibri" w:eastAsia="Times New Roman" w:hAnsi="Calibri" w:cs="Calibri"/>
                    <w:color w:val="000000"/>
                  </w:rPr>
                </w:rPrChange>
              </w:rPr>
              <w:pPrChange w:id="341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17F0D853" w14:textId="015E9EB0" w:rsidR="00976EB1" w:rsidRPr="00976EB1" w:rsidRDefault="00976EB1" w:rsidP="00976EB1">
            <w:pPr>
              <w:spacing w:after="0" w:line="276" w:lineRule="auto"/>
              <w:jc w:val="right"/>
              <w:rPr>
                <w:rFonts w:eastAsia="Times New Roman" w:cstheme="minorHAnsi"/>
                <w:color w:val="000000"/>
                <w:sz w:val="16"/>
                <w:szCs w:val="16"/>
                <w:rPrChange w:id="3415" w:author="Alotaibi, Raed" w:date="2019-07-12T12:49:00Z">
                  <w:rPr>
                    <w:rFonts w:ascii="Calibri" w:eastAsia="Times New Roman" w:hAnsi="Calibri" w:cs="Calibri"/>
                    <w:color w:val="000000"/>
                  </w:rPr>
                </w:rPrChange>
              </w:rPr>
              <w:pPrChange w:id="34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22.4%</w:t>
            </w:r>
          </w:p>
        </w:tc>
        <w:tc>
          <w:tcPr>
            <w:tcW w:w="861" w:type="dxa"/>
            <w:tcBorders>
              <w:top w:val="nil"/>
              <w:left w:val="nil"/>
              <w:bottom w:val="single" w:sz="4" w:space="0" w:color="auto"/>
              <w:right w:val="single" w:sz="4" w:space="0" w:color="auto"/>
            </w:tcBorders>
            <w:shd w:val="clear" w:color="auto" w:fill="auto"/>
            <w:noWrap/>
            <w:hideMark/>
          </w:tcPr>
          <w:p w14:paraId="0DA7A61F" w14:textId="129E0561" w:rsidR="00976EB1" w:rsidRPr="00976EB1" w:rsidRDefault="00976EB1" w:rsidP="00976EB1">
            <w:pPr>
              <w:spacing w:after="0" w:line="276" w:lineRule="auto"/>
              <w:jc w:val="right"/>
              <w:rPr>
                <w:rFonts w:eastAsia="Times New Roman" w:cstheme="minorHAnsi"/>
                <w:color w:val="000000"/>
                <w:sz w:val="16"/>
                <w:szCs w:val="16"/>
                <w:rPrChange w:id="3417" w:author="Alotaibi, Raed" w:date="2019-07-12T12:49:00Z">
                  <w:rPr>
                    <w:rFonts w:ascii="Calibri" w:eastAsia="Times New Roman" w:hAnsi="Calibri" w:cs="Calibri"/>
                    <w:color w:val="000000"/>
                  </w:rPr>
                </w:rPrChange>
              </w:rPr>
              <w:pPrChange w:id="34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w:t>
            </w:r>
          </w:p>
        </w:tc>
        <w:tc>
          <w:tcPr>
            <w:tcW w:w="810" w:type="dxa"/>
            <w:tcBorders>
              <w:top w:val="nil"/>
              <w:left w:val="nil"/>
              <w:bottom w:val="single" w:sz="4" w:space="0" w:color="auto"/>
              <w:right w:val="single" w:sz="4" w:space="0" w:color="auto"/>
            </w:tcBorders>
            <w:shd w:val="clear" w:color="auto" w:fill="auto"/>
            <w:noWrap/>
            <w:hideMark/>
          </w:tcPr>
          <w:p w14:paraId="739CAF0D" w14:textId="00075A9F" w:rsidR="00976EB1" w:rsidRPr="00976EB1" w:rsidRDefault="00976EB1" w:rsidP="00976EB1">
            <w:pPr>
              <w:spacing w:after="0" w:line="276" w:lineRule="auto"/>
              <w:jc w:val="right"/>
              <w:rPr>
                <w:rFonts w:eastAsia="Times New Roman" w:cstheme="minorHAnsi"/>
                <w:color w:val="000000"/>
                <w:sz w:val="16"/>
                <w:szCs w:val="16"/>
                <w:rPrChange w:id="3419" w:author="Alotaibi, Raed" w:date="2019-07-12T12:49:00Z">
                  <w:rPr>
                    <w:rFonts w:ascii="Calibri" w:eastAsia="Times New Roman" w:hAnsi="Calibri" w:cs="Calibri"/>
                    <w:color w:val="000000"/>
                  </w:rPr>
                </w:rPrChange>
              </w:rPr>
              <w:pPrChange w:id="34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w:t>
            </w:r>
          </w:p>
        </w:tc>
      </w:tr>
      <w:tr w:rsidR="00976EB1" w:rsidRPr="00976EB1" w14:paraId="0891938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B77EA35" w14:textId="77777777" w:rsidR="00976EB1" w:rsidRPr="00976EB1" w:rsidRDefault="00976EB1" w:rsidP="00976EB1">
            <w:pPr>
              <w:spacing w:after="0" w:line="276" w:lineRule="auto"/>
              <w:rPr>
                <w:rFonts w:eastAsia="Times New Roman" w:cstheme="minorHAnsi"/>
                <w:b/>
                <w:bCs/>
                <w:color w:val="000000"/>
                <w:sz w:val="16"/>
                <w:szCs w:val="16"/>
                <w:rPrChange w:id="3421" w:author="Alotaibi, Raed" w:date="2019-07-12T12:51:00Z">
                  <w:rPr>
                    <w:rFonts w:ascii="Calibri" w:eastAsia="Times New Roman" w:hAnsi="Calibri" w:cs="Calibri"/>
                    <w:b/>
                    <w:bCs/>
                    <w:color w:val="000000"/>
                  </w:rPr>
                </w:rPrChange>
              </w:rPr>
              <w:pPrChange w:id="342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423" w:author="Alotaibi, Raed" w:date="2019-07-12T12:51:00Z">
                  <w:rPr>
                    <w:rFonts w:ascii="Calibri" w:eastAsia="Times New Roman" w:hAnsi="Calibri" w:cs="Calibri"/>
                    <w:b/>
                    <w:bCs/>
                    <w:color w:val="000000"/>
                  </w:rPr>
                </w:rPrChange>
              </w:rPr>
              <w:t>Oklahoma</w:t>
            </w:r>
          </w:p>
        </w:tc>
        <w:tc>
          <w:tcPr>
            <w:tcW w:w="759" w:type="dxa"/>
            <w:tcBorders>
              <w:top w:val="nil"/>
              <w:left w:val="nil"/>
              <w:bottom w:val="single" w:sz="4" w:space="0" w:color="auto"/>
              <w:right w:val="single" w:sz="4" w:space="0" w:color="auto"/>
            </w:tcBorders>
            <w:shd w:val="clear" w:color="auto" w:fill="auto"/>
            <w:noWrap/>
            <w:vAlign w:val="bottom"/>
            <w:hideMark/>
          </w:tcPr>
          <w:p w14:paraId="3260CBAC" w14:textId="77777777" w:rsidR="00976EB1" w:rsidRPr="00976EB1" w:rsidRDefault="00976EB1" w:rsidP="00976EB1">
            <w:pPr>
              <w:spacing w:after="0" w:line="276" w:lineRule="auto"/>
              <w:jc w:val="right"/>
              <w:rPr>
                <w:rFonts w:eastAsia="Times New Roman" w:cstheme="minorHAnsi"/>
                <w:color w:val="000000"/>
                <w:sz w:val="16"/>
                <w:szCs w:val="16"/>
                <w:rPrChange w:id="3424" w:author="Alotaibi, Raed" w:date="2019-07-12T12:49:00Z">
                  <w:rPr>
                    <w:rFonts w:ascii="Calibri" w:eastAsia="Times New Roman" w:hAnsi="Calibri" w:cs="Calibri"/>
                    <w:color w:val="000000"/>
                  </w:rPr>
                </w:rPrChange>
              </w:rPr>
              <w:pPrChange w:id="342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26" w:author="Alotaibi, Raed" w:date="2019-07-12T12:49:00Z">
                  <w:rPr>
                    <w:rFonts w:ascii="Calibri" w:eastAsia="Times New Roman" w:hAnsi="Calibri" w:cs="Calibri"/>
                    <w:color w:val="000000"/>
                  </w:rPr>
                </w:rPrChange>
              </w:rPr>
              <w:t>10,000</w:t>
            </w:r>
          </w:p>
        </w:tc>
        <w:tc>
          <w:tcPr>
            <w:tcW w:w="810" w:type="dxa"/>
            <w:tcBorders>
              <w:top w:val="nil"/>
              <w:left w:val="nil"/>
              <w:bottom w:val="single" w:sz="4" w:space="0" w:color="auto"/>
              <w:right w:val="single" w:sz="4" w:space="0" w:color="auto"/>
            </w:tcBorders>
            <w:shd w:val="clear" w:color="auto" w:fill="auto"/>
            <w:noWrap/>
            <w:vAlign w:val="bottom"/>
            <w:hideMark/>
          </w:tcPr>
          <w:p w14:paraId="467245D9" w14:textId="77777777" w:rsidR="00976EB1" w:rsidRPr="00976EB1" w:rsidRDefault="00976EB1" w:rsidP="00976EB1">
            <w:pPr>
              <w:spacing w:after="0" w:line="276" w:lineRule="auto"/>
              <w:jc w:val="right"/>
              <w:rPr>
                <w:rFonts w:eastAsia="Times New Roman" w:cstheme="minorHAnsi"/>
                <w:color w:val="000000"/>
                <w:sz w:val="16"/>
                <w:szCs w:val="16"/>
                <w:rPrChange w:id="3427" w:author="Alotaibi, Raed" w:date="2019-07-12T12:49:00Z">
                  <w:rPr>
                    <w:rFonts w:ascii="Calibri" w:eastAsia="Times New Roman" w:hAnsi="Calibri" w:cs="Calibri"/>
                    <w:color w:val="000000"/>
                    <w:sz w:val="20"/>
                    <w:szCs w:val="20"/>
                  </w:rPr>
                </w:rPrChange>
              </w:rPr>
              <w:pPrChange w:id="34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29" w:author="Alotaibi, Raed" w:date="2019-07-12T12:49:00Z">
                  <w:rPr>
                    <w:rFonts w:ascii="Calibri" w:eastAsia="Times New Roman" w:hAnsi="Calibri" w:cs="Calibri"/>
                    <w:color w:val="000000"/>
                    <w:sz w:val="20"/>
                    <w:szCs w:val="20"/>
                  </w:rPr>
                </w:rPrChange>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28EE70CC" w14:textId="77777777" w:rsidR="00976EB1" w:rsidRPr="00976EB1" w:rsidRDefault="00976EB1" w:rsidP="00976EB1">
            <w:pPr>
              <w:spacing w:after="0" w:line="276" w:lineRule="auto"/>
              <w:jc w:val="right"/>
              <w:rPr>
                <w:rFonts w:eastAsia="Times New Roman" w:cstheme="minorHAnsi"/>
                <w:color w:val="000000"/>
                <w:sz w:val="16"/>
                <w:szCs w:val="16"/>
                <w:rPrChange w:id="3430" w:author="Alotaibi, Raed" w:date="2019-07-12T12:49:00Z">
                  <w:rPr>
                    <w:rFonts w:ascii="Calibri" w:eastAsia="Times New Roman" w:hAnsi="Calibri" w:cs="Calibri"/>
                    <w:color w:val="000000"/>
                    <w:sz w:val="20"/>
                    <w:szCs w:val="20"/>
                  </w:rPr>
                </w:rPrChange>
              </w:rPr>
              <w:pPrChange w:id="343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32" w:author="Alotaibi, Raed" w:date="2019-07-12T12:49:00Z">
                  <w:rPr>
                    <w:rFonts w:ascii="Calibri" w:eastAsia="Times New Roman" w:hAnsi="Calibri" w:cs="Calibri"/>
                    <w:color w:val="000000"/>
                    <w:sz w:val="20"/>
                    <w:szCs w:val="20"/>
                  </w:rPr>
                </w:rPrChange>
              </w:rPr>
              <w:t>13.0%</w:t>
            </w:r>
          </w:p>
        </w:tc>
        <w:tc>
          <w:tcPr>
            <w:tcW w:w="900" w:type="dxa"/>
            <w:tcBorders>
              <w:top w:val="nil"/>
              <w:left w:val="nil"/>
              <w:bottom w:val="single" w:sz="4" w:space="0" w:color="auto"/>
              <w:right w:val="single" w:sz="4" w:space="0" w:color="auto"/>
            </w:tcBorders>
            <w:shd w:val="clear" w:color="auto" w:fill="auto"/>
            <w:noWrap/>
            <w:vAlign w:val="bottom"/>
            <w:hideMark/>
          </w:tcPr>
          <w:p w14:paraId="5E6A0937" w14:textId="77777777" w:rsidR="00976EB1" w:rsidRPr="00976EB1" w:rsidRDefault="00976EB1" w:rsidP="00976EB1">
            <w:pPr>
              <w:spacing w:after="0" w:line="276" w:lineRule="auto"/>
              <w:jc w:val="right"/>
              <w:rPr>
                <w:rFonts w:eastAsia="Times New Roman" w:cstheme="minorHAnsi"/>
                <w:color w:val="000000"/>
                <w:sz w:val="16"/>
                <w:szCs w:val="16"/>
                <w:rPrChange w:id="3433" w:author="Alotaibi, Raed" w:date="2019-07-12T12:49:00Z">
                  <w:rPr>
                    <w:rFonts w:ascii="Calibri" w:eastAsia="Times New Roman" w:hAnsi="Calibri" w:cs="Calibri"/>
                    <w:color w:val="000000"/>
                  </w:rPr>
                </w:rPrChange>
              </w:rPr>
              <w:pPrChange w:id="343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35" w:author="Alotaibi, Raed" w:date="2019-07-12T12:49:00Z">
                  <w:rPr>
                    <w:rFonts w:ascii="Calibri" w:eastAsia="Times New Roman" w:hAnsi="Calibri" w:cs="Calibri"/>
                    <w:color w:val="000000"/>
                  </w:rPr>
                </w:rPrChange>
              </w:rPr>
              <w:t>8,600</w:t>
            </w:r>
          </w:p>
        </w:tc>
        <w:tc>
          <w:tcPr>
            <w:tcW w:w="810" w:type="dxa"/>
            <w:tcBorders>
              <w:top w:val="nil"/>
              <w:left w:val="nil"/>
              <w:bottom w:val="single" w:sz="4" w:space="0" w:color="auto"/>
              <w:right w:val="single" w:sz="4" w:space="0" w:color="auto"/>
            </w:tcBorders>
            <w:shd w:val="clear" w:color="auto" w:fill="auto"/>
            <w:noWrap/>
            <w:hideMark/>
          </w:tcPr>
          <w:p w14:paraId="24F06B48" w14:textId="7A9FE1B9" w:rsidR="00976EB1" w:rsidRPr="00976EB1" w:rsidRDefault="00976EB1" w:rsidP="00976EB1">
            <w:pPr>
              <w:spacing w:after="0" w:line="276" w:lineRule="auto"/>
              <w:jc w:val="right"/>
              <w:rPr>
                <w:rFonts w:eastAsia="Times New Roman" w:cstheme="minorHAnsi"/>
                <w:color w:val="000000"/>
                <w:sz w:val="16"/>
                <w:szCs w:val="16"/>
                <w:rPrChange w:id="3436" w:author="Alotaibi, Raed" w:date="2019-07-12T12:49:00Z">
                  <w:rPr>
                    <w:rFonts w:ascii="Calibri" w:eastAsia="Times New Roman" w:hAnsi="Calibri" w:cs="Calibri"/>
                    <w:color w:val="000000"/>
                  </w:rPr>
                </w:rPrChange>
              </w:rPr>
              <w:pPrChange w:id="34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36507D00" w14:textId="3050B684" w:rsidR="00976EB1" w:rsidRPr="00976EB1" w:rsidRDefault="00976EB1" w:rsidP="00976EB1">
            <w:pPr>
              <w:spacing w:after="0" w:line="276" w:lineRule="auto"/>
              <w:jc w:val="right"/>
              <w:rPr>
                <w:rFonts w:eastAsia="Times New Roman" w:cstheme="minorHAnsi"/>
                <w:color w:val="000000"/>
                <w:sz w:val="16"/>
                <w:szCs w:val="16"/>
                <w:rPrChange w:id="3438" w:author="Alotaibi, Raed" w:date="2019-07-12T12:49:00Z">
                  <w:rPr>
                    <w:rFonts w:ascii="Calibri" w:eastAsia="Times New Roman" w:hAnsi="Calibri" w:cs="Calibri"/>
                    <w:color w:val="000000"/>
                  </w:rPr>
                </w:rPrChange>
              </w:rPr>
              <w:pPrChange w:id="343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w:t>
            </w:r>
          </w:p>
        </w:tc>
        <w:tc>
          <w:tcPr>
            <w:tcW w:w="759" w:type="dxa"/>
            <w:tcBorders>
              <w:top w:val="nil"/>
              <w:left w:val="nil"/>
              <w:bottom w:val="single" w:sz="4" w:space="0" w:color="auto"/>
              <w:right w:val="single" w:sz="4" w:space="0" w:color="auto"/>
            </w:tcBorders>
            <w:shd w:val="clear" w:color="auto" w:fill="auto"/>
            <w:noWrap/>
            <w:hideMark/>
          </w:tcPr>
          <w:p w14:paraId="48D84CA8" w14:textId="1BE554BA" w:rsidR="00976EB1" w:rsidRPr="00976EB1" w:rsidRDefault="00976EB1" w:rsidP="00976EB1">
            <w:pPr>
              <w:spacing w:after="0" w:line="276" w:lineRule="auto"/>
              <w:jc w:val="right"/>
              <w:rPr>
                <w:rFonts w:eastAsia="Times New Roman" w:cstheme="minorHAnsi"/>
                <w:color w:val="000000"/>
                <w:sz w:val="16"/>
                <w:szCs w:val="16"/>
                <w:rPrChange w:id="3440" w:author="Alotaibi, Raed" w:date="2019-07-12T12:49:00Z">
                  <w:rPr>
                    <w:rFonts w:ascii="Calibri" w:eastAsia="Times New Roman" w:hAnsi="Calibri" w:cs="Calibri"/>
                    <w:color w:val="000000"/>
                  </w:rPr>
                </w:rPrChange>
              </w:rPr>
              <w:pPrChange w:id="344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-1,400</w:t>
            </w:r>
          </w:p>
        </w:tc>
        <w:tc>
          <w:tcPr>
            <w:tcW w:w="786" w:type="dxa"/>
            <w:tcBorders>
              <w:top w:val="nil"/>
              <w:left w:val="nil"/>
              <w:bottom w:val="single" w:sz="4" w:space="0" w:color="auto"/>
              <w:right w:val="single" w:sz="4" w:space="0" w:color="auto"/>
            </w:tcBorders>
            <w:shd w:val="clear" w:color="auto" w:fill="auto"/>
            <w:noWrap/>
            <w:hideMark/>
          </w:tcPr>
          <w:p w14:paraId="2D0192D6" w14:textId="5FD962BB" w:rsidR="00976EB1" w:rsidRPr="00976EB1" w:rsidRDefault="00976EB1" w:rsidP="00976EB1">
            <w:pPr>
              <w:spacing w:after="0" w:line="276" w:lineRule="auto"/>
              <w:jc w:val="right"/>
              <w:rPr>
                <w:rFonts w:eastAsia="Times New Roman" w:cstheme="minorHAnsi"/>
                <w:color w:val="000000"/>
                <w:sz w:val="16"/>
                <w:szCs w:val="16"/>
                <w:rPrChange w:id="3442" w:author="Alotaibi, Raed" w:date="2019-07-12T12:49:00Z">
                  <w:rPr>
                    <w:rFonts w:ascii="Calibri" w:eastAsia="Times New Roman" w:hAnsi="Calibri" w:cs="Calibri"/>
                    <w:color w:val="000000"/>
                  </w:rPr>
                </w:rPrChange>
              </w:rPr>
              <w:pPrChange w:id="344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306AF25C" w14:textId="67678FA0" w:rsidR="00976EB1" w:rsidRPr="00976EB1" w:rsidRDefault="00976EB1" w:rsidP="00976EB1">
            <w:pPr>
              <w:spacing w:after="0" w:line="276" w:lineRule="auto"/>
              <w:jc w:val="right"/>
              <w:rPr>
                <w:rFonts w:eastAsia="Times New Roman" w:cstheme="minorHAnsi"/>
                <w:color w:val="000000"/>
                <w:sz w:val="16"/>
                <w:szCs w:val="16"/>
                <w:rPrChange w:id="3444" w:author="Alotaibi, Raed" w:date="2019-07-12T12:49:00Z">
                  <w:rPr>
                    <w:rFonts w:ascii="Calibri" w:eastAsia="Times New Roman" w:hAnsi="Calibri" w:cs="Calibri"/>
                    <w:color w:val="000000"/>
                  </w:rPr>
                </w:rPrChange>
              </w:rPr>
              <w:pPrChange w:id="344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w:t>
            </w:r>
          </w:p>
        </w:tc>
        <w:tc>
          <w:tcPr>
            <w:tcW w:w="759" w:type="dxa"/>
            <w:tcBorders>
              <w:top w:val="nil"/>
              <w:left w:val="nil"/>
              <w:bottom w:val="single" w:sz="4" w:space="0" w:color="auto"/>
              <w:right w:val="single" w:sz="4" w:space="0" w:color="auto"/>
            </w:tcBorders>
            <w:shd w:val="clear" w:color="auto" w:fill="auto"/>
            <w:noWrap/>
            <w:hideMark/>
          </w:tcPr>
          <w:p w14:paraId="11E08C5D" w14:textId="47C08121" w:rsidR="00976EB1" w:rsidRPr="00976EB1" w:rsidRDefault="00976EB1" w:rsidP="00976EB1">
            <w:pPr>
              <w:spacing w:after="0" w:line="276" w:lineRule="auto"/>
              <w:jc w:val="right"/>
              <w:rPr>
                <w:rFonts w:eastAsia="Times New Roman" w:cstheme="minorHAnsi"/>
                <w:color w:val="000000"/>
                <w:sz w:val="16"/>
                <w:szCs w:val="16"/>
                <w:rPrChange w:id="3446" w:author="Alotaibi, Raed" w:date="2019-07-12T12:49:00Z">
                  <w:rPr>
                    <w:rFonts w:ascii="Calibri" w:eastAsia="Times New Roman" w:hAnsi="Calibri" w:cs="Calibri"/>
                    <w:color w:val="000000"/>
                  </w:rPr>
                </w:rPrChange>
              </w:rPr>
              <w:pPrChange w:id="34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-14.0%</w:t>
            </w:r>
          </w:p>
        </w:tc>
        <w:tc>
          <w:tcPr>
            <w:tcW w:w="861" w:type="dxa"/>
            <w:tcBorders>
              <w:top w:val="nil"/>
              <w:left w:val="nil"/>
              <w:bottom w:val="single" w:sz="4" w:space="0" w:color="auto"/>
              <w:right w:val="single" w:sz="4" w:space="0" w:color="auto"/>
            </w:tcBorders>
            <w:shd w:val="clear" w:color="auto" w:fill="auto"/>
            <w:noWrap/>
            <w:hideMark/>
          </w:tcPr>
          <w:p w14:paraId="6E759690" w14:textId="4C271C28" w:rsidR="00976EB1" w:rsidRPr="00976EB1" w:rsidRDefault="00976EB1" w:rsidP="00976EB1">
            <w:pPr>
              <w:spacing w:after="0" w:line="276" w:lineRule="auto"/>
              <w:jc w:val="right"/>
              <w:rPr>
                <w:rFonts w:eastAsia="Times New Roman" w:cstheme="minorHAnsi"/>
                <w:color w:val="000000"/>
                <w:sz w:val="16"/>
                <w:szCs w:val="16"/>
                <w:rPrChange w:id="3448" w:author="Alotaibi, Raed" w:date="2019-07-12T12:49:00Z">
                  <w:rPr>
                    <w:rFonts w:ascii="Calibri" w:eastAsia="Times New Roman" w:hAnsi="Calibri" w:cs="Calibri"/>
                    <w:color w:val="000000"/>
                  </w:rPr>
                </w:rPrChange>
              </w:rPr>
              <w:pPrChange w:id="34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301DF6CB" w14:textId="4D27CDE1" w:rsidR="00976EB1" w:rsidRPr="00976EB1" w:rsidRDefault="00976EB1" w:rsidP="00976EB1">
            <w:pPr>
              <w:spacing w:after="0" w:line="276" w:lineRule="auto"/>
              <w:jc w:val="right"/>
              <w:rPr>
                <w:rFonts w:eastAsia="Times New Roman" w:cstheme="minorHAnsi"/>
                <w:color w:val="000000"/>
                <w:sz w:val="16"/>
                <w:szCs w:val="16"/>
                <w:rPrChange w:id="3450" w:author="Alotaibi, Raed" w:date="2019-07-12T12:49:00Z">
                  <w:rPr>
                    <w:rFonts w:ascii="Calibri" w:eastAsia="Times New Roman" w:hAnsi="Calibri" w:cs="Calibri"/>
                    <w:color w:val="000000"/>
                  </w:rPr>
                </w:rPrChange>
              </w:rPr>
              <w:pPrChange w:id="34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7.3%</w:t>
            </w:r>
          </w:p>
        </w:tc>
      </w:tr>
      <w:tr w:rsidR="00976EB1" w:rsidRPr="00976EB1" w14:paraId="6F2987F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D65ED7" w14:textId="77777777" w:rsidR="00976EB1" w:rsidRPr="00976EB1" w:rsidRDefault="00976EB1" w:rsidP="00976EB1">
            <w:pPr>
              <w:spacing w:after="0" w:line="276" w:lineRule="auto"/>
              <w:rPr>
                <w:rFonts w:eastAsia="Times New Roman" w:cstheme="minorHAnsi"/>
                <w:b/>
                <w:bCs/>
                <w:color w:val="000000"/>
                <w:sz w:val="16"/>
                <w:szCs w:val="16"/>
                <w:rPrChange w:id="3452" w:author="Alotaibi, Raed" w:date="2019-07-12T12:51:00Z">
                  <w:rPr>
                    <w:rFonts w:ascii="Calibri" w:eastAsia="Times New Roman" w:hAnsi="Calibri" w:cs="Calibri"/>
                    <w:b/>
                    <w:bCs/>
                    <w:color w:val="000000"/>
                  </w:rPr>
                </w:rPrChange>
              </w:rPr>
              <w:pPrChange w:id="345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454" w:author="Alotaibi, Raed" w:date="2019-07-12T12:51:00Z">
                  <w:rPr>
                    <w:rFonts w:ascii="Calibri" w:eastAsia="Times New Roman" w:hAnsi="Calibri" w:cs="Calibri"/>
                    <w:b/>
                    <w:bCs/>
                    <w:color w:val="000000"/>
                  </w:rPr>
                </w:rPrChange>
              </w:rPr>
              <w:t>Oregon</w:t>
            </w:r>
          </w:p>
        </w:tc>
        <w:tc>
          <w:tcPr>
            <w:tcW w:w="759" w:type="dxa"/>
            <w:tcBorders>
              <w:top w:val="nil"/>
              <w:left w:val="nil"/>
              <w:bottom w:val="single" w:sz="4" w:space="0" w:color="auto"/>
              <w:right w:val="single" w:sz="4" w:space="0" w:color="auto"/>
            </w:tcBorders>
            <w:shd w:val="clear" w:color="auto" w:fill="auto"/>
            <w:noWrap/>
            <w:vAlign w:val="bottom"/>
            <w:hideMark/>
          </w:tcPr>
          <w:p w14:paraId="6201370B" w14:textId="77777777" w:rsidR="00976EB1" w:rsidRPr="00976EB1" w:rsidRDefault="00976EB1" w:rsidP="00976EB1">
            <w:pPr>
              <w:spacing w:after="0" w:line="276" w:lineRule="auto"/>
              <w:jc w:val="right"/>
              <w:rPr>
                <w:rFonts w:eastAsia="Times New Roman" w:cstheme="minorHAnsi"/>
                <w:color w:val="000000"/>
                <w:sz w:val="16"/>
                <w:szCs w:val="16"/>
                <w:rPrChange w:id="3455" w:author="Alotaibi, Raed" w:date="2019-07-12T12:49:00Z">
                  <w:rPr>
                    <w:rFonts w:ascii="Calibri" w:eastAsia="Times New Roman" w:hAnsi="Calibri" w:cs="Calibri"/>
                    <w:color w:val="000000"/>
                  </w:rPr>
                </w:rPrChange>
              </w:rPr>
              <w:pPrChange w:id="345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57" w:author="Alotaibi, Raed" w:date="2019-07-12T12:49:00Z">
                  <w:rPr>
                    <w:rFonts w:ascii="Calibri" w:eastAsia="Times New Roman" w:hAnsi="Calibri" w:cs="Calibri"/>
                    <w:color w:val="000000"/>
                  </w:rPr>
                </w:rPrChange>
              </w:rPr>
              <w:t>9,300</w:t>
            </w:r>
          </w:p>
        </w:tc>
        <w:tc>
          <w:tcPr>
            <w:tcW w:w="810" w:type="dxa"/>
            <w:tcBorders>
              <w:top w:val="nil"/>
              <w:left w:val="nil"/>
              <w:bottom w:val="single" w:sz="4" w:space="0" w:color="auto"/>
              <w:right w:val="single" w:sz="4" w:space="0" w:color="auto"/>
            </w:tcBorders>
            <w:shd w:val="clear" w:color="auto" w:fill="auto"/>
            <w:noWrap/>
            <w:vAlign w:val="bottom"/>
            <w:hideMark/>
          </w:tcPr>
          <w:p w14:paraId="63A99223" w14:textId="77777777" w:rsidR="00976EB1" w:rsidRPr="00976EB1" w:rsidRDefault="00976EB1" w:rsidP="00976EB1">
            <w:pPr>
              <w:spacing w:after="0" w:line="276" w:lineRule="auto"/>
              <w:jc w:val="right"/>
              <w:rPr>
                <w:rFonts w:eastAsia="Times New Roman" w:cstheme="minorHAnsi"/>
                <w:color w:val="000000"/>
                <w:sz w:val="16"/>
                <w:szCs w:val="16"/>
                <w:rPrChange w:id="3458" w:author="Alotaibi, Raed" w:date="2019-07-12T12:49:00Z">
                  <w:rPr>
                    <w:rFonts w:ascii="Calibri" w:eastAsia="Times New Roman" w:hAnsi="Calibri" w:cs="Calibri"/>
                    <w:color w:val="000000"/>
                    <w:sz w:val="20"/>
                    <w:szCs w:val="20"/>
                  </w:rPr>
                </w:rPrChange>
              </w:rPr>
              <w:pPrChange w:id="34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60" w:author="Alotaibi, Raed" w:date="2019-07-12T12:49:00Z">
                  <w:rPr>
                    <w:rFonts w:ascii="Calibri" w:eastAsia="Times New Roman" w:hAnsi="Calibri" w:cs="Calibri"/>
                    <w:color w:val="000000"/>
                    <w:sz w:val="20"/>
                    <w:szCs w:val="20"/>
                  </w:rPr>
                </w:rPrChange>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7B582D31" w14:textId="77777777" w:rsidR="00976EB1" w:rsidRPr="00976EB1" w:rsidRDefault="00976EB1" w:rsidP="00976EB1">
            <w:pPr>
              <w:spacing w:after="0" w:line="276" w:lineRule="auto"/>
              <w:jc w:val="right"/>
              <w:rPr>
                <w:rFonts w:eastAsia="Times New Roman" w:cstheme="minorHAnsi"/>
                <w:color w:val="000000"/>
                <w:sz w:val="16"/>
                <w:szCs w:val="16"/>
                <w:rPrChange w:id="3461" w:author="Alotaibi, Raed" w:date="2019-07-12T12:49:00Z">
                  <w:rPr>
                    <w:rFonts w:ascii="Calibri" w:eastAsia="Times New Roman" w:hAnsi="Calibri" w:cs="Calibri"/>
                    <w:color w:val="000000"/>
                    <w:sz w:val="20"/>
                    <w:szCs w:val="20"/>
                  </w:rPr>
                </w:rPrChange>
              </w:rPr>
              <w:pPrChange w:id="346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63" w:author="Alotaibi, Raed" w:date="2019-07-12T12:49:00Z">
                  <w:rPr>
                    <w:rFonts w:ascii="Calibri" w:eastAsia="Times New Roman" w:hAnsi="Calibri" w:cs="Calibri"/>
                    <w:color w:val="000000"/>
                    <w:sz w:val="20"/>
                    <w:szCs w:val="20"/>
                  </w:rPr>
                </w:rPrChange>
              </w:rPr>
              <w:t>14.0%</w:t>
            </w:r>
          </w:p>
        </w:tc>
        <w:tc>
          <w:tcPr>
            <w:tcW w:w="900" w:type="dxa"/>
            <w:tcBorders>
              <w:top w:val="nil"/>
              <w:left w:val="nil"/>
              <w:bottom w:val="single" w:sz="4" w:space="0" w:color="auto"/>
              <w:right w:val="single" w:sz="4" w:space="0" w:color="auto"/>
            </w:tcBorders>
            <w:shd w:val="clear" w:color="auto" w:fill="auto"/>
            <w:noWrap/>
            <w:vAlign w:val="bottom"/>
            <w:hideMark/>
          </w:tcPr>
          <w:p w14:paraId="00CAA0E6" w14:textId="77777777" w:rsidR="00976EB1" w:rsidRPr="00976EB1" w:rsidRDefault="00976EB1" w:rsidP="00976EB1">
            <w:pPr>
              <w:spacing w:after="0" w:line="276" w:lineRule="auto"/>
              <w:jc w:val="right"/>
              <w:rPr>
                <w:rFonts w:eastAsia="Times New Roman" w:cstheme="minorHAnsi"/>
                <w:color w:val="000000"/>
                <w:sz w:val="16"/>
                <w:szCs w:val="16"/>
                <w:rPrChange w:id="3464" w:author="Alotaibi, Raed" w:date="2019-07-12T12:49:00Z">
                  <w:rPr>
                    <w:rFonts w:ascii="Calibri" w:eastAsia="Times New Roman" w:hAnsi="Calibri" w:cs="Calibri"/>
                    <w:color w:val="000000"/>
                  </w:rPr>
                </w:rPrChange>
              </w:rPr>
              <w:pPrChange w:id="346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66" w:author="Alotaibi, Raed" w:date="2019-07-12T12:49:00Z">
                  <w:rPr>
                    <w:rFonts w:ascii="Calibri" w:eastAsia="Times New Roman" w:hAnsi="Calibri" w:cs="Calibri"/>
                    <w:color w:val="000000"/>
                  </w:rPr>
                </w:rPrChange>
              </w:rPr>
              <w:t>8,500</w:t>
            </w:r>
          </w:p>
        </w:tc>
        <w:tc>
          <w:tcPr>
            <w:tcW w:w="810" w:type="dxa"/>
            <w:tcBorders>
              <w:top w:val="nil"/>
              <w:left w:val="nil"/>
              <w:bottom w:val="single" w:sz="4" w:space="0" w:color="auto"/>
              <w:right w:val="single" w:sz="4" w:space="0" w:color="auto"/>
            </w:tcBorders>
            <w:shd w:val="clear" w:color="auto" w:fill="auto"/>
            <w:noWrap/>
            <w:hideMark/>
          </w:tcPr>
          <w:p w14:paraId="788B40D6" w14:textId="4EE1B94A" w:rsidR="00976EB1" w:rsidRPr="00976EB1" w:rsidRDefault="00976EB1" w:rsidP="00976EB1">
            <w:pPr>
              <w:spacing w:after="0" w:line="276" w:lineRule="auto"/>
              <w:jc w:val="right"/>
              <w:rPr>
                <w:rFonts w:eastAsia="Times New Roman" w:cstheme="minorHAnsi"/>
                <w:color w:val="000000"/>
                <w:sz w:val="16"/>
                <w:szCs w:val="16"/>
                <w:rPrChange w:id="3467" w:author="Alotaibi, Raed" w:date="2019-07-12T12:49:00Z">
                  <w:rPr>
                    <w:rFonts w:ascii="Calibri" w:eastAsia="Times New Roman" w:hAnsi="Calibri" w:cs="Calibri"/>
                    <w:color w:val="000000"/>
                  </w:rPr>
                </w:rPrChange>
              </w:rPr>
              <w:pPrChange w:id="34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1143552C" w14:textId="1D8ECD44" w:rsidR="00976EB1" w:rsidRPr="00976EB1" w:rsidRDefault="00976EB1" w:rsidP="00976EB1">
            <w:pPr>
              <w:spacing w:after="0" w:line="276" w:lineRule="auto"/>
              <w:jc w:val="right"/>
              <w:rPr>
                <w:rFonts w:eastAsia="Times New Roman" w:cstheme="minorHAnsi"/>
                <w:color w:val="000000"/>
                <w:sz w:val="16"/>
                <w:szCs w:val="16"/>
                <w:rPrChange w:id="3469" w:author="Alotaibi, Raed" w:date="2019-07-12T12:49:00Z">
                  <w:rPr>
                    <w:rFonts w:ascii="Calibri" w:eastAsia="Times New Roman" w:hAnsi="Calibri" w:cs="Calibri"/>
                    <w:color w:val="000000"/>
                  </w:rPr>
                </w:rPrChange>
              </w:rPr>
              <w:pPrChange w:id="347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14.1%</w:t>
            </w:r>
          </w:p>
        </w:tc>
        <w:tc>
          <w:tcPr>
            <w:tcW w:w="759" w:type="dxa"/>
            <w:tcBorders>
              <w:top w:val="nil"/>
              <w:left w:val="nil"/>
              <w:bottom w:val="single" w:sz="4" w:space="0" w:color="auto"/>
              <w:right w:val="single" w:sz="4" w:space="0" w:color="auto"/>
            </w:tcBorders>
            <w:shd w:val="clear" w:color="auto" w:fill="auto"/>
            <w:noWrap/>
            <w:hideMark/>
          </w:tcPr>
          <w:p w14:paraId="5F272890" w14:textId="7296E720" w:rsidR="00976EB1" w:rsidRPr="00976EB1" w:rsidRDefault="00976EB1" w:rsidP="00976EB1">
            <w:pPr>
              <w:spacing w:after="0" w:line="276" w:lineRule="auto"/>
              <w:jc w:val="right"/>
              <w:rPr>
                <w:rFonts w:eastAsia="Times New Roman" w:cstheme="minorHAnsi"/>
                <w:color w:val="000000"/>
                <w:sz w:val="16"/>
                <w:szCs w:val="16"/>
                <w:rPrChange w:id="3471" w:author="Alotaibi, Raed" w:date="2019-07-12T12:49:00Z">
                  <w:rPr>
                    <w:rFonts w:ascii="Calibri" w:eastAsia="Times New Roman" w:hAnsi="Calibri" w:cs="Calibri"/>
                    <w:color w:val="000000"/>
                  </w:rPr>
                </w:rPrChange>
              </w:rPr>
              <w:pPrChange w:id="347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7C4C0343" w14:textId="4A8A45B4" w:rsidR="00976EB1" w:rsidRPr="00976EB1" w:rsidRDefault="00976EB1" w:rsidP="00976EB1">
            <w:pPr>
              <w:spacing w:after="0" w:line="276" w:lineRule="auto"/>
              <w:jc w:val="right"/>
              <w:rPr>
                <w:rFonts w:eastAsia="Times New Roman" w:cstheme="minorHAnsi"/>
                <w:color w:val="000000"/>
                <w:sz w:val="16"/>
                <w:szCs w:val="16"/>
                <w:rPrChange w:id="3473" w:author="Alotaibi, Raed" w:date="2019-07-12T12:49:00Z">
                  <w:rPr>
                    <w:rFonts w:ascii="Calibri" w:eastAsia="Times New Roman" w:hAnsi="Calibri" w:cs="Calibri"/>
                    <w:color w:val="000000"/>
                  </w:rPr>
                </w:rPrChange>
              </w:rPr>
              <w:pPrChange w:id="347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0B261136" w14:textId="76A8B0E4" w:rsidR="00976EB1" w:rsidRPr="00976EB1" w:rsidRDefault="00976EB1" w:rsidP="00976EB1">
            <w:pPr>
              <w:spacing w:after="0" w:line="276" w:lineRule="auto"/>
              <w:jc w:val="right"/>
              <w:rPr>
                <w:rFonts w:eastAsia="Times New Roman" w:cstheme="minorHAnsi"/>
                <w:color w:val="000000"/>
                <w:sz w:val="16"/>
                <w:szCs w:val="16"/>
                <w:rPrChange w:id="3475" w:author="Alotaibi, Raed" w:date="2019-07-12T12:49:00Z">
                  <w:rPr>
                    <w:rFonts w:ascii="Calibri" w:eastAsia="Times New Roman" w:hAnsi="Calibri" w:cs="Calibri"/>
                    <w:color w:val="000000"/>
                  </w:rPr>
                </w:rPrChange>
              </w:rPr>
              <w:pPrChange w:id="347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E6EFF6F" w14:textId="7CA4D9BA" w:rsidR="00976EB1" w:rsidRPr="00976EB1" w:rsidRDefault="00976EB1" w:rsidP="00976EB1">
            <w:pPr>
              <w:spacing w:after="0" w:line="276" w:lineRule="auto"/>
              <w:jc w:val="right"/>
              <w:rPr>
                <w:rFonts w:eastAsia="Times New Roman" w:cstheme="minorHAnsi"/>
                <w:color w:val="000000"/>
                <w:sz w:val="16"/>
                <w:szCs w:val="16"/>
                <w:rPrChange w:id="3477" w:author="Alotaibi, Raed" w:date="2019-07-12T12:49:00Z">
                  <w:rPr>
                    <w:rFonts w:ascii="Calibri" w:eastAsia="Times New Roman" w:hAnsi="Calibri" w:cs="Calibri"/>
                    <w:color w:val="000000"/>
                  </w:rPr>
                </w:rPrChange>
              </w:rPr>
              <w:pPrChange w:id="34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-8.6%</w:t>
            </w:r>
          </w:p>
        </w:tc>
        <w:tc>
          <w:tcPr>
            <w:tcW w:w="861" w:type="dxa"/>
            <w:tcBorders>
              <w:top w:val="nil"/>
              <w:left w:val="nil"/>
              <w:bottom w:val="single" w:sz="4" w:space="0" w:color="auto"/>
              <w:right w:val="single" w:sz="4" w:space="0" w:color="auto"/>
            </w:tcBorders>
            <w:shd w:val="clear" w:color="auto" w:fill="auto"/>
            <w:noWrap/>
            <w:hideMark/>
          </w:tcPr>
          <w:p w14:paraId="134A35B8" w14:textId="00E69718" w:rsidR="00976EB1" w:rsidRPr="00976EB1" w:rsidRDefault="00976EB1" w:rsidP="00976EB1">
            <w:pPr>
              <w:spacing w:after="0" w:line="276" w:lineRule="auto"/>
              <w:jc w:val="right"/>
              <w:rPr>
                <w:rFonts w:eastAsia="Times New Roman" w:cstheme="minorHAnsi"/>
                <w:color w:val="000000"/>
                <w:sz w:val="16"/>
                <w:szCs w:val="16"/>
                <w:rPrChange w:id="3479" w:author="Alotaibi, Raed" w:date="2019-07-12T12:49:00Z">
                  <w:rPr>
                    <w:rFonts w:ascii="Calibri" w:eastAsia="Times New Roman" w:hAnsi="Calibri" w:cs="Calibri"/>
                    <w:color w:val="000000"/>
                  </w:rPr>
                </w:rPrChange>
              </w:rPr>
              <w:pPrChange w:id="34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20FB9901" w14:textId="773F95CA" w:rsidR="00976EB1" w:rsidRPr="00976EB1" w:rsidRDefault="00976EB1" w:rsidP="00976EB1">
            <w:pPr>
              <w:spacing w:after="0" w:line="276" w:lineRule="auto"/>
              <w:jc w:val="right"/>
              <w:rPr>
                <w:rFonts w:eastAsia="Times New Roman" w:cstheme="minorHAnsi"/>
                <w:color w:val="000000"/>
                <w:sz w:val="16"/>
                <w:szCs w:val="16"/>
                <w:rPrChange w:id="3481" w:author="Alotaibi, Raed" w:date="2019-07-12T12:49:00Z">
                  <w:rPr>
                    <w:rFonts w:ascii="Calibri" w:eastAsia="Times New Roman" w:hAnsi="Calibri" w:cs="Calibri"/>
                    <w:color w:val="000000"/>
                  </w:rPr>
                </w:rPrChange>
              </w:rPr>
              <w:pPrChange w:id="34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w:t>
            </w:r>
          </w:p>
        </w:tc>
      </w:tr>
      <w:tr w:rsidR="00976EB1" w:rsidRPr="00976EB1" w14:paraId="13813A4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750F474" w14:textId="77777777" w:rsidR="00976EB1" w:rsidRPr="00976EB1" w:rsidRDefault="00976EB1" w:rsidP="00976EB1">
            <w:pPr>
              <w:spacing w:after="0" w:line="276" w:lineRule="auto"/>
              <w:rPr>
                <w:rFonts w:eastAsia="Times New Roman" w:cstheme="minorHAnsi"/>
                <w:b/>
                <w:bCs/>
                <w:color w:val="000000"/>
                <w:sz w:val="16"/>
                <w:szCs w:val="16"/>
                <w:rPrChange w:id="3483" w:author="Alotaibi, Raed" w:date="2019-07-12T12:51:00Z">
                  <w:rPr>
                    <w:rFonts w:ascii="Calibri" w:eastAsia="Times New Roman" w:hAnsi="Calibri" w:cs="Calibri"/>
                    <w:b/>
                    <w:bCs/>
                    <w:color w:val="000000"/>
                  </w:rPr>
                </w:rPrChange>
              </w:rPr>
              <w:pPrChange w:id="348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485" w:author="Alotaibi, Raed" w:date="2019-07-12T12:51:00Z">
                  <w:rPr>
                    <w:rFonts w:ascii="Calibri" w:eastAsia="Times New Roman" w:hAnsi="Calibri" w:cs="Calibri"/>
                    <w:b/>
                    <w:bCs/>
                    <w:color w:val="000000"/>
                  </w:rPr>
                </w:rPrChange>
              </w:rPr>
              <w:t>Pennsylvania</w:t>
            </w:r>
          </w:p>
        </w:tc>
        <w:tc>
          <w:tcPr>
            <w:tcW w:w="759" w:type="dxa"/>
            <w:tcBorders>
              <w:top w:val="nil"/>
              <w:left w:val="nil"/>
              <w:bottom w:val="single" w:sz="4" w:space="0" w:color="auto"/>
              <w:right w:val="single" w:sz="4" w:space="0" w:color="auto"/>
            </w:tcBorders>
            <w:shd w:val="clear" w:color="auto" w:fill="auto"/>
            <w:noWrap/>
            <w:vAlign w:val="bottom"/>
            <w:hideMark/>
          </w:tcPr>
          <w:p w14:paraId="67BEE021" w14:textId="77777777" w:rsidR="00976EB1" w:rsidRPr="00976EB1" w:rsidRDefault="00976EB1" w:rsidP="00976EB1">
            <w:pPr>
              <w:spacing w:after="0" w:line="276" w:lineRule="auto"/>
              <w:jc w:val="right"/>
              <w:rPr>
                <w:rFonts w:eastAsia="Times New Roman" w:cstheme="minorHAnsi"/>
                <w:color w:val="000000"/>
                <w:sz w:val="16"/>
                <w:szCs w:val="16"/>
                <w:rPrChange w:id="3486" w:author="Alotaibi, Raed" w:date="2019-07-12T12:49:00Z">
                  <w:rPr>
                    <w:rFonts w:ascii="Calibri" w:eastAsia="Times New Roman" w:hAnsi="Calibri" w:cs="Calibri"/>
                    <w:color w:val="000000"/>
                  </w:rPr>
                </w:rPrChange>
              </w:rPr>
              <w:pPrChange w:id="348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88" w:author="Alotaibi, Raed" w:date="2019-07-12T12:49:00Z">
                  <w:rPr>
                    <w:rFonts w:ascii="Calibri" w:eastAsia="Times New Roman" w:hAnsi="Calibri" w:cs="Calibri"/>
                    <w:color w:val="000000"/>
                  </w:rPr>
                </w:rPrChange>
              </w:rPr>
              <w:t>30,100</w:t>
            </w:r>
          </w:p>
        </w:tc>
        <w:tc>
          <w:tcPr>
            <w:tcW w:w="810" w:type="dxa"/>
            <w:tcBorders>
              <w:top w:val="nil"/>
              <w:left w:val="nil"/>
              <w:bottom w:val="single" w:sz="4" w:space="0" w:color="auto"/>
              <w:right w:val="single" w:sz="4" w:space="0" w:color="auto"/>
            </w:tcBorders>
            <w:shd w:val="clear" w:color="auto" w:fill="auto"/>
            <w:noWrap/>
            <w:vAlign w:val="bottom"/>
            <w:hideMark/>
          </w:tcPr>
          <w:p w14:paraId="20A93199" w14:textId="77777777" w:rsidR="00976EB1" w:rsidRPr="00976EB1" w:rsidRDefault="00976EB1" w:rsidP="00976EB1">
            <w:pPr>
              <w:spacing w:after="0" w:line="276" w:lineRule="auto"/>
              <w:jc w:val="right"/>
              <w:rPr>
                <w:rFonts w:eastAsia="Times New Roman" w:cstheme="minorHAnsi"/>
                <w:color w:val="000000"/>
                <w:sz w:val="16"/>
                <w:szCs w:val="16"/>
                <w:rPrChange w:id="3489" w:author="Alotaibi, Raed" w:date="2019-07-12T12:49:00Z">
                  <w:rPr>
                    <w:rFonts w:ascii="Calibri" w:eastAsia="Times New Roman" w:hAnsi="Calibri" w:cs="Calibri"/>
                    <w:color w:val="000000"/>
                    <w:sz w:val="20"/>
                    <w:szCs w:val="20"/>
                  </w:rPr>
                </w:rPrChange>
              </w:rPr>
              <w:pPrChange w:id="349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91" w:author="Alotaibi, Raed" w:date="2019-07-12T12:49:00Z">
                  <w:rPr>
                    <w:rFonts w:ascii="Calibri" w:eastAsia="Times New Roman" w:hAnsi="Calibri" w:cs="Calibri"/>
                    <w:color w:val="000000"/>
                    <w:sz w:val="20"/>
                    <w:szCs w:val="20"/>
                  </w:rPr>
                </w:rPrChange>
              </w:rPr>
              <w:t>6,000</w:t>
            </w:r>
          </w:p>
        </w:tc>
        <w:tc>
          <w:tcPr>
            <w:tcW w:w="720" w:type="dxa"/>
            <w:tcBorders>
              <w:top w:val="nil"/>
              <w:left w:val="nil"/>
              <w:bottom w:val="single" w:sz="4" w:space="0" w:color="auto"/>
              <w:right w:val="single" w:sz="4" w:space="0" w:color="auto"/>
            </w:tcBorders>
            <w:shd w:val="clear" w:color="auto" w:fill="auto"/>
            <w:noWrap/>
            <w:vAlign w:val="bottom"/>
            <w:hideMark/>
          </w:tcPr>
          <w:p w14:paraId="15E08BBB" w14:textId="77777777" w:rsidR="00976EB1" w:rsidRPr="00976EB1" w:rsidRDefault="00976EB1" w:rsidP="00976EB1">
            <w:pPr>
              <w:spacing w:after="0" w:line="276" w:lineRule="auto"/>
              <w:jc w:val="right"/>
              <w:rPr>
                <w:rFonts w:eastAsia="Times New Roman" w:cstheme="minorHAnsi"/>
                <w:color w:val="000000"/>
                <w:sz w:val="16"/>
                <w:szCs w:val="16"/>
                <w:rPrChange w:id="3492" w:author="Alotaibi, Raed" w:date="2019-07-12T12:49:00Z">
                  <w:rPr>
                    <w:rFonts w:ascii="Calibri" w:eastAsia="Times New Roman" w:hAnsi="Calibri" w:cs="Calibri"/>
                    <w:color w:val="000000"/>
                    <w:sz w:val="20"/>
                    <w:szCs w:val="20"/>
                  </w:rPr>
                </w:rPrChange>
              </w:rPr>
              <w:pPrChange w:id="349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94" w:author="Alotaibi, Raed" w:date="2019-07-12T12:49:00Z">
                  <w:rPr>
                    <w:rFonts w:ascii="Calibri" w:eastAsia="Times New Roman" w:hAnsi="Calibri" w:cs="Calibri"/>
                    <w:color w:val="000000"/>
                    <w:sz w:val="20"/>
                    <w:szCs w:val="20"/>
                  </w:rPr>
                </w:rPrChange>
              </w:rPr>
              <w:t>19.9%</w:t>
            </w:r>
          </w:p>
        </w:tc>
        <w:tc>
          <w:tcPr>
            <w:tcW w:w="900" w:type="dxa"/>
            <w:tcBorders>
              <w:top w:val="nil"/>
              <w:left w:val="nil"/>
              <w:bottom w:val="single" w:sz="4" w:space="0" w:color="auto"/>
              <w:right w:val="single" w:sz="4" w:space="0" w:color="auto"/>
            </w:tcBorders>
            <w:shd w:val="clear" w:color="auto" w:fill="auto"/>
            <w:noWrap/>
            <w:vAlign w:val="bottom"/>
            <w:hideMark/>
          </w:tcPr>
          <w:p w14:paraId="625D53E8" w14:textId="77777777" w:rsidR="00976EB1" w:rsidRPr="00976EB1" w:rsidRDefault="00976EB1" w:rsidP="00976EB1">
            <w:pPr>
              <w:spacing w:after="0" w:line="276" w:lineRule="auto"/>
              <w:jc w:val="right"/>
              <w:rPr>
                <w:rFonts w:eastAsia="Times New Roman" w:cstheme="minorHAnsi"/>
                <w:color w:val="000000"/>
                <w:sz w:val="16"/>
                <w:szCs w:val="16"/>
                <w:rPrChange w:id="3495" w:author="Alotaibi, Raed" w:date="2019-07-12T12:49:00Z">
                  <w:rPr>
                    <w:rFonts w:ascii="Calibri" w:eastAsia="Times New Roman" w:hAnsi="Calibri" w:cs="Calibri"/>
                    <w:color w:val="000000"/>
                  </w:rPr>
                </w:rPrChange>
              </w:rPr>
              <w:pPrChange w:id="349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497" w:author="Alotaibi, Raed" w:date="2019-07-12T12:49:00Z">
                  <w:rPr>
                    <w:rFonts w:ascii="Calibri" w:eastAsia="Times New Roman" w:hAnsi="Calibri" w:cs="Calibri"/>
                    <w:color w:val="000000"/>
                  </w:rPr>
                </w:rPrChange>
              </w:rPr>
              <w:t>31,600</w:t>
            </w:r>
          </w:p>
        </w:tc>
        <w:tc>
          <w:tcPr>
            <w:tcW w:w="810" w:type="dxa"/>
            <w:tcBorders>
              <w:top w:val="nil"/>
              <w:left w:val="nil"/>
              <w:bottom w:val="single" w:sz="4" w:space="0" w:color="auto"/>
              <w:right w:val="single" w:sz="4" w:space="0" w:color="auto"/>
            </w:tcBorders>
            <w:shd w:val="clear" w:color="auto" w:fill="auto"/>
            <w:noWrap/>
            <w:hideMark/>
          </w:tcPr>
          <w:p w14:paraId="3168D65B" w14:textId="239783AC" w:rsidR="00976EB1" w:rsidRPr="00976EB1" w:rsidRDefault="00976EB1" w:rsidP="00976EB1">
            <w:pPr>
              <w:spacing w:after="0" w:line="276" w:lineRule="auto"/>
              <w:jc w:val="right"/>
              <w:rPr>
                <w:rFonts w:eastAsia="Times New Roman" w:cstheme="minorHAnsi"/>
                <w:color w:val="000000"/>
                <w:sz w:val="16"/>
                <w:szCs w:val="16"/>
                <w:rPrChange w:id="3498" w:author="Alotaibi, Raed" w:date="2019-07-12T12:49:00Z">
                  <w:rPr>
                    <w:rFonts w:ascii="Calibri" w:eastAsia="Times New Roman" w:hAnsi="Calibri" w:cs="Calibri"/>
                    <w:color w:val="000000"/>
                  </w:rPr>
                </w:rPrChange>
              </w:rPr>
              <w:pPrChange w:id="34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6,300</w:t>
            </w:r>
          </w:p>
        </w:tc>
        <w:tc>
          <w:tcPr>
            <w:tcW w:w="615" w:type="dxa"/>
            <w:tcBorders>
              <w:top w:val="nil"/>
              <w:left w:val="nil"/>
              <w:bottom w:val="single" w:sz="4" w:space="0" w:color="auto"/>
              <w:right w:val="single" w:sz="4" w:space="0" w:color="auto"/>
            </w:tcBorders>
            <w:shd w:val="clear" w:color="auto" w:fill="auto"/>
            <w:noWrap/>
            <w:hideMark/>
          </w:tcPr>
          <w:p w14:paraId="1DF42A31" w14:textId="3C9173B7" w:rsidR="00976EB1" w:rsidRPr="00976EB1" w:rsidRDefault="00976EB1" w:rsidP="00976EB1">
            <w:pPr>
              <w:spacing w:after="0" w:line="276" w:lineRule="auto"/>
              <w:jc w:val="right"/>
              <w:rPr>
                <w:rFonts w:eastAsia="Times New Roman" w:cstheme="minorHAnsi"/>
                <w:color w:val="000000"/>
                <w:sz w:val="16"/>
                <w:szCs w:val="16"/>
                <w:rPrChange w:id="3500" w:author="Alotaibi, Raed" w:date="2019-07-12T12:49:00Z">
                  <w:rPr>
                    <w:rFonts w:ascii="Calibri" w:eastAsia="Times New Roman" w:hAnsi="Calibri" w:cs="Calibri"/>
                    <w:color w:val="000000"/>
                  </w:rPr>
                </w:rPrChange>
              </w:rPr>
              <w:pPrChange w:id="350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19.9%</w:t>
            </w:r>
          </w:p>
        </w:tc>
        <w:tc>
          <w:tcPr>
            <w:tcW w:w="759" w:type="dxa"/>
            <w:tcBorders>
              <w:top w:val="nil"/>
              <w:left w:val="nil"/>
              <w:bottom w:val="single" w:sz="4" w:space="0" w:color="auto"/>
              <w:right w:val="single" w:sz="4" w:space="0" w:color="auto"/>
            </w:tcBorders>
            <w:shd w:val="clear" w:color="auto" w:fill="auto"/>
            <w:noWrap/>
            <w:hideMark/>
          </w:tcPr>
          <w:p w14:paraId="3B035811" w14:textId="303BB455" w:rsidR="00976EB1" w:rsidRPr="00976EB1" w:rsidRDefault="00976EB1" w:rsidP="00976EB1">
            <w:pPr>
              <w:spacing w:after="0" w:line="276" w:lineRule="auto"/>
              <w:jc w:val="right"/>
              <w:rPr>
                <w:rFonts w:eastAsia="Times New Roman" w:cstheme="minorHAnsi"/>
                <w:color w:val="000000"/>
                <w:sz w:val="16"/>
                <w:szCs w:val="16"/>
                <w:rPrChange w:id="3502" w:author="Alotaibi, Raed" w:date="2019-07-12T12:49:00Z">
                  <w:rPr>
                    <w:rFonts w:ascii="Calibri" w:eastAsia="Times New Roman" w:hAnsi="Calibri" w:cs="Calibri"/>
                    <w:color w:val="000000"/>
                  </w:rPr>
                </w:rPrChange>
              </w:rPr>
              <w:pPrChange w:id="350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1,500</w:t>
            </w:r>
          </w:p>
        </w:tc>
        <w:tc>
          <w:tcPr>
            <w:tcW w:w="786" w:type="dxa"/>
            <w:tcBorders>
              <w:top w:val="nil"/>
              <w:left w:val="nil"/>
              <w:bottom w:val="single" w:sz="4" w:space="0" w:color="auto"/>
              <w:right w:val="single" w:sz="4" w:space="0" w:color="auto"/>
            </w:tcBorders>
            <w:shd w:val="clear" w:color="auto" w:fill="auto"/>
            <w:noWrap/>
            <w:hideMark/>
          </w:tcPr>
          <w:p w14:paraId="0A565BD8" w14:textId="7DCCDE67" w:rsidR="00976EB1" w:rsidRPr="00976EB1" w:rsidRDefault="00976EB1" w:rsidP="00976EB1">
            <w:pPr>
              <w:spacing w:after="0" w:line="276" w:lineRule="auto"/>
              <w:jc w:val="right"/>
              <w:rPr>
                <w:rFonts w:eastAsia="Times New Roman" w:cstheme="minorHAnsi"/>
                <w:color w:val="000000"/>
                <w:sz w:val="16"/>
                <w:szCs w:val="16"/>
                <w:rPrChange w:id="3504" w:author="Alotaibi, Raed" w:date="2019-07-12T12:49:00Z">
                  <w:rPr>
                    <w:rFonts w:ascii="Calibri" w:eastAsia="Times New Roman" w:hAnsi="Calibri" w:cs="Calibri"/>
                    <w:color w:val="000000"/>
                  </w:rPr>
                </w:rPrChange>
              </w:rPr>
              <w:pPrChange w:id="350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810" w:type="dxa"/>
            <w:tcBorders>
              <w:top w:val="nil"/>
              <w:left w:val="nil"/>
              <w:bottom w:val="single" w:sz="4" w:space="0" w:color="auto"/>
              <w:right w:val="single" w:sz="4" w:space="0" w:color="auto"/>
            </w:tcBorders>
            <w:shd w:val="clear" w:color="auto" w:fill="auto"/>
            <w:noWrap/>
            <w:hideMark/>
          </w:tcPr>
          <w:p w14:paraId="2E0E34E0" w14:textId="5212A4C5" w:rsidR="00976EB1" w:rsidRPr="00976EB1" w:rsidRDefault="00976EB1" w:rsidP="00976EB1">
            <w:pPr>
              <w:spacing w:after="0" w:line="276" w:lineRule="auto"/>
              <w:jc w:val="right"/>
              <w:rPr>
                <w:rFonts w:eastAsia="Times New Roman" w:cstheme="minorHAnsi"/>
                <w:color w:val="000000"/>
                <w:sz w:val="16"/>
                <w:szCs w:val="16"/>
                <w:rPrChange w:id="3506" w:author="Alotaibi, Raed" w:date="2019-07-12T12:49:00Z">
                  <w:rPr>
                    <w:rFonts w:ascii="Calibri" w:eastAsia="Times New Roman" w:hAnsi="Calibri" w:cs="Calibri"/>
                    <w:color w:val="000000"/>
                  </w:rPr>
                </w:rPrChange>
              </w:rPr>
              <w:pPrChange w:id="350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720F532F" w14:textId="5514FA26" w:rsidR="00976EB1" w:rsidRPr="00976EB1" w:rsidRDefault="00976EB1" w:rsidP="00976EB1">
            <w:pPr>
              <w:spacing w:after="0" w:line="276" w:lineRule="auto"/>
              <w:jc w:val="right"/>
              <w:rPr>
                <w:rFonts w:eastAsia="Times New Roman" w:cstheme="minorHAnsi"/>
                <w:color w:val="000000"/>
                <w:sz w:val="16"/>
                <w:szCs w:val="16"/>
                <w:rPrChange w:id="3508" w:author="Alotaibi, Raed" w:date="2019-07-12T12:49:00Z">
                  <w:rPr>
                    <w:rFonts w:ascii="Calibri" w:eastAsia="Times New Roman" w:hAnsi="Calibri" w:cs="Calibri"/>
                    <w:color w:val="000000"/>
                  </w:rPr>
                </w:rPrChange>
              </w:rPr>
              <w:pPrChange w:id="35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w:t>
            </w:r>
          </w:p>
        </w:tc>
        <w:tc>
          <w:tcPr>
            <w:tcW w:w="861" w:type="dxa"/>
            <w:tcBorders>
              <w:top w:val="nil"/>
              <w:left w:val="nil"/>
              <w:bottom w:val="single" w:sz="4" w:space="0" w:color="auto"/>
              <w:right w:val="single" w:sz="4" w:space="0" w:color="auto"/>
            </w:tcBorders>
            <w:shd w:val="clear" w:color="auto" w:fill="auto"/>
            <w:noWrap/>
            <w:hideMark/>
          </w:tcPr>
          <w:p w14:paraId="50F71BCC" w14:textId="02436C78" w:rsidR="00976EB1" w:rsidRPr="00976EB1" w:rsidRDefault="00976EB1" w:rsidP="00976EB1">
            <w:pPr>
              <w:spacing w:after="0" w:line="276" w:lineRule="auto"/>
              <w:jc w:val="right"/>
              <w:rPr>
                <w:rFonts w:eastAsia="Times New Roman" w:cstheme="minorHAnsi"/>
                <w:color w:val="000000"/>
                <w:sz w:val="16"/>
                <w:szCs w:val="16"/>
                <w:rPrChange w:id="3510" w:author="Alotaibi, Raed" w:date="2019-07-12T12:49:00Z">
                  <w:rPr>
                    <w:rFonts w:ascii="Calibri" w:eastAsia="Times New Roman" w:hAnsi="Calibri" w:cs="Calibri"/>
                    <w:color w:val="000000"/>
                  </w:rPr>
                </w:rPrChange>
              </w:rPr>
              <w:pPrChange w:id="35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w:t>
            </w:r>
          </w:p>
        </w:tc>
        <w:tc>
          <w:tcPr>
            <w:tcW w:w="810" w:type="dxa"/>
            <w:tcBorders>
              <w:top w:val="nil"/>
              <w:left w:val="nil"/>
              <w:bottom w:val="single" w:sz="4" w:space="0" w:color="auto"/>
              <w:right w:val="single" w:sz="4" w:space="0" w:color="auto"/>
            </w:tcBorders>
            <w:shd w:val="clear" w:color="auto" w:fill="auto"/>
            <w:noWrap/>
            <w:hideMark/>
          </w:tcPr>
          <w:p w14:paraId="32F24657" w14:textId="261FB49A" w:rsidR="00976EB1" w:rsidRPr="00976EB1" w:rsidRDefault="00976EB1" w:rsidP="00976EB1">
            <w:pPr>
              <w:spacing w:after="0" w:line="276" w:lineRule="auto"/>
              <w:jc w:val="right"/>
              <w:rPr>
                <w:rFonts w:eastAsia="Times New Roman" w:cstheme="minorHAnsi"/>
                <w:color w:val="000000"/>
                <w:sz w:val="16"/>
                <w:szCs w:val="16"/>
                <w:rPrChange w:id="3512" w:author="Alotaibi, Raed" w:date="2019-07-12T12:49:00Z">
                  <w:rPr>
                    <w:rFonts w:ascii="Calibri" w:eastAsia="Times New Roman" w:hAnsi="Calibri" w:cs="Calibri"/>
                    <w:color w:val="000000"/>
                  </w:rPr>
                </w:rPrChange>
              </w:rPr>
              <w:pPrChange w:id="35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r>
      <w:tr w:rsidR="00976EB1" w:rsidRPr="00976EB1" w14:paraId="493F1EC0"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FA61C0C" w14:textId="77777777" w:rsidR="00976EB1" w:rsidRPr="00976EB1" w:rsidRDefault="00976EB1" w:rsidP="00976EB1">
            <w:pPr>
              <w:spacing w:after="0" w:line="276" w:lineRule="auto"/>
              <w:rPr>
                <w:rFonts w:eastAsia="Times New Roman" w:cstheme="minorHAnsi"/>
                <w:b/>
                <w:bCs/>
                <w:color w:val="000000"/>
                <w:sz w:val="16"/>
                <w:szCs w:val="16"/>
                <w:rPrChange w:id="3514" w:author="Alotaibi, Raed" w:date="2019-07-12T12:51:00Z">
                  <w:rPr>
                    <w:rFonts w:ascii="Calibri" w:eastAsia="Times New Roman" w:hAnsi="Calibri" w:cs="Calibri"/>
                    <w:b/>
                    <w:bCs/>
                    <w:color w:val="000000"/>
                  </w:rPr>
                </w:rPrChange>
              </w:rPr>
              <w:pPrChange w:id="351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516" w:author="Alotaibi, Raed" w:date="2019-07-12T12:51:00Z">
                  <w:rPr>
                    <w:rFonts w:ascii="Calibri" w:eastAsia="Times New Roman" w:hAnsi="Calibri" w:cs="Calibri"/>
                    <w:b/>
                    <w:bCs/>
                    <w:color w:val="000000"/>
                  </w:rPr>
                </w:rPrChange>
              </w:rPr>
              <w:t>Rhode Island</w:t>
            </w:r>
          </w:p>
        </w:tc>
        <w:tc>
          <w:tcPr>
            <w:tcW w:w="759" w:type="dxa"/>
            <w:tcBorders>
              <w:top w:val="nil"/>
              <w:left w:val="nil"/>
              <w:bottom w:val="single" w:sz="4" w:space="0" w:color="auto"/>
              <w:right w:val="single" w:sz="4" w:space="0" w:color="auto"/>
            </w:tcBorders>
            <w:shd w:val="clear" w:color="auto" w:fill="auto"/>
            <w:noWrap/>
            <w:vAlign w:val="bottom"/>
            <w:hideMark/>
          </w:tcPr>
          <w:p w14:paraId="028ED92C" w14:textId="77777777" w:rsidR="00976EB1" w:rsidRPr="00976EB1" w:rsidRDefault="00976EB1" w:rsidP="00976EB1">
            <w:pPr>
              <w:spacing w:after="0" w:line="276" w:lineRule="auto"/>
              <w:jc w:val="right"/>
              <w:rPr>
                <w:rFonts w:eastAsia="Times New Roman" w:cstheme="minorHAnsi"/>
                <w:color w:val="000000"/>
                <w:sz w:val="16"/>
                <w:szCs w:val="16"/>
                <w:rPrChange w:id="3517" w:author="Alotaibi, Raed" w:date="2019-07-12T12:49:00Z">
                  <w:rPr>
                    <w:rFonts w:ascii="Calibri" w:eastAsia="Times New Roman" w:hAnsi="Calibri" w:cs="Calibri"/>
                    <w:color w:val="000000"/>
                  </w:rPr>
                </w:rPrChange>
              </w:rPr>
              <w:pPrChange w:id="351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19" w:author="Alotaibi, Raed" w:date="2019-07-12T12:49:00Z">
                  <w:rPr>
                    <w:rFonts w:ascii="Calibri" w:eastAsia="Times New Roman" w:hAnsi="Calibri" w:cs="Calibri"/>
                    <w:color w:val="000000"/>
                  </w:rPr>
                </w:rPrChange>
              </w:rPr>
              <w:t>2,400</w:t>
            </w:r>
          </w:p>
        </w:tc>
        <w:tc>
          <w:tcPr>
            <w:tcW w:w="810" w:type="dxa"/>
            <w:tcBorders>
              <w:top w:val="nil"/>
              <w:left w:val="nil"/>
              <w:bottom w:val="single" w:sz="4" w:space="0" w:color="auto"/>
              <w:right w:val="single" w:sz="4" w:space="0" w:color="auto"/>
            </w:tcBorders>
            <w:shd w:val="clear" w:color="auto" w:fill="auto"/>
            <w:noWrap/>
            <w:vAlign w:val="bottom"/>
            <w:hideMark/>
          </w:tcPr>
          <w:p w14:paraId="3D2E142C" w14:textId="77777777" w:rsidR="00976EB1" w:rsidRPr="00976EB1" w:rsidRDefault="00976EB1" w:rsidP="00976EB1">
            <w:pPr>
              <w:spacing w:after="0" w:line="276" w:lineRule="auto"/>
              <w:jc w:val="right"/>
              <w:rPr>
                <w:rFonts w:eastAsia="Times New Roman" w:cstheme="minorHAnsi"/>
                <w:color w:val="000000"/>
                <w:sz w:val="16"/>
                <w:szCs w:val="16"/>
                <w:rPrChange w:id="3520" w:author="Alotaibi, Raed" w:date="2019-07-12T12:49:00Z">
                  <w:rPr>
                    <w:rFonts w:ascii="Calibri" w:eastAsia="Times New Roman" w:hAnsi="Calibri" w:cs="Calibri"/>
                    <w:color w:val="000000"/>
                    <w:sz w:val="20"/>
                    <w:szCs w:val="20"/>
                  </w:rPr>
                </w:rPrChange>
              </w:rPr>
              <w:pPrChange w:id="352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22" w:author="Alotaibi, Raed" w:date="2019-07-12T12:49:00Z">
                  <w:rPr>
                    <w:rFonts w:ascii="Calibri" w:eastAsia="Times New Roman" w:hAnsi="Calibri" w:cs="Calibri"/>
                    <w:color w:val="000000"/>
                    <w:sz w:val="20"/>
                    <w:szCs w:val="20"/>
                  </w:rPr>
                </w:rPrChange>
              </w:rPr>
              <w:t>400</w:t>
            </w:r>
          </w:p>
        </w:tc>
        <w:tc>
          <w:tcPr>
            <w:tcW w:w="720" w:type="dxa"/>
            <w:tcBorders>
              <w:top w:val="nil"/>
              <w:left w:val="nil"/>
              <w:bottom w:val="single" w:sz="4" w:space="0" w:color="auto"/>
              <w:right w:val="single" w:sz="4" w:space="0" w:color="auto"/>
            </w:tcBorders>
            <w:shd w:val="clear" w:color="auto" w:fill="auto"/>
            <w:noWrap/>
            <w:vAlign w:val="bottom"/>
            <w:hideMark/>
          </w:tcPr>
          <w:p w14:paraId="2BC8B5C1" w14:textId="77777777" w:rsidR="00976EB1" w:rsidRPr="00976EB1" w:rsidRDefault="00976EB1" w:rsidP="00976EB1">
            <w:pPr>
              <w:spacing w:after="0" w:line="276" w:lineRule="auto"/>
              <w:jc w:val="right"/>
              <w:rPr>
                <w:rFonts w:eastAsia="Times New Roman" w:cstheme="minorHAnsi"/>
                <w:color w:val="000000"/>
                <w:sz w:val="16"/>
                <w:szCs w:val="16"/>
                <w:rPrChange w:id="3523" w:author="Alotaibi, Raed" w:date="2019-07-12T12:49:00Z">
                  <w:rPr>
                    <w:rFonts w:ascii="Calibri" w:eastAsia="Times New Roman" w:hAnsi="Calibri" w:cs="Calibri"/>
                    <w:color w:val="000000"/>
                    <w:sz w:val="20"/>
                    <w:szCs w:val="20"/>
                  </w:rPr>
                </w:rPrChange>
              </w:rPr>
              <w:pPrChange w:id="352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25" w:author="Alotaibi, Raed" w:date="2019-07-12T12:49:00Z">
                  <w:rPr>
                    <w:rFonts w:ascii="Calibri" w:eastAsia="Times New Roman" w:hAnsi="Calibri" w:cs="Calibri"/>
                    <w:color w:val="000000"/>
                    <w:sz w:val="20"/>
                    <w:szCs w:val="20"/>
                  </w:rPr>
                </w:rPrChange>
              </w:rPr>
              <w:t>16.7%</w:t>
            </w:r>
          </w:p>
        </w:tc>
        <w:tc>
          <w:tcPr>
            <w:tcW w:w="900" w:type="dxa"/>
            <w:tcBorders>
              <w:top w:val="nil"/>
              <w:left w:val="nil"/>
              <w:bottom w:val="single" w:sz="4" w:space="0" w:color="auto"/>
              <w:right w:val="single" w:sz="4" w:space="0" w:color="auto"/>
            </w:tcBorders>
            <w:shd w:val="clear" w:color="auto" w:fill="auto"/>
            <w:noWrap/>
            <w:vAlign w:val="bottom"/>
            <w:hideMark/>
          </w:tcPr>
          <w:p w14:paraId="4DF16875" w14:textId="77777777" w:rsidR="00976EB1" w:rsidRPr="00976EB1" w:rsidRDefault="00976EB1" w:rsidP="00976EB1">
            <w:pPr>
              <w:spacing w:after="0" w:line="276" w:lineRule="auto"/>
              <w:jc w:val="right"/>
              <w:rPr>
                <w:rFonts w:eastAsia="Times New Roman" w:cstheme="minorHAnsi"/>
                <w:color w:val="000000"/>
                <w:sz w:val="16"/>
                <w:szCs w:val="16"/>
                <w:rPrChange w:id="3526" w:author="Alotaibi, Raed" w:date="2019-07-12T12:49:00Z">
                  <w:rPr>
                    <w:rFonts w:ascii="Calibri" w:eastAsia="Times New Roman" w:hAnsi="Calibri" w:cs="Calibri"/>
                    <w:color w:val="000000"/>
                  </w:rPr>
                </w:rPrChange>
              </w:rPr>
              <w:pPrChange w:id="352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28" w:author="Alotaibi, Raed" w:date="2019-07-12T12:49:00Z">
                  <w:rPr>
                    <w:rFonts w:ascii="Calibri" w:eastAsia="Times New Roman" w:hAnsi="Calibri" w:cs="Calibri"/>
                    <w:color w:val="000000"/>
                  </w:rPr>
                </w:rPrChange>
              </w:rPr>
              <w:t>2,700</w:t>
            </w:r>
          </w:p>
        </w:tc>
        <w:tc>
          <w:tcPr>
            <w:tcW w:w="810" w:type="dxa"/>
            <w:tcBorders>
              <w:top w:val="nil"/>
              <w:left w:val="nil"/>
              <w:bottom w:val="single" w:sz="4" w:space="0" w:color="auto"/>
              <w:right w:val="single" w:sz="4" w:space="0" w:color="auto"/>
            </w:tcBorders>
            <w:shd w:val="clear" w:color="auto" w:fill="auto"/>
            <w:noWrap/>
            <w:hideMark/>
          </w:tcPr>
          <w:p w14:paraId="414124F3" w14:textId="6C03C229" w:rsidR="00976EB1" w:rsidRPr="00976EB1" w:rsidRDefault="00976EB1" w:rsidP="00976EB1">
            <w:pPr>
              <w:spacing w:after="0" w:line="276" w:lineRule="auto"/>
              <w:jc w:val="right"/>
              <w:rPr>
                <w:rFonts w:eastAsia="Times New Roman" w:cstheme="minorHAnsi"/>
                <w:color w:val="000000"/>
                <w:sz w:val="16"/>
                <w:szCs w:val="16"/>
                <w:rPrChange w:id="3529" w:author="Alotaibi, Raed" w:date="2019-07-12T12:49:00Z">
                  <w:rPr>
                    <w:rFonts w:ascii="Calibri" w:eastAsia="Times New Roman" w:hAnsi="Calibri" w:cs="Calibri"/>
                    <w:color w:val="000000"/>
                  </w:rPr>
                </w:rPrChange>
              </w:rPr>
              <w:pPrChange w:id="35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400</w:t>
            </w:r>
          </w:p>
        </w:tc>
        <w:tc>
          <w:tcPr>
            <w:tcW w:w="615" w:type="dxa"/>
            <w:tcBorders>
              <w:top w:val="nil"/>
              <w:left w:val="nil"/>
              <w:bottom w:val="single" w:sz="4" w:space="0" w:color="auto"/>
              <w:right w:val="single" w:sz="4" w:space="0" w:color="auto"/>
            </w:tcBorders>
            <w:shd w:val="clear" w:color="auto" w:fill="auto"/>
            <w:noWrap/>
            <w:hideMark/>
          </w:tcPr>
          <w:p w14:paraId="7B334CF3" w14:textId="178E836C" w:rsidR="00976EB1" w:rsidRPr="00976EB1" w:rsidRDefault="00976EB1" w:rsidP="00976EB1">
            <w:pPr>
              <w:spacing w:after="0" w:line="276" w:lineRule="auto"/>
              <w:jc w:val="right"/>
              <w:rPr>
                <w:rFonts w:eastAsia="Times New Roman" w:cstheme="minorHAnsi"/>
                <w:color w:val="000000"/>
                <w:sz w:val="16"/>
                <w:szCs w:val="16"/>
                <w:rPrChange w:id="3531" w:author="Alotaibi, Raed" w:date="2019-07-12T12:49:00Z">
                  <w:rPr>
                    <w:rFonts w:ascii="Calibri" w:eastAsia="Times New Roman" w:hAnsi="Calibri" w:cs="Calibri"/>
                    <w:color w:val="000000"/>
                  </w:rPr>
                </w:rPrChange>
              </w:rPr>
              <w:pPrChange w:id="353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14.8%</w:t>
            </w:r>
          </w:p>
        </w:tc>
        <w:tc>
          <w:tcPr>
            <w:tcW w:w="759" w:type="dxa"/>
            <w:tcBorders>
              <w:top w:val="nil"/>
              <w:left w:val="nil"/>
              <w:bottom w:val="single" w:sz="4" w:space="0" w:color="auto"/>
              <w:right w:val="single" w:sz="4" w:space="0" w:color="auto"/>
            </w:tcBorders>
            <w:shd w:val="clear" w:color="auto" w:fill="auto"/>
            <w:noWrap/>
            <w:hideMark/>
          </w:tcPr>
          <w:p w14:paraId="7A1BFBD6" w14:textId="34D5FE5D" w:rsidR="00976EB1" w:rsidRPr="00976EB1" w:rsidRDefault="00976EB1" w:rsidP="00976EB1">
            <w:pPr>
              <w:spacing w:after="0" w:line="276" w:lineRule="auto"/>
              <w:jc w:val="right"/>
              <w:rPr>
                <w:rFonts w:eastAsia="Times New Roman" w:cstheme="minorHAnsi"/>
                <w:color w:val="000000"/>
                <w:sz w:val="16"/>
                <w:szCs w:val="16"/>
                <w:rPrChange w:id="3533" w:author="Alotaibi, Raed" w:date="2019-07-12T12:49:00Z">
                  <w:rPr>
                    <w:rFonts w:ascii="Calibri" w:eastAsia="Times New Roman" w:hAnsi="Calibri" w:cs="Calibri"/>
                    <w:color w:val="000000"/>
                  </w:rPr>
                </w:rPrChange>
              </w:rPr>
              <w:pPrChange w:id="353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1E9940CC" w14:textId="64F044F2" w:rsidR="00976EB1" w:rsidRPr="00976EB1" w:rsidRDefault="00976EB1" w:rsidP="00976EB1">
            <w:pPr>
              <w:spacing w:after="0" w:line="276" w:lineRule="auto"/>
              <w:jc w:val="right"/>
              <w:rPr>
                <w:rFonts w:eastAsia="Times New Roman" w:cstheme="minorHAnsi"/>
                <w:color w:val="000000"/>
                <w:sz w:val="16"/>
                <w:szCs w:val="16"/>
                <w:rPrChange w:id="3535" w:author="Alotaibi, Raed" w:date="2019-07-12T12:49:00Z">
                  <w:rPr>
                    <w:rFonts w:ascii="Calibri" w:eastAsia="Times New Roman" w:hAnsi="Calibri" w:cs="Calibri"/>
                    <w:color w:val="000000"/>
                  </w:rPr>
                </w:rPrChange>
              </w:rPr>
              <w:pPrChange w:id="353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785795EB" w14:textId="290E1DE9" w:rsidR="00976EB1" w:rsidRPr="00976EB1" w:rsidRDefault="00976EB1" w:rsidP="00976EB1">
            <w:pPr>
              <w:spacing w:after="0" w:line="276" w:lineRule="auto"/>
              <w:jc w:val="right"/>
              <w:rPr>
                <w:rFonts w:eastAsia="Times New Roman" w:cstheme="minorHAnsi"/>
                <w:color w:val="000000"/>
                <w:sz w:val="16"/>
                <w:szCs w:val="16"/>
                <w:rPrChange w:id="3537" w:author="Alotaibi, Raed" w:date="2019-07-12T12:49:00Z">
                  <w:rPr>
                    <w:rFonts w:ascii="Calibri" w:eastAsia="Times New Roman" w:hAnsi="Calibri" w:cs="Calibri"/>
                    <w:color w:val="000000"/>
                  </w:rPr>
                </w:rPrChange>
              </w:rPr>
              <w:pPrChange w:id="353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-1.9%</w:t>
            </w:r>
          </w:p>
        </w:tc>
        <w:tc>
          <w:tcPr>
            <w:tcW w:w="759" w:type="dxa"/>
            <w:tcBorders>
              <w:top w:val="nil"/>
              <w:left w:val="nil"/>
              <w:bottom w:val="single" w:sz="4" w:space="0" w:color="auto"/>
              <w:right w:val="single" w:sz="4" w:space="0" w:color="auto"/>
            </w:tcBorders>
            <w:shd w:val="clear" w:color="auto" w:fill="auto"/>
            <w:noWrap/>
            <w:hideMark/>
          </w:tcPr>
          <w:p w14:paraId="531F40F8" w14:textId="5B6BB299" w:rsidR="00976EB1" w:rsidRPr="00976EB1" w:rsidRDefault="00976EB1" w:rsidP="00976EB1">
            <w:pPr>
              <w:spacing w:after="0" w:line="276" w:lineRule="auto"/>
              <w:jc w:val="right"/>
              <w:rPr>
                <w:rFonts w:eastAsia="Times New Roman" w:cstheme="minorHAnsi"/>
                <w:color w:val="000000"/>
                <w:sz w:val="16"/>
                <w:szCs w:val="16"/>
                <w:rPrChange w:id="3539" w:author="Alotaibi, Raed" w:date="2019-07-12T12:49:00Z">
                  <w:rPr>
                    <w:rFonts w:ascii="Calibri" w:eastAsia="Times New Roman" w:hAnsi="Calibri" w:cs="Calibri"/>
                    <w:color w:val="000000"/>
                  </w:rPr>
                </w:rPrChange>
              </w:rPr>
              <w:pPrChange w:id="35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12.5%</w:t>
            </w:r>
          </w:p>
        </w:tc>
        <w:tc>
          <w:tcPr>
            <w:tcW w:w="861" w:type="dxa"/>
            <w:tcBorders>
              <w:top w:val="nil"/>
              <w:left w:val="nil"/>
              <w:bottom w:val="single" w:sz="4" w:space="0" w:color="auto"/>
              <w:right w:val="single" w:sz="4" w:space="0" w:color="auto"/>
            </w:tcBorders>
            <w:shd w:val="clear" w:color="auto" w:fill="auto"/>
            <w:noWrap/>
            <w:hideMark/>
          </w:tcPr>
          <w:p w14:paraId="710C59CF" w14:textId="627BE16B" w:rsidR="00976EB1" w:rsidRPr="00976EB1" w:rsidRDefault="00976EB1" w:rsidP="00976EB1">
            <w:pPr>
              <w:spacing w:after="0" w:line="276" w:lineRule="auto"/>
              <w:jc w:val="right"/>
              <w:rPr>
                <w:rFonts w:eastAsia="Times New Roman" w:cstheme="minorHAnsi"/>
                <w:color w:val="000000"/>
                <w:sz w:val="16"/>
                <w:szCs w:val="16"/>
                <w:rPrChange w:id="3541" w:author="Alotaibi, Raed" w:date="2019-07-12T12:49:00Z">
                  <w:rPr>
                    <w:rFonts w:ascii="Calibri" w:eastAsia="Times New Roman" w:hAnsi="Calibri" w:cs="Calibri"/>
                    <w:color w:val="000000"/>
                  </w:rPr>
                </w:rPrChange>
              </w:rPr>
              <w:pPrChange w:id="35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01DE53BD" w14:textId="65C69876" w:rsidR="00976EB1" w:rsidRPr="00976EB1" w:rsidRDefault="00976EB1" w:rsidP="00976EB1">
            <w:pPr>
              <w:spacing w:after="0" w:line="276" w:lineRule="auto"/>
              <w:jc w:val="right"/>
              <w:rPr>
                <w:rFonts w:eastAsia="Times New Roman" w:cstheme="minorHAnsi"/>
                <w:color w:val="000000"/>
                <w:sz w:val="16"/>
                <w:szCs w:val="16"/>
                <w:rPrChange w:id="3543" w:author="Alotaibi, Raed" w:date="2019-07-12T12:49:00Z">
                  <w:rPr>
                    <w:rFonts w:ascii="Calibri" w:eastAsia="Times New Roman" w:hAnsi="Calibri" w:cs="Calibri"/>
                    <w:color w:val="000000"/>
                  </w:rPr>
                </w:rPrChange>
              </w:rPr>
              <w:pPrChange w:id="35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-11.1%</w:t>
            </w:r>
          </w:p>
        </w:tc>
      </w:tr>
      <w:tr w:rsidR="00976EB1" w:rsidRPr="00976EB1" w14:paraId="60DE809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58B8239" w14:textId="77777777" w:rsidR="00976EB1" w:rsidRPr="00976EB1" w:rsidRDefault="00976EB1" w:rsidP="00976EB1">
            <w:pPr>
              <w:spacing w:after="0" w:line="276" w:lineRule="auto"/>
              <w:rPr>
                <w:rFonts w:eastAsia="Times New Roman" w:cstheme="minorHAnsi"/>
                <w:b/>
                <w:bCs/>
                <w:color w:val="000000"/>
                <w:sz w:val="16"/>
                <w:szCs w:val="16"/>
                <w:rPrChange w:id="3545" w:author="Alotaibi, Raed" w:date="2019-07-12T12:51:00Z">
                  <w:rPr>
                    <w:rFonts w:ascii="Calibri" w:eastAsia="Times New Roman" w:hAnsi="Calibri" w:cs="Calibri"/>
                    <w:b/>
                    <w:bCs/>
                    <w:color w:val="000000"/>
                  </w:rPr>
                </w:rPrChange>
              </w:rPr>
              <w:pPrChange w:id="354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547" w:author="Alotaibi, Raed" w:date="2019-07-12T12:51:00Z">
                  <w:rPr>
                    <w:rFonts w:ascii="Calibri" w:eastAsia="Times New Roman" w:hAnsi="Calibri" w:cs="Calibri"/>
                    <w:b/>
                    <w:bCs/>
                    <w:color w:val="000000"/>
                  </w:rPr>
                </w:rPrChange>
              </w:rPr>
              <w:t>South Carolina</w:t>
            </w:r>
          </w:p>
        </w:tc>
        <w:tc>
          <w:tcPr>
            <w:tcW w:w="759" w:type="dxa"/>
            <w:tcBorders>
              <w:top w:val="nil"/>
              <w:left w:val="nil"/>
              <w:bottom w:val="single" w:sz="4" w:space="0" w:color="auto"/>
              <w:right w:val="single" w:sz="4" w:space="0" w:color="auto"/>
            </w:tcBorders>
            <w:shd w:val="clear" w:color="auto" w:fill="auto"/>
            <w:noWrap/>
            <w:vAlign w:val="bottom"/>
            <w:hideMark/>
          </w:tcPr>
          <w:p w14:paraId="240F805A" w14:textId="77777777" w:rsidR="00976EB1" w:rsidRPr="00976EB1" w:rsidRDefault="00976EB1" w:rsidP="00976EB1">
            <w:pPr>
              <w:spacing w:after="0" w:line="276" w:lineRule="auto"/>
              <w:jc w:val="right"/>
              <w:rPr>
                <w:rFonts w:eastAsia="Times New Roman" w:cstheme="minorHAnsi"/>
                <w:color w:val="000000"/>
                <w:sz w:val="16"/>
                <w:szCs w:val="16"/>
                <w:rPrChange w:id="3548" w:author="Alotaibi, Raed" w:date="2019-07-12T12:49:00Z">
                  <w:rPr>
                    <w:rFonts w:ascii="Calibri" w:eastAsia="Times New Roman" w:hAnsi="Calibri" w:cs="Calibri"/>
                    <w:color w:val="000000"/>
                  </w:rPr>
                </w:rPrChange>
              </w:rPr>
              <w:pPrChange w:id="354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50" w:author="Alotaibi, Raed" w:date="2019-07-12T12:49:00Z">
                  <w:rPr>
                    <w:rFonts w:ascii="Calibri" w:eastAsia="Times New Roman" w:hAnsi="Calibri" w:cs="Calibri"/>
                    <w:color w:val="000000"/>
                  </w:rPr>
                </w:rPrChange>
              </w:rPr>
              <w:t>11,700</w:t>
            </w:r>
          </w:p>
        </w:tc>
        <w:tc>
          <w:tcPr>
            <w:tcW w:w="810" w:type="dxa"/>
            <w:tcBorders>
              <w:top w:val="nil"/>
              <w:left w:val="nil"/>
              <w:bottom w:val="single" w:sz="4" w:space="0" w:color="auto"/>
              <w:right w:val="single" w:sz="4" w:space="0" w:color="auto"/>
            </w:tcBorders>
            <w:shd w:val="clear" w:color="auto" w:fill="auto"/>
            <w:noWrap/>
            <w:vAlign w:val="bottom"/>
            <w:hideMark/>
          </w:tcPr>
          <w:p w14:paraId="01BBC6A7" w14:textId="77777777" w:rsidR="00976EB1" w:rsidRPr="00976EB1" w:rsidRDefault="00976EB1" w:rsidP="00976EB1">
            <w:pPr>
              <w:spacing w:after="0" w:line="276" w:lineRule="auto"/>
              <w:jc w:val="right"/>
              <w:rPr>
                <w:rFonts w:eastAsia="Times New Roman" w:cstheme="minorHAnsi"/>
                <w:color w:val="000000"/>
                <w:sz w:val="16"/>
                <w:szCs w:val="16"/>
                <w:rPrChange w:id="3551" w:author="Alotaibi, Raed" w:date="2019-07-12T12:49:00Z">
                  <w:rPr>
                    <w:rFonts w:ascii="Calibri" w:eastAsia="Times New Roman" w:hAnsi="Calibri" w:cs="Calibri"/>
                    <w:color w:val="000000"/>
                    <w:sz w:val="20"/>
                    <w:szCs w:val="20"/>
                  </w:rPr>
                </w:rPrChange>
              </w:rPr>
              <w:pPrChange w:id="355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53" w:author="Alotaibi, Raed" w:date="2019-07-12T12:49:00Z">
                  <w:rPr>
                    <w:rFonts w:ascii="Calibri" w:eastAsia="Times New Roman" w:hAnsi="Calibri" w:cs="Calibri"/>
                    <w:color w:val="000000"/>
                    <w:sz w:val="20"/>
                    <w:szCs w:val="20"/>
                  </w:rPr>
                </w:rPrChange>
              </w:rPr>
              <w:t>1,300</w:t>
            </w:r>
          </w:p>
        </w:tc>
        <w:tc>
          <w:tcPr>
            <w:tcW w:w="720" w:type="dxa"/>
            <w:tcBorders>
              <w:top w:val="nil"/>
              <w:left w:val="nil"/>
              <w:bottom w:val="single" w:sz="4" w:space="0" w:color="auto"/>
              <w:right w:val="single" w:sz="4" w:space="0" w:color="auto"/>
            </w:tcBorders>
            <w:shd w:val="clear" w:color="auto" w:fill="auto"/>
            <w:noWrap/>
            <w:vAlign w:val="bottom"/>
            <w:hideMark/>
          </w:tcPr>
          <w:p w14:paraId="1BC0B2DC" w14:textId="77777777" w:rsidR="00976EB1" w:rsidRPr="00976EB1" w:rsidRDefault="00976EB1" w:rsidP="00976EB1">
            <w:pPr>
              <w:spacing w:after="0" w:line="276" w:lineRule="auto"/>
              <w:jc w:val="right"/>
              <w:rPr>
                <w:rFonts w:eastAsia="Times New Roman" w:cstheme="minorHAnsi"/>
                <w:color w:val="000000"/>
                <w:sz w:val="16"/>
                <w:szCs w:val="16"/>
                <w:rPrChange w:id="3554" w:author="Alotaibi, Raed" w:date="2019-07-12T12:49:00Z">
                  <w:rPr>
                    <w:rFonts w:ascii="Calibri" w:eastAsia="Times New Roman" w:hAnsi="Calibri" w:cs="Calibri"/>
                    <w:color w:val="000000"/>
                    <w:sz w:val="20"/>
                    <w:szCs w:val="20"/>
                  </w:rPr>
                </w:rPrChange>
              </w:rPr>
              <w:pPrChange w:id="355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56" w:author="Alotaibi, Raed" w:date="2019-07-12T12:49:00Z">
                  <w:rPr>
                    <w:rFonts w:ascii="Calibri" w:eastAsia="Times New Roman" w:hAnsi="Calibri" w:cs="Calibri"/>
                    <w:color w:val="000000"/>
                    <w:sz w:val="20"/>
                    <w:szCs w:val="20"/>
                  </w:rPr>
                </w:rPrChange>
              </w:rPr>
              <w:t>11.1%</w:t>
            </w:r>
          </w:p>
        </w:tc>
        <w:tc>
          <w:tcPr>
            <w:tcW w:w="900" w:type="dxa"/>
            <w:tcBorders>
              <w:top w:val="nil"/>
              <w:left w:val="nil"/>
              <w:bottom w:val="single" w:sz="4" w:space="0" w:color="auto"/>
              <w:right w:val="single" w:sz="4" w:space="0" w:color="auto"/>
            </w:tcBorders>
            <w:shd w:val="clear" w:color="auto" w:fill="auto"/>
            <w:noWrap/>
            <w:vAlign w:val="bottom"/>
            <w:hideMark/>
          </w:tcPr>
          <w:p w14:paraId="4A9A729F" w14:textId="77777777" w:rsidR="00976EB1" w:rsidRPr="00976EB1" w:rsidRDefault="00976EB1" w:rsidP="00976EB1">
            <w:pPr>
              <w:spacing w:after="0" w:line="276" w:lineRule="auto"/>
              <w:jc w:val="right"/>
              <w:rPr>
                <w:rFonts w:eastAsia="Times New Roman" w:cstheme="minorHAnsi"/>
                <w:color w:val="000000"/>
                <w:sz w:val="16"/>
                <w:szCs w:val="16"/>
                <w:rPrChange w:id="3557" w:author="Alotaibi, Raed" w:date="2019-07-12T12:49:00Z">
                  <w:rPr>
                    <w:rFonts w:ascii="Calibri" w:eastAsia="Times New Roman" w:hAnsi="Calibri" w:cs="Calibri"/>
                    <w:color w:val="000000"/>
                  </w:rPr>
                </w:rPrChange>
              </w:rPr>
              <w:pPrChange w:id="355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59" w:author="Alotaibi, Raed" w:date="2019-07-12T12:49:00Z">
                  <w:rPr>
                    <w:rFonts w:ascii="Calibri" w:eastAsia="Times New Roman" w:hAnsi="Calibri" w:cs="Calibri"/>
                    <w:color w:val="000000"/>
                  </w:rPr>
                </w:rPrChange>
              </w:rPr>
              <w:t>10,900</w:t>
            </w:r>
          </w:p>
        </w:tc>
        <w:tc>
          <w:tcPr>
            <w:tcW w:w="810" w:type="dxa"/>
            <w:tcBorders>
              <w:top w:val="nil"/>
              <w:left w:val="nil"/>
              <w:bottom w:val="single" w:sz="4" w:space="0" w:color="auto"/>
              <w:right w:val="single" w:sz="4" w:space="0" w:color="auto"/>
            </w:tcBorders>
            <w:shd w:val="clear" w:color="auto" w:fill="auto"/>
            <w:noWrap/>
            <w:hideMark/>
          </w:tcPr>
          <w:p w14:paraId="222C204B" w14:textId="6CE52DCD" w:rsidR="00976EB1" w:rsidRPr="00976EB1" w:rsidRDefault="00976EB1" w:rsidP="00976EB1">
            <w:pPr>
              <w:spacing w:after="0" w:line="276" w:lineRule="auto"/>
              <w:jc w:val="right"/>
              <w:rPr>
                <w:rFonts w:eastAsia="Times New Roman" w:cstheme="minorHAnsi"/>
                <w:color w:val="000000"/>
                <w:sz w:val="16"/>
                <w:szCs w:val="16"/>
                <w:rPrChange w:id="3560" w:author="Alotaibi, Raed" w:date="2019-07-12T12:49:00Z">
                  <w:rPr>
                    <w:rFonts w:ascii="Calibri" w:eastAsia="Times New Roman" w:hAnsi="Calibri" w:cs="Calibri"/>
                    <w:color w:val="000000"/>
                  </w:rPr>
                </w:rPrChange>
              </w:rPr>
              <w:pPrChange w:id="35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1,200</w:t>
            </w:r>
          </w:p>
        </w:tc>
        <w:tc>
          <w:tcPr>
            <w:tcW w:w="615" w:type="dxa"/>
            <w:tcBorders>
              <w:top w:val="nil"/>
              <w:left w:val="nil"/>
              <w:bottom w:val="single" w:sz="4" w:space="0" w:color="auto"/>
              <w:right w:val="single" w:sz="4" w:space="0" w:color="auto"/>
            </w:tcBorders>
            <w:shd w:val="clear" w:color="auto" w:fill="auto"/>
            <w:noWrap/>
            <w:hideMark/>
          </w:tcPr>
          <w:p w14:paraId="11DFB19E" w14:textId="3C652CE3" w:rsidR="00976EB1" w:rsidRPr="00976EB1" w:rsidRDefault="00976EB1" w:rsidP="00976EB1">
            <w:pPr>
              <w:spacing w:after="0" w:line="276" w:lineRule="auto"/>
              <w:jc w:val="right"/>
              <w:rPr>
                <w:rFonts w:eastAsia="Times New Roman" w:cstheme="minorHAnsi"/>
                <w:color w:val="000000"/>
                <w:sz w:val="16"/>
                <w:szCs w:val="16"/>
                <w:rPrChange w:id="3562" w:author="Alotaibi, Raed" w:date="2019-07-12T12:49:00Z">
                  <w:rPr>
                    <w:rFonts w:ascii="Calibri" w:eastAsia="Times New Roman" w:hAnsi="Calibri" w:cs="Calibri"/>
                    <w:color w:val="000000"/>
                  </w:rPr>
                </w:rPrChange>
              </w:rPr>
              <w:pPrChange w:id="356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11.0%</w:t>
            </w:r>
          </w:p>
        </w:tc>
        <w:tc>
          <w:tcPr>
            <w:tcW w:w="759" w:type="dxa"/>
            <w:tcBorders>
              <w:top w:val="nil"/>
              <w:left w:val="nil"/>
              <w:bottom w:val="single" w:sz="4" w:space="0" w:color="auto"/>
              <w:right w:val="single" w:sz="4" w:space="0" w:color="auto"/>
            </w:tcBorders>
            <w:shd w:val="clear" w:color="auto" w:fill="auto"/>
            <w:noWrap/>
            <w:hideMark/>
          </w:tcPr>
          <w:p w14:paraId="4DADC21B" w14:textId="626603D7" w:rsidR="00976EB1" w:rsidRPr="00976EB1" w:rsidRDefault="00976EB1" w:rsidP="00976EB1">
            <w:pPr>
              <w:spacing w:after="0" w:line="276" w:lineRule="auto"/>
              <w:jc w:val="right"/>
              <w:rPr>
                <w:rFonts w:eastAsia="Times New Roman" w:cstheme="minorHAnsi"/>
                <w:color w:val="000000"/>
                <w:sz w:val="16"/>
                <w:szCs w:val="16"/>
                <w:rPrChange w:id="3564" w:author="Alotaibi, Raed" w:date="2019-07-12T12:49:00Z">
                  <w:rPr>
                    <w:rFonts w:ascii="Calibri" w:eastAsia="Times New Roman" w:hAnsi="Calibri" w:cs="Calibri"/>
                    <w:color w:val="000000"/>
                  </w:rPr>
                </w:rPrChange>
              </w:rPr>
              <w:pPrChange w:id="356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-800</w:t>
            </w:r>
          </w:p>
        </w:tc>
        <w:tc>
          <w:tcPr>
            <w:tcW w:w="786" w:type="dxa"/>
            <w:tcBorders>
              <w:top w:val="nil"/>
              <w:left w:val="nil"/>
              <w:bottom w:val="single" w:sz="4" w:space="0" w:color="auto"/>
              <w:right w:val="single" w:sz="4" w:space="0" w:color="auto"/>
            </w:tcBorders>
            <w:shd w:val="clear" w:color="auto" w:fill="auto"/>
            <w:noWrap/>
            <w:hideMark/>
          </w:tcPr>
          <w:p w14:paraId="1DFC5922" w14:textId="7D9E9877" w:rsidR="00976EB1" w:rsidRPr="00976EB1" w:rsidRDefault="00976EB1" w:rsidP="00976EB1">
            <w:pPr>
              <w:spacing w:after="0" w:line="276" w:lineRule="auto"/>
              <w:jc w:val="right"/>
              <w:rPr>
                <w:rFonts w:eastAsia="Times New Roman" w:cstheme="minorHAnsi"/>
                <w:color w:val="000000"/>
                <w:sz w:val="16"/>
                <w:szCs w:val="16"/>
                <w:rPrChange w:id="3566" w:author="Alotaibi, Raed" w:date="2019-07-12T12:49:00Z">
                  <w:rPr>
                    <w:rFonts w:ascii="Calibri" w:eastAsia="Times New Roman" w:hAnsi="Calibri" w:cs="Calibri"/>
                    <w:color w:val="000000"/>
                  </w:rPr>
                </w:rPrChange>
              </w:rPr>
              <w:pPrChange w:id="356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74F4203A" w14:textId="2997E278" w:rsidR="00976EB1" w:rsidRPr="00976EB1" w:rsidRDefault="00976EB1" w:rsidP="00976EB1">
            <w:pPr>
              <w:spacing w:after="0" w:line="276" w:lineRule="auto"/>
              <w:jc w:val="right"/>
              <w:rPr>
                <w:rFonts w:eastAsia="Times New Roman" w:cstheme="minorHAnsi"/>
                <w:color w:val="000000"/>
                <w:sz w:val="16"/>
                <w:szCs w:val="16"/>
                <w:rPrChange w:id="3568" w:author="Alotaibi, Raed" w:date="2019-07-12T12:49:00Z">
                  <w:rPr>
                    <w:rFonts w:ascii="Calibri" w:eastAsia="Times New Roman" w:hAnsi="Calibri" w:cs="Calibri"/>
                    <w:color w:val="000000"/>
                  </w:rPr>
                </w:rPrChange>
              </w:rPr>
              <w:pPrChange w:id="356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548537B9" w14:textId="6D5D5148" w:rsidR="00976EB1" w:rsidRPr="00976EB1" w:rsidRDefault="00976EB1" w:rsidP="00976EB1">
            <w:pPr>
              <w:spacing w:after="0" w:line="276" w:lineRule="auto"/>
              <w:jc w:val="right"/>
              <w:rPr>
                <w:rFonts w:eastAsia="Times New Roman" w:cstheme="minorHAnsi"/>
                <w:color w:val="000000"/>
                <w:sz w:val="16"/>
                <w:szCs w:val="16"/>
                <w:rPrChange w:id="3570" w:author="Alotaibi, Raed" w:date="2019-07-12T12:49:00Z">
                  <w:rPr>
                    <w:rFonts w:ascii="Calibri" w:eastAsia="Times New Roman" w:hAnsi="Calibri" w:cs="Calibri"/>
                    <w:color w:val="000000"/>
                  </w:rPr>
                </w:rPrChange>
              </w:rPr>
              <w:pPrChange w:id="35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-6.8%</w:t>
            </w:r>
          </w:p>
        </w:tc>
        <w:tc>
          <w:tcPr>
            <w:tcW w:w="861" w:type="dxa"/>
            <w:tcBorders>
              <w:top w:val="nil"/>
              <w:left w:val="nil"/>
              <w:bottom w:val="single" w:sz="4" w:space="0" w:color="auto"/>
              <w:right w:val="single" w:sz="4" w:space="0" w:color="auto"/>
            </w:tcBorders>
            <w:shd w:val="clear" w:color="auto" w:fill="auto"/>
            <w:noWrap/>
            <w:hideMark/>
          </w:tcPr>
          <w:p w14:paraId="15B7885B" w14:textId="2D762E9D" w:rsidR="00976EB1" w:rsidRPr="00976EB1" w:rsidRDefault="00976EB1" w:rsidP="00976EB1">
            <w:pPr>
              <w:spacing w:after="0" w:line="276" w:lineRule="auto"/>
              <w:jc w:val="right"/>
              <w:rPr>
                <w:rFonts w:eastAsia="Times New Roman" w:cstheme="minorHAnsi"/>
                <w:color w:val="000000"/>
                <w:sz w:val="16"/>
                <w:szCs w:val="16"/>
                <w:rPrChange w:id="3572" w:author="Alotaibi, Raed" w:date="2019-07-12T12:49:00Z">
                  <w:rPr>
                    <w:rFonts w:ascii="Calibri" w:eastAsia="Times New Roman" w:hAnsi="Calibri" w:cs="Calibri"/>
                    <w:color w:val="000000"/>
                  </w:rPr>
                </w:rPrChange>
              </w:rPr>
              <w:pPrChange w:id="35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810" w:type="dxa"/>
            <w:tcBorders>
              <w:top w:val="nil"/>
              <w:left w:val="nil"/>
              <w:bottom w:val="single" w:sz="4" w:space="0" w:color="auto"/>
              <w:right w:val="single" w:sz="4" w:space="0" w:color="auto"/>
            </w:tcBorders>
            <w:shd w:val="clear" w:color="auto" w:fill="auto"/>
            <w:noWrap/>
            <w:hideMark/>
          </w:tcPr>
          <w:p w14:paraId="3CF6BDDC" w14:textId="21798025" w:rsidR="00976EB1" w:rsidRPr="00976EB1" w:rsidRDefault="00976EB1" w:rsidP="00976EB1">
            <w:pPr>
              <w:spacing w:after="0" w:line="276" w:lineRule="auto"/>
              <w:jc w:val="right"/>
              <w:rPr>
                <w:rFonts w:eastAsia="Times New Roman" w:cstheme="minorHAnsi"/>
                <w:color w:val="000000"/>
                <w:sz w:val="16"/>
                <w:szCs w:val="16"/>
                <w:rPrChange w:id="3574" w:author="Alotaibi, Raed" w:date="2019-07-12T12:49:00Z">
                  <w:rPr>
                    <w:rFonts w:ascii="Calibri" w:eastAsia="Times New Roman" w:hAnsi="Calibri" w:cs="Calibri"/>
                    <w:color w:val="000000"/>
                  </w:rPr>
                </w:rPrChange>
              </w:rPr>
              <w:pPrChange w:id="35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r>
      <w:tr w:rsidR="00976EB1" w:rsidRPr="00976EB1" w14:paraId="558DEF7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2F8926C" w14:textId="77777777" w:rsidR="00976EB1" w:rsidRPr="00976EB1" w:rsidRDefault="00976EB1" w:rsidP="00976EB1">
            <w:pPr>
              <w:spacing w:after="0" w:line="276" w:lineRule="auto"/>
              <w:rPr>
                <w:rFonts w:eastAsia="Times New Roman" w:cstheme="minorHAnsi"/>
                <w:b/>
                <w:bCs/>
                <w:color w:val="000000"/>
                <w:sz w:val="16"/>
                <w:szCs w:val="16"/>
                <w:rPrChange w:id="3576" w:author="Alotaibi, Raed" w:date="2019-07-12T12:51:00Z">
                  <w:rPr>
                    <w:rFonts w:ascii="Calibri" w:eastAsia="Times New Roman" w:hAnsi="Calibri" w:cs="Calibri"/>
                    <w:b/>
                    <w:bCs/>
                    <w:color w:val="000000"/>
                  </w:rPr>
                </w:rPrChange>
              </w:rPr>
              <w:pPrChange w:id="3577"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578" w:author="Alotaibi, Raed" w:date="2019-07-12T12:51:00Z">
                  <w:rPr>
                    <w:rFonts w:ascii="Calibri" w:eastAsia="Times New Roman" w:hAnsi="Calibri" w:cs="Calibri"/>
                    <w:b/>
                    <w:bCs/>
                    <w:color w:val="000000"/>
                  </w:rPr>
                </w:rPrChange>
              </w:rPr>
              <w:t>South Dakota</w:t>
            </w:r>
          </w:p>
        </w:tc>
        <w:tc>
          <w:tcPr>
            <w:tcW w:w="759" w:type="dxa"/>
            <w:tcBorders>
              <w:top w:val="nil"/>
              <w:left w:val="nil"/>
              <w:bottom w:val="single" w:sz="4" w:space="0" w:color="auto"/>
              <w:right w:val="single" w:sz="4" w:space="0" w:color="auto"/>
            </w:tcBorders>
            <w:shd w:val="clear" w:color="auto" w:fill="auto"/>
            <w:noWrap/>
            <w:vAlign w:val="bottom"/>
            <w:hideMark/>
          </w:tcPr>
          <w:p w14:paraId="25162A74" w14:textId="77777777" w:rsidR="00976EB1" w:rsidRPr="00976EB1" w:rsidRDefault="00976EB1" w:rsidP="00976EB1">
            <w:pPr>
              <w:spacing w:after="0" w:line="276" w:lineRule="auto"/>
              <w:jc w:val="right"/>
              <w:rPr>
                <w:rFonts w:eastAsia="Times New Roman" w:cstheme="minorHAnsi"/>
                <w:color w:val="000000"/>
                <w:sz w:val="16"/>
                <w:szCs w:val="16"/>
                <w:rPrChange w:id="3579" w:author="Alotaibi, Raed" w:date="2019-07-12T12:49:00Z">
                  <w:rPr>
                    <w:rFonts w:ascii="Calibri" w:eastAsia="Times New Roman" w:hAnsi="Calibri" w:cs="Calibri"/>
                    <w:color w:val="000000"/>
                  </w:rPr>
                </w:rPrChange>
              </w:rPr>
              <w:pPrChange w:id="358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81" w:author="Alotaibi, Raed" w:date="2019-07-12T12:49:00Z">
                  <w:rPr>
                    <w:rFonts w:ascii="Calibri" w:eastAsia="Times New Roman" w:hAnsi="Calibri" w:cs="Calibri"/>
                    <w:color w:val="000000"/>
                  </w:rPr>
                </w:rPrChange>
              </w:rPr>
              <w:t>2,200</w:t>
            </w:r>
          </w:p>
        </w:tc>
        <w:tc>
          <w:tcPr>
            <w:tcW w:w="810" w:type="dxa"/>
            <w:tcBorders>
              <w:top w:val="nil"/>
              <w:left w:val="nil"/>
              <w:bottom w:val="single" w:sz="4" w:space="0" w:color="auto"/>
              <w:right w:val="single" w:sz="4" w:space="0" w:color="auto"/>
            </w:tcBorders>
            <w:shd w:val="clear" w:color="auto" w:fill="auto"/>
            <w:noWrap/>
            <w:vAlign w:val="bottom"/>
            <w:hideMark/>
          </w:tcPr>
          <w:p w14:paraId="5E676939" w14:textId="77777777" w:rsidR="00976EB1" w:rsidRPr="00976EB1" w:rsidRDefault="00976EB1" w:rsidP="00976EB1">
            <w:pPr>
              <w:spacing w:after="0" w:line="276" w:lineRule="auto"/>
              <w:jc w:val="right"/>
              <w:rPr>
                <w:rFonts w:eastAsia="Times New Roman" w:cstheme="minorHAnsi"/>
                <w:color w:val="000000"/>
                <w:sz w:val="16"/>
                <w:szCs w:val="16"/>
                <w:rPrChange w:id="3582" w:author="Alotaibi, Raed" w:date="2019-07-12T12:49:00Z">
                  <w:rPr>
                    <w:rFonts w:ascii="Calibri" w:eastAsia="Times New Roman" w:hAnsi="Calibri" w:cs="Calibri"/>
                    <w:color w:val="000000"/>
                    <w:sz w:val="20"/>
                    <w:szCs w:val="20"/>
                  </w:rPr>
                </w:rPrChange>
              </w:rPr>
              <w:pPrChange w:id="358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84" w:author="Alotaibi, Raed" w:date="2019-07-12T12:49:00Z">
                  <w:rPr>
                    <w:rFonts w:ascii="Calibri" w:eastAsia="Times New Roman" w:hAnsi="Calibri" w:cs="Calibri"/>
                    <w:color w:val="000000"/>
                    <w:sz w:val="20"/>
                    <w:szCs w:val="20"/>
                  </w:rPr>
                </w:rPrChange>
              </w:rPr>
              <w:t>200</w:t>
            </w:r>
          </w:p>
        </w:tc>
        <w:tc>
          <w:tcPr>
            <w:tcW w:w="720" w:type="dxa"/>
            <w:tcBorders>
              <w:top w:val="nil"/>
              <w:left w:val="nil"/>
              <w:bottom w:val="single" w:sz="4" w:space="0" w:color="auto"/>
              <w:right w:val="single" w:sz="4" w:space="0" w:color="auto"/>
            </w:tcBorders>
            <w:shd w:val="clear" w:color="auto" w:fill="auto"/>
            <w:noWrap/>
            <w:vAlign w:val="bottom"/>
            <w:hideMark/>
          </w:tcPr>
          <w:p w14:paraId="403C9BAE" w14:textId="77777777" w:rsidR="00976EB1" w:rsidRPr="00976EB1" w:rsidRDefault="00976EB1" w:rsidP="00976EB1">
            <w:pPr>
              <w:spacing w:after="0" w:line="276" w:lineRule="auto"/>
              <w:jc w:val="right"/>
              <w:rPr>
                <w:rFonts w:eastAsia="Times New Roman" w:cstheme="minorHAnsi"/>
                <w:color w:val="000000"/>
                <w:sz w:val="16"/>
                <w:szCs w:val="16"/>
                <w:rPrChange w:id="3585" w:author="Alotaibi, Raed" w:date="2019-07-12T12:49:00Z">
                  <w:rPr>
                    <w:rFonts w:ascii="Calibri" w:eastAsia="Times New Roman" w:hAnsi="Calibri" w:cs="Calibri"/>
                    <w:color w:val="000000"/>
                    <w:sz w:val="20"/>
                    <w:szCs w:val="20"/>
                  </w:rPr>
                </w:rPrChange>
              </w:rPr>
              <w:pPrChange w:id="358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87" w:author="Alotaibi, Raed" w:date="2019-07-12T12:49:00Z">
                  <w:rPr>
                    <w:rFonts w:ascii="Calibri" w:eastAsia="Times New Roman" w:hAnsi="Calibri" w:cs="Calibri"/>
                    <w:color w:val="000000"/>
                    <w:sz w:val="20"/>
                    <w:szCs w:val="20"/>
                  </w:rPr>
                </w:rPrChange>
              </w:rPr>
              <w:t>9.1%</w:t>
            </w:r>
          </w:p>
        </w:tc>
        <w:tc>
          <w:tcPr>
            <w:tcW w:w="900" w:type="dxa"/>
            <w:tcBorders>
              <w:top w:val="nil"/>
              <w:left w:val="nil"/>
              <w:bottom w:val="single" w:sz="4" w:space="0" w:color="auto"/>
              <w:right w:val="single" w:sz="4" w:space="0" w:color="auto"/>
            </w:tcBorders>
            <w:shd w:val="clear" w:color="auto" w:fill="auto"/>
            <w:noWrap/>
            <w:vAlign w:val="bottom"/>
            <w:hideMark/>
          </w:tcPr>
          <w:p w14:paraId="702D323B" w14:textId="77777777" w:rsidR="00976EB1" w:rsidRPr="00976EB1" w:rsidRDefault="00976EB1" w:rsidP="00976EB1">
            <w:pPr>
              <w:spacing w:after="0" w:line="276" w:lineRule="auto"/>
              <w:jc w:val="right"/>
              <w:rPr>
                <w:rFonts w:eastAsia="Times New Roman" w:cstheme="minorHAnsi"/>
                <w:color w:val="000000"/>
                <w:sz w:val="16"/>
                <w:szCs w:val="16"/>
                <w:rPrChange w:id="3588" w:author="Alotaibi, Raed" w:date="2019-07-12T12:49:00Z">
                  <w:rPr>
                    <w:rFonts w:ascii="Calibri" w:eastAsia="Times New Roman" w:hAnsi="Calibri" w:cs="Calibri"/>
                    <w:color w:val="000000"/>
                  </w:rPr>
                </w:rPrChange>
              </w:rPr>
              <w:pPrChange w:id="358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590" w:author="Alotaibi, Raed" w:date="2019-07-12T12:49:00Z">
                  <w:rPr>
                    <w:rFonts w:ascii="Calibri" w:eastAsia="Times New Roman" w:hAnsi="Calibri" w:cs="Calibri"/>
                    <w:color w:val="000000"/>
                  </w:rPr>
                </w:rPrChange>
              </w:rPr>
              <w:t>2,100</w:t>
            </w:r>
          </w:p>
        </w:tc>
        <w:tc>
          <w:tcPr>
            <w:tcW w:w="810" w:type="dxa"/>
            <w:tcBorders>
              <w:top w:val="nil"/>
              <w:left w:val="nil"/>
              <w:bottom w:val="single" w:sz="4" w:space="0" w:color="auto"/>
              <w:right w:val="single" w:sz="4" w:space="0" w:color="auto"/>
            </w:tcBorders>
            <w:shd w:val="clear" w:color="auto" w:fill="auto"/>
            <w:noWrap/>
            <w:hideMark/>
          </w:tcPr>
          <w:p w14:paraId="10ED0157" w14:textId="2345DF66" w:rsidR="00976EB1" w:rsidRPr="00976EB1" w:rsidRDefault="00976EB1" w:rsidP="00976EB1">
            <w:pPr>
              <w:spacing w:after="0" w:line="276" w:lineRule="auto"/>
              <w:jc w:val="right"/>
              <w:rPr>
                <w:rFonts w:eastAsia="Times New Roman" w:cstheme="minorHAnsi"/>
                <w:color w:val="000000"/>
                <w:sz w:val="16"/>
                <w:szCs w:val="16"/>
                <w:rPrChange w:id="3591" w:author="Alotaibi, Raed" w:date="2019-07-12T12:49:00Z">
                  <w:rPr>
                    <w:rFonts w:ascii="Calibri" w:eastAsia="Times New Roman" w:hAnsi="Calibri" w:cs="Calibri"/>
                    <w:color w:val="000000"/>
                  </w:rPr>
                </w:rPrChange>
              </w:rPr>
              <w:pPrChange w:id="35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615" w:type="dxa"/>
            <w:tcBorders>
              <w:top w:val="nil"/>
              <w:left w:val="nil"/>
              <w:bottom w:val="single" w:sz="4" w:space="0" w:color="auto"/>
              <w:right w:val="single" w:sz="4" w:space="0" w:color="auto"/>
            </w:tcBorders>
            <w:shd w:val="clear" w:color="auto" w:fill="auto"/>
            <w:noWrap/>
            <w:hideMark/>
          </w:tcPr>
          <w:p w14:paraId="6F591C7A" w14:textId="442476BA" w:rsidR="00976EB1" w:rsidRPr="00976EB1" w:rsidRDefault="00976EB1" w:rsidP="00976EB1">
            <w:pPr>
              <w:spacing w:after="0" w:line="276" w:lineRule="auto"/>
              <w:jc w:val="right"/>
              <w:rPr>
                <w:rFonts w:eastAsia="Times New Roman" w:cstheme="minorHAnsi"/>
                <w:color w:val="000000"/>
                <w:sz w:val="16"/>
                <w:szCs w:val="16"/>
                <w:rPrChange w:id="3593" w:author="Alotaibi, Raed" w:date="2019-07-12T12:49:00Z">
                  <w:rPr>
                    <w:rFonts w:ascii="Calibri" w:eastAsia="Times New Roman" w:hAnsi="Calibri" w:cs="Calibri"/>
                    <w:color w:val="000000"/>
                  </w:rPr>
                </w:rPrChange>
              </w:rPr>
              <w:pPrChange w:id="359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9.5%</w:t>
            </w:r>
          </w:p>
        </w:tc>
        <w:tc>
          <w:tcPr>
            <w:tcW w:w="759" w:type="dxa"/>
            <w:tcBorders>
              <w:top w:val="nil"/>
              <w:left w:val="nil"/>
              <w:bottom w:val="single" w:sz="4" w:space="0" w:color="auto"/>
              <w:right w:val="single" w:sz="4" w:space="0" w:color="auto"/>
            </w:tcBorders>
            <w:shd w:val="clear" w:color="auto" w:fill="auto"/>
            <w:noWrap/>
            <w:hideMark/>
          </w:tcPr>
          <w:p w14:paraId="48A6652A" w14:textId="7761E83D" w:rsidR="00976EB1" w:rsidRPr="00976EB1" w:rsidRDefault="00976EB1" w:rsidP="00976EB1">
            <w:pPr>
              <w:spacing w:after="0" w:line="276" w:lineRule="auto"/>
              <w:jc w:val="right"/>
              <w:rPr>
                <w:rFonts w:eastAsia="Times New Roman" w:cstheme="minorHAnsi"/>
                <w:color w:val="000000"/>
                <w:sz w:val="16"/>
                <w:szCs w:val="16"/>
                <w:rPrChange w:id="3595" w:author="Alotaibi, Raed" w:date="2019-07-12T12:49:00Z">
                  <w:rPr>
                    <w:rFonts w:ascii="Calibri" w:eastAsia="Times New Roman" w:hAnsi="Calibri" w:cs="Calibri"/>
                    <w:color w:val="000000"/>
                  </w:rPr>
                </w:rPrChange>
              </w:rPr>
              <w:pPrChange w:id="359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3283C504" w14:textId="582C1787" w:rsidR="00976EB1" w:rsidRPr="00976EB1" w:rsidRDefault="00976EB1" w:rsidP="00976EB1">
            <w:pPr>
              <w:spacing w:after="0" w:line="276" w:lineRule="auto"/>
              <w:jc w:val="right"/>
              <w:rPr>
                <w:rFonts w:eastAsia="Times New Roman" w:cstheme="minorHAnsi"/>
                <w:color w:val="000000"/>
                <w:sz w:val="16"/>
                <w:szCs w:val="16"/>
                <w:rPrChange w:id="3597" w:author="Alotaibi, Raed" w:date="2019-07-12T12:49:00Z">
                  <w:rPr>
                    <w:rFonts w:ascii="Calibri" w:eastAsia="Times New Roman" w:hAnsi="Calibri" w:cs="Calibri"/>
                    <w:color w:val="000000"/>
                  </w:rPr>
                </w:rPrChange>
              </w:rPr>
              <w:pPrChange w:id="359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429EC3F" w14:textId="5181A5BB" w:rsidR="00976EB1" w:rsidRPr="00976EB1" w:rsidRDefault="00976EB1" w:rsidP="00976EB1">
            <w:pPr>
              <w:spacing w:after="0" w:line="276" w:lineRule="auto"/>
              <w:jc w:val="right"/>
              <w:rPr>
                <w:rFonts w:eastAsia="Times New Roman" w:cstheme="minorHAnsi"/>
                <w:color w:val="000000"/>
                <w:sz w:val="16"/>
                <w:szCs w:val="16"/>
                <w:rPrChange w:id="3599" w:author="Alotaibi, Raed" w:date="2019-07-12T12:49:00Z">
                  <w:rPr>
                    <w:rFonts w:ascii="Calibri" w:eastAsia="Times New Roman" w:hAnsi="Calibri" w:cs="Calibri"/>
                    <w:color w:val="000000"/>
                  </w:rPr>
                </w:rPrChange>
              </w:rPr>
              <w:pPrChange w:id="360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5758CC6E" w14:textId="5B4E86E0" w:rsidR="00976EB1" w:rsidRPr="00976EB1" w:rsidRDefault="00976EB1" w:rsidP="00976EB1">
            <w:pPr>
              <w:spacing w:after="0" w:line="276" w:lineRule="auto"/>
              <w:jc w:val="right"/>
              <w:rPr>
                <w:rFonts w:eastAsia="Times New Roman" w:cstheme="minorHAnsi"/>
                <w:color w:val="000000"/>
                <w:sz w:val="16"/>
                <w:szCs w:val="16"/>
                <w:rPrChange w:id="3601" w:author="Alotaibi, Raed" w:date="2019-07-12T12:49:00Z">
                  <w:rPr>
                    <w:rFonts w:ascii="Calibri" w:eastAsia="Times New Roman" w:hAnsi="Calibri" w:cs="Calibri"/>
                    <w:color w:val="000000"/>
                  </w:rPr>
                </w:rPrChange>
              </w:rPr>
              <w:pPrChange w:id="360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-4.5%</w:t>
            </w:r>
          </w:p>
        </w:tc>
        <w:tc>
          <w:tcPr>
            <w:tcW w:w="861" w:type="dxa"/>
            <w:tcBorders>
              <w:top w:val="nil"/>
              <w:left w:val="nil"/>
              <w:bottom w:val="single" w:sz="4" w:space="0" w:color="auto"/>
              <w:right w:val="single" w:sz="4" w:space="0" w:color="auto"/>
            </w:tcBorders>
            <w:shd w:val="clear" w:color="auto" w:fill="auto"/>
            <w:noWrap/>
            <w:hideMark/>
          </w:tcPr>
          <w:p w14:paraId="04A783DD" w14:textId="04BF09C2" w:rsidR="00976EB1" w:rsidRPr="00976EB1" w:rsidRDefault="00976EB1" w:rsidP="00976EB1">
            <w:pPr>
              <w:spacing w:after="0" w:line="276" w:lineRule="auto"/>
              <w:jc w:val="right"/>
              <w:rPr>
                <w:rFonts w:eastAsia="Times New Roman" w:cstheme="minorHAnsi"/>
                <w:color w:val="000000"/>
                <w:sz w:val="16"/>
                <w:szCs w:val="16"/>
                <w:rPrChange w:id="3603" w:author="Alotaibi, Raed" w:date="2019-07-12T12:49:00Z">
                  <w:rPr>
                    <w:rFonts w:ascii="Calibri" w:eastAsia="Times New Roman" w:hAnsi="Calibri" w:cs="Calibri"/>
                    <w:color w:val="000000"/>
                  </w:rPr>
                </w:rPrChange>
              </w:rPr>
              <w:pPrChange w:id="360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297A57FB" w14:textId="25399B98" w:rsidR="00976EB1" w:rsidRPr="00976EB1" w:rsidRDefault="00976EB1" w:rsidP="00976EB1">
            <w:pPr>
              <w:spacing w:after="0" w:line="276" w:lineRule="auto"/>
              <w:jc w:val="right"/>
              <w:rPr>
                <w:rFonts w:eastAsia="Times New Roman" w:cstheme="minorHAnsi"/>
                <w:color w:val="000000"/>
                <w:sz w:val="16"/>
                <w:szCs w:val="16"/>
                <w:rPrChange w:id="3605" w:author="Alotaibi, Raed" w:date="2019-07-12T12:49:00Z">
                  <w:rPr>
                    <w:rFonts w:ascii="Calibri" w:eastAsia="Times New Roman" w:hAnsi="Calibri" w:cs="Calibri"/>
                    <w:color w:val="000000"/>
                  </w:rPr>
                </w:rPrChange>
              </w:rPr>
              <w:pPrChange w:id="360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r>
      <w:tr w:rsidR="00976EB1" w:rsidRPr="00976EB1" w14:paraId="5E8DC2FB"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1291D79" w14:textId="77777777" w:rsidR="00976EB1" w:rsidRPr="00976EB1" w:rsidRDefault="00976EB1" w:rsidP="00976EB1">
            <w:pPr>
              <w:spacing w:after="0" w:line="276" w:lineRule="auto"/>
              <w:rPr>
                <w:rFonts w:eastAsia="Times New Roman" w:cstheme="minorHAnsi"/>
                <w:b/>
                <w:bCs/>
                <w:color w:val="000000"/>
                <w:sz w:val="16"/>
                <w:szCs w:val="16"/>
                <w:rPrChange w:id="3607" w:author="Alotaibi, Raed" w:date="2019-07-12T12:51:00Z">
                  <w:rPr>
                    <w:rFonts w:ascii="Calibri" w:eastAsia="Times New Roman" w:hAnsi="Calibri" w:cs="Calibri"/>
                    <w:b/>
                    <w:bCs/>
                    <w:color w:val="000000"/>
                  </w:rPr>
                </w:rPrChange>
              </w:rPr>
              <w:pPrChange w:id="3608"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609" w:author="Alotaibi, Raed" w:date="2019-07-12T12:51:00Z">
                  <w:rPr>
                    <w:rFonts w:ascii="Calibri" w:eastAsia="Times New Roman" w:hAnsi="Calibri" w:cs="Calibri"/>
                    <w:b/>
                    <w:bCs/>
                    <w:color w:val="000000"/>
                  </w:rPr>
                </w:rPrChange>
              </w:rPr>
              <w:t>Tennessee</w:t>
            </w:r>
          </w:p>
        </w:tc>
        <w:tc>
          <w:tcPr>
            <w:tcW w:w="759" w:type="dxa"/>
            <w:tcBorders>
              <w:top w:val="nil"/>
              <w:left w:val="nil"/>
              <w:bottom w:val="single" w:sz="4" w:space="0" w:color="auto"/>
              <w:right w:val="single" w:sz="4" w:space="0" w:color="auto"/>
            </w:tcBorders>
            <w:shd w:val="clear" w:color="auto" w:fill="auto"/>
            <w:noWrap/>
            <w:vAlign w:val="bottom"/>
            <w:hideMark/>
          </w:tcPr>
          <w:p w14:paraId="615C71FD" w14:textId="77777777" w:rsidR="00976EB1" w:rsidRPr="00976EB1" w:rsidRDefault="00976EB1" w:rsidP="00976EB1">
            <w:pPr>
              <w:spacing w:after="0" w:line="276" w:lineRule="auto"/>
              <w:jc w:val="right"/>
              <w:rPr>
                <w:rFonts w:eastAsia="Times New Roman" w:cstheme="minorHAnsi"/>
                <w:color w:val="000000"/>
                <w:sz w:val="16"/>
                <w:szCs w:val="16"/>
                <w:rPrChange w:id="3610" w:author="Alotaibi, Raed" w:date="2019-07-12T12:49:00Z">
                  <w:rPr>
                    <w:rFonts w:ascii="Calibri" w:eastAsia="Times New Roman" w:hAnsi="Calibri" w:cs="Calibri"/>
                    <w:color w:val="000000"/>
                  </w:rPr>
                </w:rPrChange>
              </w:rPr>
              <w:pPrChange w:id="361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12" w:author="Alotaibi, Raed" w:date="2019-07-12T12:49:00Z">
                  <w:rPr>
                    <w:rFonts w:ascii="Calibri" w:eastAsia="Times New Roman" w:hAnsi="Calibri" w:cs="Calibri"/>
                    <w:color w:val="000000"/>
                  </w:rPr>
                </w:rPrChange>
              </w:rPr>
              <w:t>16,100</w:t>
            </w:r>
          </w:p>
        </w:tc>
        <w:tc>
          <w:tcPr>
            <w:tcW w:w="810" w:type="dxa"/>
            <w:tcBorders>
              <w:top w:val="nil"/>
              <w:left w:val="nil"/>
              <w:bottom w:val="single" w:sz="4" w:space="0" w:color="auto"/>
              <w:right w:val="single" w:sz="4" w:space="0" w:color="auto"/>
            </w:tcBorders>
            <w:shd w:val="clear" w:color="auto" w:fill="auto"/>
            <w:noWrap/>
            <w:vAlign w:val="bottom"/>
            <w:hideMark/>
          </w:tcPr>
          <w:p w14:paraId="328DD83E" w14:textId="77777777" w:rsidR="00976EB1" w:rsidRPr="00976EB1" w:rsidRDefault="00976EB1" w:rsidP="00976EB1">
            <w:pPr>
              <w:spacing w:after="0" w:line="276" w:lineRule="auto"/>
              <w:jc w:val="right"/>
              <w:rPr>
                <w:rFonts w:eastAsia="Times New Roman" w:cstheme="minorHAnsi"/>
                <w:color w:val="000000"/>
                <w:sz w:val="16"/>
                <w:szCs w:val="16"/>
                <w:rPrChange w:id="3613" w:author="Alotaibi, Raed" w:date="2019-07-12T12:49:00Z">
                  <w:rPr>
                    <w:rFonts w:ascii="Calibri" w:eastAsia="Times New Roman" w:hAnsi="Calibri" w:cs="Calibri"/>
                    <w:color w:val="000000"/>
                    <w:sz w:val="20"/>
                    <w:szCs w:val="20"/>
                  </w:rPr>
                </w:rPrChange>
              </w:rPr>
              <w:pPrChange w:id="361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15" w:author="Alotaibi, Raed" w:date="2019-07-12T12:49:00Z">
                  <w:rPr>
                    <w:rFonts w:ascii="Calibri" w:eastAsia="Times New Roman" w:hAnsi="Calibri" w:cs="Calibri"/>
                    <w:color w:val="000000"/>
                    <w:sz w:val="20"/>
                    <w:szCs w:val="20"/>
                  </w:rPr>
                </w:rPrChange>
              </w:rPr>
              <w:t>2,500</w:t>
            </w:r>
          </w:p>
        </w:tc>
        <w:tc>
          <w:tcPr>
            <w:tcW w:w="720" w:type="dxa"/>
            <w:tcBorders>
              <w:top w:val="nil"/>
              <w:left w:val="nil"/>
              <w:bottom w:val="single" w:sz="4" w:space="0" w:color="auto"/>
              <w:right w:val="single" w:sz="4" w:space="0" w:color="auto"/>
            </w:tcBorders>
            <w:shd w:val="clear" w:color="auto" w:fill="auto"/>
            <w:noWrap/>
            <w:vAlign w:val="bottom"/>
            <w:hideMark/>
          </w:tcPr>
          <w:p w14:paraId="06AD9A7E" w14:textId="77777777" w:rsidR="00976EB1" w:rsidRPr="00976EB1" w:rsidRDefault="00976EB1" w:rsidP="00976EB1">
            <w:pPr>
              <w:spacing w:after="0" w:line="276" w:lineRule="auto"/>
              <w:jc w:val="right"/>
              <w:rPr>
                <w:rFonts w:eastAsia="Times New Roman" w:cstheme="minorHAnsi"/>
                <w:color w:val="000000"/>
                <w:sz w:val="16"/>
                <w:szCs w:val="16"/>
                <w:rPrChange w:id="3616" w:author="Alotaibi, Raed" w:date="2019-07-12T12:49:00Z">
                  <w:rPr>
                    <w:rFonts w:ascii="Calibri" w:eastAsia="Times New Roman" w:hAnsi="Calibri" w:cs="Calibri"/>
                    <w:color w:val="000000"/>
                    <w:sz w:val="20"/>
                    <w:szCs w:val="20"/>
                  </w:rPr>
                </w:rPrChange>
              </w:rPr>
              <w:pPrChange w:id="361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18" w:author="Alotaibi, Raed" w:date="2019-07-12T12:49:00Z">
                  <w:rPr>
                    <w:rFonts w:ascii="Calibri" w:eastAsia="Times New Roman" w:hAnsi="Calibri" w:cs="Calibri"/>
                    <w:color w:val="000000"/>
                    <w:sz w:val="20"/>
                    <w:szCs w:val="20"/>
                  </w:rPr>
                </w:rPrChange>
              </w:rPr>
              <w:t>15.5%</w:t>
            </w:r>
          </w:p>
        </w:tc>
        <w:tc>
          <w:tcPr>
            <w:tcW w:w="900" w:type="dxa"/>
            <w:tcBorders>
              <w:top w:val="nil"/>
              <w:left w:val="nil"/>
              <w:bottom w:val="single" w:sz="4" w:space="0" w:color="auto"/>
              <w:right w:val="single" w:sz="4" w:space="0" w:color="auto"/>
            </w:tcBorders>
            <w:shd w:val="clear" w:color="auto" w:fill="auto"/>
            <w:noWrap/>
            <w:vAlign w:val="bottom"/>
            <w:hideMark/>
          </w:tcPr>
          <w:p w14:paraId="4D0C90B1" w14:textId="77777777" w:rsidR="00976EB1" w:rsidRPr="00976EB1" w:rsidRDefault="00976EB1" w:rsidP="00976EB1">
            <w:pPr>
              <w:spacing w:after="0" w:line="276" w:lineRule="auto"/>
              <w:jc w:val="right"/>
              <w:rPr>
                <w:rFonts w:eastAsia="Times New Roman" w:cstheme="minorHAnsi"/>
                <w:color w:val="000000"/>
                <w:sz w:val="16"/>
                <w:szCs w:val="16"/>
                <w:rPrChange w:id="3619" w:author="Alotaibi, Raed" w:date="2019-07-12T12:49:00Z">
                  <w:rPr>
                    <w:rFonts w:ascii="Calibri" w:eastAsia="Times New Roman" w:hAnsi="Calibri" w:cs="Calibri"/>
                    <w:color w:val="000000"/>
                  </w:rPr>
                </w:rPrChange>
              </w:rPr>
              <w:pPrChange w:id="362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21" w:author="Alotaibi, Raed" w:date="2019-07-12T12:49:00Z">
                  <w:rPr>
                    <w:rFonts w:ascii="Calibri" w:eastAsia="Times New Roman" w:hAnsi="Calibri" w:cs="Calibri"/>
                    <w:color w:val="000000"/>
                  </w:rPr>
                </w:rPrChange>
              </w:rPr>
              <w:t>15,100</w:t>
            </w:r>
          </w:p>
        </w:tc>
        <w:tc>
          <w:tcPr>
            <w:tcW w:w="810" w:type="dxa"/>
            <w:tcBorders>
              <w:top w:val="nil"/>
              <w:left w:val="nil"/>
              <w:bottom w:val="single" w:sz="4" w:space="0" w:color="auto"/>
              <w:right w:val="single" w:sz="4" w:space="0" w:color="auto"/>
            </w:tcBorders>
            <w:shd w:val="clear" w:color="auto" w:fill="auto"/>
            <w:noWrap/>
            <w:hideMark/>
          </w:tcPr>
          <w:p w14:paraId="7617A3A0" w14:textId="23ADADDF" w:rsidR="00976EB1" w:rsidRPr="00976EB1" w:rsidRDefault="00976EB1" w:rsidP="00976EB1">
            <w:pPr>
              <w:spacing w:after="0" w:line="276" w:lineRule="auto"/>
              <w:jc w:val="right"/>
              <w:rPr>
                <w:rFonts w:eastAsia="Times New Roman" w:cstheme="minorHAnsi"/>
                <w:color w:val="000000"/>
                <w:sz w:val="16"/>
                <w:szCs w:val="16"/>
                <w:rPrChange w:id="3622" w:author="Alotaibi, Raed" w:date="2019-07-12T12:49:00Z">
                  <w:rPr>
                    <w:rFonts w:ascii="Calibri" w:eastAsia="Times New Roman" w:hAnsi="Calibri" w:cs="Calibri"/>
                    <w:color w:val="000000"/>
                  </w:rPr>
                </w:rPrChange>
              </w:rPr>
              <w:pPrChange w:id="36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2,400</w:t>
            </w:r>
          </w:p>
        </w:tc>
        <w:tc>
          <w:tcPr>
            <w:tcW w:w="615" w:type="dxa"/>
            <w:tcBorders>
              <w:top w:val="nil"/>
              <w:left w:val="nil"/>
              <w:bottom w:val="single" w:sz="4" w:space="0" w:color="auto"/>
              <w:right w:val="single" w:sz="4" w:space="0" w:color="auto"/>
            </w:tcBorders>
            <w:shd w:val="clear" w:color="auto" w:fill="auto"/>
            <w:noWrap/>
            <w:hideMark/>
          </w:tcPr>
          <w:p w14:paraId="03ED1C5A" w14:textId="23503DBD" w:rsidR="00976EB1" w:rsidRPr="00976EB1" w:rsidRDefault="00976EB1" w:rsidP="00976EB1">
            <w:pPr>
              <w:spacing w:after="0" w:line="276" w:lineRule="auto"/>
              <w:jc w:val="right"/>
              <w:rPr>
                <w:rFonts w:eastAsia="Times New Roman" w:cstheme="minorHAnsi"/>
                <w:color w:val="000000"/>
                <w:sz w:val="16"/>
                <w:szCs w:val="16"/>
                <w:rPrChange w:id="3624" w:author="Alotaibi, Raed" w:date="2019-07-12T12:49:00Z">
                  <w:rPr>
                    <w:rFonts w:ascii="Calibri" w:eastAsia="Times New Roman" w:hAnsi="Calibri" w:cs="Calibri"/>
                    <w:color w:val="000000"/>
                  </w:rPr>
                </w:rPrChange>
              </w:rPr>
              <w:pPrChange w:id="362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15.9%</w:t>
            </w:r>
          </w:p>
        </w:tc>
        <w:tc>
          <w:tcPr>
            <w:tcW w:w="759" w:type="dxa"/>
            <w:tcBorders>
              <w:top w:val="nil"/>
              <w:left w:val="nil"/>
              <w:bottom w:val="single" w:sz="4" w:space="0" w:color="auto"/>
              <w:right w:val="single" w:sz="4" w:space="0" w:color="auto"/>
            </w:tcBorders>
            <w:shd w:val="clear" w:color="auto" w:fill="auto"/>
            <w:noWrap/>
            <w:hideMark/>
          </w:tcPr>
          <w:p w14:paraId="3A655979" w14:textId="0C2AC944" w:rsidR="00976EB1" w:rsidRPr="00976EB1" w:rsidRDefault="00976EB1" w:rsidP="00976EB1">
            <w:pPr>
              <w:spacing w:after="0" w:line="276" w:lineRule="auto"/>
              <w:jc w:val="right"/>
              <w:rPr>
                <w:rFonts w:eastAsia="Times New Roman" w:cstheme="minorHAnsi"/>
                <w:color w:val="000000"/>
                <w:sz w:val="16"/>
                <w:szCs w:val="16"/>
                <w:rPrChange w:id="3626" w:author="Alotaibi, Raed" w:date="2019-07-12T12:49:00Z">
                  <w:rPr>
                    <w:rFonts w:ascii="Calibri" w:eastAsia="Times New Roman" w:hAnsi="Calibri" w:cs="Calibri"/>
                    <w:color w:val="000000"/>
                  </w:rPr>
                </w:rPrChange>
              </w:rPr>
              <w:pPrChange w:id="362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-1,000</w:t>
            </w:r>
          </w:p>
        </w:tc>
        <w:tc>
          <w:tcPr>
            <w:tcW w:w="786" w:type="dxa"/>
            <w:tcBorders>
              <w:top w:val="nil"/>
              <w:left w:val="nil"/>
              <w:bottom w:val="single" w:sz="4" w:space="0" w:color="auto"/>
              <w:right w:val="single" w:sz="4" w:space="0" w:color="auto"/>
            </w:tcBorders>
            <w:shd w:val="clear" w:color="auto" w:fill="auto"/>
            <w:noWrap/>
            <w:hideMark/>
          </w:tcPr>
          <w:p w14:paraId="5D265A4F" w14:textId="74E2C83D" w:rsidR="00976EB1" w:rsidRPr="00976EB1" w:rsidRDefault="00976EB1" w:rsidP="00976EB1">
            <w:pPr>
              <w:spacing w:after="0" w:line="276" w:lineRule="auto"/>
              <w:jc w:val="right"/>
              <w:rPr>
                <w:rFonts w:eastAsia="Times New Roman" w:cstheme="minorHAnsi"/>
                <w:color w:val="000000"/>
                <w:sz w:val="16"/>
                <w:szCs w:val="16"/>
                <w:rPrChange w:id="3628" w:author="Alotaibi, Raed" w:date="2019-07-12T12:49:00Z">
                  <w:rPr>
                    <w:rFonts w:ascii="Calibri" w:eastAsia="Times New Roman" w:hAnsi="Calibri" w:cs="Calibri"/>
                    <w:color w:val="000000"/>
                  </w:rPr>
                </w:rPrChange>
              </w:rPr>
              <w:pPrChange w:id="362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2363835C" w14:textId="27B91796" w:rsidR="00976EB1" w:rsidRPr="00976EB1" w:rsidRDefault="00976EB1" w:rsidP="00976EB1">
            <w:pPr>
              <w:spacing w:after="0" w:line="276" w:lineRule="auto"/>
              <w:jc w:val="right"/>
              <w:rPr>
                <w:rFonts w:eastAsia="Times New Roman" w:cstheme="minorHAnsi"/>
                <w:color w:val="000000"/>
                <w:sz w:val="16"/>
                <w:szCs w:val="16"/>
                <w:rPrChange w:id="3630" w:author="Alotaibi, Raed" w:date="2019-07-12T12:49:00Z">
                  <w:rPr>
                    <w:rFonts w:ascii="Calibri" w:eastAsia="Times New Roman" w:hAnsi="Calibri" w:cs="Calibri"/>
                    <w:color w:val="000000"/>
                  </w:rPr>
                </w:rPrChange>
              </w:rPr>
              <w:pPrChange w:id="363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3BB32129" w14:textId="3045B4A3" w:rsidR="00976EB1" w:rsidRPr="00976EB1" w:rsidRDefault="00976EB1" w:rsidP="00976EB1">
            <w:pPr>
              <w:spacing w:after="0" w:line="276" w:lineRule="auto"/>
              <w:jc w:val="right"/>
              <w:rPr>
                <w:rFonts w:eastAsia="Times New Roman" w:cstheme="minorHAnsi"/>
                <w:color w:val="000000"/>
                <w:sz w:val="16"/>
                <w:szCs w:val="16"/>
                <w:rPrChange w:id="3632" w:author="Alotaibi, Raed" w:date="2019-07-12T12:49:00Z">
                  <w:rPr>
                    <w:rFonts w:ascii="Calibri" w:eastAsia="Times New Roman" w:hAnsi="Calibri" w:cs="Calibri"/>
                    <w:color w:val="000000"/>
                  </w:rPr>
                </w:rPrChange>
              </w:rPr>
              <w:pPrChange w:id="363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-6.2%</w:t>
            </w:r>
          </w:p>
        </w:tc>
        <w:tc>
          <w:tcPr>
            <w:tcW w:w="861" w:type="dxa"/>
            <w:tcBorders>
              <w:top w:val="nil"/>
              <w:left w:val="nil"/>
              <w:bottom w:val="single" w:sz="4" w:space="0" w:color="auto"/>
              <w:right w:val="single" w:sz="4" w:space="0" w:color="auto"/>
            </w:tcBorders>
            <w:shd w:val="clear" w:color="auto" w:fill="auto"/>
            <w:noWrap/>
            <w:hideMark/>
          </w:tcPr>
          <w:p w14:paraId="620BF956" w14:textId="256C672C" w:rsidR="00976EB1" w:rsidRPr="00976EB1" w:rsidRDefault="00976EB1" w:rsidP="00976EB1">
            <w:pPr>
              <w:spacing w:after="0" w:line="276" w:lineRule="auto"/>
              <w:jc w:val="right"/>
              <w:rPr>
                <w:rFonts w:eastAsia="Times New Roman" w:cstheme="minorHAnsi"/>
                <w:color w:val="000000"/>
                <w:sz w:val="16"/>
                <w:szCs w:val="16"/>
                <w:rPrChange w:id="3634" w:author="Alotaibi, Raed" w:date="2019-07-12T12:49:00Z">
                  <w:rPr>
                    <w:rFonts w:ascii="Calibri" w:eastAsia="Times New Roman" w:hAnsi="Calibri" w:cs="Calibri"/>
                    <w:color w:val="000000"/>
                  </w:rPr>
                </w:rPrChange>
              </w:rPr>
              <w:pPrChange w:id="363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-4.0%</w:t>
            </w:r>
          </w:p>
        </w:tc>
        <w:tc>
          <w:tcPr>
            <w:tcW w:w="810" w:type="dxa"/>
            <w:tcBorders>
              <w:top w:val="nil"/>
              <w:left w:val="nil"/>
              <w:bottom w:val="single" w:sz="4" w:space="0" w:color="auto"/>
              <w:right w:val="single" w:sz="4" w:space="0" w:color="auto"/>
            </w:tcBorders>
            <w:shd w:val="clear" w:color="auto" w:fill="auto"/>
            <w:noWrap/>
            <w:hideMark/>
          </w:tcPr>
          <w:p w14:paraId="0069311D" w14:textId="15307317" w:rsidR="00976EB1" w:rsidRPr="00976EB1" w:rsidRDefault="00976EB1" w:rsidP="00976EB1">
            <w:pPr>
              <w:spacing w:after="0" w:line="276" w:lineRule="auto"/>
              <w:jc w:val="right"/>
              <w:rPr>
                <w:rFonts w:eastAsia="Times New Roman" w:cstheme="minorHAnsi"/>
                <w:color w:val="000000"/>
                <w:sz w:val="16"/>
                <w:szCs w:val="16"/>
                <w:rPrChange w:id="3636" w:author="Alotaibi, Raed" w:date="2019-07-12T12:49:00Z">
                  <w:rPr>
                    <w:rFonts w:ascii="Calibri" w:eastAsia="Times New Roman" w:hAnsi="Calibri" w:cs="Calibri"/>
                    <w:color w:val="000000"/>
                  </w:rPr>
                </w:rPrChange>
              </w:rPr>
              <w:pPrChange w:id="363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2.4%</w:t>
            </w:r>
          </w:p>
        </w:tc>
      </w:tr>
      <w:tr w:rsidR="00976EB1" w:rsidRPr="00976EB1" w14:paraId="66D813A2"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F7DFFC8" w14:textId="77777777" w:rsidR="00976EB1" w:rsidRPr="00976EB1" w:rsidRDefault="00976EB1" w:rsidP="00976EB1">
            <w:pPr>
              <w:spacing w:after="0" w:line="276" w:lineRule="auto"/>
              <w:rPr>
                <w:rFonts w:eastAsia="Times New Roman" w:cstheme="minorHAnsi"/>
                <w:b/>
                <w:bCs/>
                <w:color w:val="000000"/>
                <w:sz w:val="16"/>
                <w:szCs w:val="16"/>
                <w:rPrChange w:id="3638" w:author="Alotaibi, Raed" w:date="2019-07-12T12:51:00Z">
                  <w:rPr>
                    <w:rFonts w:ascii="Calibri" w:eastAsia="Times New Roman" w:hAnsi="Calibri" w:cs="Calibri"/>
                    <w:b/>
                    <w:bCs/>
                    <w:color w:val="000000"/>
                  </w:rPr>
                </w:rPrChange>
              </w:rPr>
              <w:pPrChange w:id="3639"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640" w:author="Alotaibi, Raed" w:date="2019-07-12T12:51:00Z">
                  <w:rPr>
                    <w:rFonts w:ascii="Calibri" w:eastAsia="Times New Roman" w:hAnsi="Calibri" w:cs="Calibri"/>
                    <w:b/>
                    <w:bCs/>
                    <w:color w:val="000000"/>
                  </w:rPr>
                </w:rPrChange>
              </w:rPr>
              <w:t>Texas</w:t>
            </w:r>
          </w:p>
        </w:tc>
        <w:tc>
          <w:tcPr>
            <w:tcW w:w="759" w:type="dxa"/>
            <w:tcBorders>
              <w:top w:val="nil"/>
              <w:left w:val="nil"/>
              <w:bottom w:val="single" w:sz="4" w:space="0" w:color="auto"/>
              <w:right w:val="single" w:sz="4" w:space="0" w:color="auto"/>
            </w:tcBorders>
            <w:shd w:val="clear" w:color="auto" w:fill="auto"/>
            <w:noWrap/>
            <w:vAlign w:val="bottom"/>
            <w:hideMark/>
          </w:tcPr>
          <w:p w14:paraId="1FCA99C3" w14:textId="77777777" w:rsidR="00976EB1" w:rsidRPr="00976EB1" w:rsidRDefault="00976EB1" w:rsidP="00976EB1">
            <w:pPr>
              <w:spacing w:after="0" w:line="276" w:lineRule="auto"/>
              <w:jc w:val="right"/>
              <w:rPr>
                <w:rFonts w:eastAsia="Times New Roman" w:cstheme="minorHAnsi"/>
                <w:color w:val="000000"/>
                <w:sz w:val="16"/>
                <w:szCs w:val="16"/>
                <w:rPrChange w:id="3641" w:author="Alotaibi, Raed" w:date="2019-07-12T12:49:00Z">
                  <w:rPr>
                    <w:rFonts w:ascii="Calibri" w:eastAsia="Times New Roman" w:hAnsi="Calibri" w:cs="Calibri"/>
                    <w:color w:val="000000"/>
                  </w:rPr>
                </w:rPrChange>
              </w:rPr>
              <w:pPrChange w:id="364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43" w:author="Alotaibi, Raed" w:date="2019-07-12T12:49:00Z">
                  <w:rPr>
                    <w:rFonts w:ascii="Calibri" w:eastAsia="Times New Roman" w:hAnsi="Calibri" w:cs="Calibri"/>
                    <w:color w:val="000000"/>
                  </w:rPr>
                </w:rPrChange>
              </w:rPr>
              <w:t>74,100</w:t>
            </w:r>
          </w:p>
        </w:tc>
        <w:tc>
          <w:tcPr>
            <w:tcW w:w="810" w:type="dxa"/>
            <w:tcBorders>
              <w:top w:val="nil"/>
              <w:left w:val="nil"/>
              <w:bottom w:val="single" w:sz="4" w:space="0" w:color="auto"/>
              <w:right w:val="single" w:sz="4" w:space="0" w:color="auto"/>
            </w:tcBorders>
            <w:shd w:val="clear" w:color="auto" w:fill="auto"/>
            <w:noWrap/>
            <w:vAlign w:val="bottom"/>
            <w:hideMark/>
          </w:tcPr>
          <w:p w14:paraId="3A799C4A" w14:textId="77777777" w:rsidR="00976EB1" w:rsidRPr="00976EB1" w:rsidRDefault="00976EB1" w:rsidP="00976EB1">
            <w:pPr>
              <w:spacing w:after="0" w:line="276" w:lineRule="auto"/>
              <w:jc w:val="right"/>
              <w:rPr>
                <w:rFonts w:eastAsia="Times New Roman" w:cstheme="minorHAnsi"/>
                <w:color w:val="000000"/>
                <w:sz w:val="16"/>
                <w:szCs w:val="16"/>
                <w:rPrChange w:id="3644" w:author="Alotaibi, Raed" w:date="2019-07-12T12:49:00Z">
                  <w:rPr>
                    <w:rFonts w:ascii="Calibri" w:eastAsia="Times New Roman" w:hAnsi="Calibri" w:cs="Calibri"/>
                    <w:color w:val="000000"/>
                    <w:sz w:val="20"/>
                    <w:szCs w:val="20"/>
                  </w:rPr>
                </w:rPrChange>
              </w:rPr>
              <w:pPrChange w:id="364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46" w:author="Alotaibi, Raed" w:date="2019-07-12T12:49:00Z">
                  <w:rPr>
                    <w:rFonts w:ascii="Calibri" w:eastAsia="Times New Roman" w:hAnsi="Calibri" w:cs="Calibri"/>
                    <w:color w:val="000000"/>
                    <w:sz w:val="20"/>
                    <w:szCs w:val="20"/>
                  </w:rPr>
                </w:rPrChange>
              </w:rPr>
              <w:t>10,700</w:t>
            </w:r>
          </w:p>
        </w:tc>
        <w:tc>
          <w:tcPr>
            <w:tcW w:w="720" w:type="dxa"/>
            <w:tcBorders>
              <w:top w:val="nil"/>
              <w:left w:val="nil"/>
              <w:bottom w:val="single" w:sz="4" w:space="0" w:color="auto"/>
              <w:right w:val="single" w:sz="4" w:space="0" w:color="auto"/>
            </w:tcBorders>
            <w:shd w:val="clear" w:color="auto" w:fill="auto"/>
            <w:noWrap/>
            <w:vAlign w:val="bottom"/>
            <w:hideMark/>
          </w:tcPr>
          <w:p w14:paraId="666DA38A" w14:textId="77777777" w:rsidR="00976EB1" w:rsidRPr="00976EB1" w:rsidRDefault="00976EB1" w:rsidP="00976EB1">
            <w:pPr>
              <w:spacing w:after="0" w:line="276" w:lineRule="auto"/>
              <w:jc w:val="right"/>
              <w:rPr>
                <w:rFonts w:eastAsia="Times New Roman" w:cstheme="minorHAnsi"/>
                <w:color w:val="000000"/>
                <w:sz w:val="16"/>
                <w:szCs w:val="16"/>
                <w:rPrChange w:id="3647" w:author="Alotaibi, Raed" w:date="2019-07-12T12:49:00Z">
                  <w:rPr>
                    <w:rFonts w:ascii="Calibri" w:eastAsia="Times New Roman" w:hAnsi="Calibri" w:cs="Calibri"/>
                    <w:color w:val="000000"/>
                    <w:sz w:val="20"/>
                    <w:szCs w:val="20"/>
                  </w:rPr>
                </w:rPrChange>
              </w:rPr>
              <w:pPrChange w:id="364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49" w:author="Alotaibi, Raed" w:date="2019-07-12T12:49:00Z">
                  <w:rPr>
                    <w:rFonts w:ascii="Calibri" w:eastAsia="Times New Roman" w:hAnsi="Calibri" w:cs="Calibri"/>
                    <w:color w:val="000000"/>
                    <w:sz w:val="20"/>
                    <w:szCs w:val="20"/>
                  </w:rPr>
                </w:rPrChange>
              </w:rPr>
              <w:t>14.4%</w:t>
            </w:r>
          </w:p>
        </w:tc>
        <w:tc>
          <w:tcPr>
            <w:tcW w:w="900" w:type="dxa"/>
            <w:tcBorders>
              <w:top w:val="nil"/>
              <w:left w:val="nil"/>
              <w:bottom w:val="single" w:sz="4" w:space="0" w:color="auto"/>
              <w:right w:val="single" w:sz="4" w:space="0" w:color="auto"/>
            </w:tcBorders>
            <w:shd w:val="clear" w:color="auto" w:fill="auto"/>
            <w:noWrap/>
            <w:vAlign w:val="bottom"/>
            <w:hideMark/>
          </w:tcPr>
          <w:p w14:paraId="1727CB1D" w14:textId="77777777" w:rsidR="00976EB1" w:rsidRPr="00976EB1" w:rsidRDefault="00976EB1" w:rsidP="00976EB1">
            <w:pPr>
              <w:spacing w:after="0" w:line="276" w:lineRule="auto"/>
              <w:jc w:val="right"/>
              <w:rPr>
                <w:rFonts w:eastAsia="Times New Roman" w:cstheme="minorHAnsi"/>
                <w:color w:val="000000"/>
                <w:sz w:val="16"/>
                <w:szCs w:val="16"/>
                <w:rPrChange w:id="3650" w:author="Alotaibi, Raed" w:date="2019-07-12T12:49:00Z">
                  <w:rPr>
                    <w:rFonts w:ascii="Calibri" w:eastAsia="Times New Roman" w:hAnsi="Calibri" w:cs="Calibri"/>
                    <w:color w:val="000000"/>
                  </w:rPr>
                </w:rPrChange>
              </w:rPr>
              <w:pPrChange w:id="365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52" w:author="Alotaibi, Raed" w:date="2019-07-12T12:49:00Z">
                  <w:rPr>
                    <w:rFonts w:ascii="Calibri" w:eastAsia="Times New Roman" w:hAnsi="Calibri" w:cs="Calibri"/>
                    <w:color w:val="000000"/>
                  </w:rPr>
                </w:rPrChange>
              </w:rPr>
              <w:t>99,100</w:t>
            </w:r>
          </w:p>
        </w:tc>
        <w:tc>
          <w:tcPr>
            <w:tcW w:w="810" w:type="dxa"/>
            <w:tcBorders>
              <w:top w:val="nil"/>
              <w:left w:val="nil"/>
              <w:bottom w:val="single" w:sz="4" w:space="0" w:color="auto"/>
              <w:right w:val="single" w:sz="4" w:space="0" w:color="auto"/>
            </w:tcBorders>
            <w:shd w:val="clear" w:color="auto" w:fill="auto"/>
            <w:noWrap/>
            <w:hideMark/>
          </w:tcPr>
          <w:p w14:paraId="6CA7D32D" w14:textId="09DE400A" w:rsidR="00976EB1" w:rsidRPr="00976EB1" w:rsidRDefault="00976EB1" w:rsidP="00976EB1">
            <w:pPr>
              <w:spacing w:after="0" w:line="276" w:lineRule="auto"/>
              <w:jc w:val="right"/>
              <w:rPr>
                <w:rFonts w:eastAsia="Times New Roman" w:cstheme="minorHAnsi"/>
                <w:color w:val="000000"/>
                <w:sz w:val="16"/>
                <w:szCs w:val="16"/>
                <w:rPrChange w:id="3653" w:author="Alotaibi, Raed" w:date="2019-07-12T12:49:00Z">
                  <w:rPr>
                    <w:rFonts w:ascii="Calibri" w:eastAsia="Times New Roman" w:hAnsi="Calibri" w:cs="Calibri"/>
                    <w:color w:val="000000"/>
                  </w:rPr>
                </w:rPrChange>
              </w:rPr>
              <w:pPrChange w:id="36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14,300</w:t>
            </w:r>
          </w:p>
        </w:tc>
        <w:tc>
          <w:tcPr>
            <w:tcW w:w="615" w:type="dxa"/>
            <w:tcBorders>
              <w:top w:val="nil"/>
              <w:left w:val="nil"/>
              <w:bottom w:val="single" w:sz="4" w:space="0" w:color="auto"/>
              <w:right w:val="single" w:sz="4" w:space="0" w:color="auto"/>
            </w:tcBorders>
            <w:shd w:val="clear" w:color="auto" w:fill="auto"/>
            <w:noWrap/>
            <w:hideMark/>
          </w:tcPr>
          <w:p w14:paraId="7D5D55A9" w14:textId="1E5558D0" w:rsidR="00976EB1" w:rsidRPr="00976EB1" w:rsidRDefault="00976EB1" w:rsidP="00976EB1">
            <w:pPr>
              <w:spacing w:after="0" w:line="276" w:lineRule="auto"/>
              <w:jc w:val="right"/>
              <w:rPr>
                <w:rFonts w:eastAsia="Times New Roman" w:cstheme="minorHAnsi"/>
                <w:color w:val="000000"/>
                <w:sz w:val="16"/>
                <w:szCs w:val="16"/>
                <w:rPrChange w:id="3655" w:author="Alotaibi, Raed" w:date="2019-07-12T12:49:00Z">
                  <w:rPr>
                    <w:rFonts w:ascii="Calibri" w:eastAsia="Times New Roman" w:hAnsi="Calibri" w:cs="Calibri"/>
                    <w:color w:val="000000"/>
                  </w:rPr>
                </w:rPrChange>
              </w:rPr>
              <w:pPrChange w:id="365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14.4%</w:t>
            </w:r>
          </w:p>
        </w:tc>
        <w:tc>
          <w:tcPr>
            <w:tcW w:w="759" w:type="dxa"/>
            <w:tcBorders>
              <w:top w:val="nil"/>
              <w:left w:val="nil"/>
              <w:bottom w:val="single" w:sz="4" w:space="0" w:color="auto"/>
              <w:right w:val="single" w:sz="4" w:space="0" w:color="auto"/>
            </w:tcBorders>
            <w:shd w:val="clear" w:color="auto" w:fill="auto"/>
            <w:noWrap/>
            <w:hideMark/>
          </w:tcPr>
          <w:p w14:paraId="00AC3F64" w14:textId="7B76853F" w:rsidR="00976EB1" w:rsidRPr="00976EB1" w:rsidRDefault="00976EB1" w:rsidP="00976EB1">
            <w:pPr>
              <w:spacing w:after="0" w:line="276" w:lineRule="auto"/>
              <w:jc w:val="right"/>
              <w:rPr>
                <w:rFonts w:eastAsia="Times New Roman" w:cstheme="minorHAnsi"/>
                <w:color w:val="000000"/>
                <w:sz w:val="16"/>
                <w:szCs w:val="16"/>
                <w:rPrChange w:id="3657" w:author="Alotaibi, Raed" w:date="2019-07-12T12:49:00Z">
                  <w:rPr>
                    <w:rFonts w:ascii="Calibri" w:eastAsia="Times New Roman" w:hAnsi="Calibri" w:cs="Calibri"/>
                    <w:color w:val="000000"/>
                  </w:rPr>
                </w:rPrChange>
              </w:rPr>
              <w:pPrChange w:id="365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25,000</w:t>
            </w:r>
          </w:p>
        </w:tc>
        <w:tc>
          <w:tcPr>
            <w:tcW w:w="786" w:type="dxa"/>
            <w:tcBorders>
              <w:top w:val="nil"/>
              <w:left w:val="nil"/>
              <w:bottom w:val="single" w:sz="4" w:space="0" w:color="auto"/>
              <w:right w:val="single" w:sz="4" w:space="0" w:color="auto"/>
            </w:tcBorders>
            <w:shd w:val="clear" w:color="auto" w:fill="auto"/>
            <w:noWrap/>
            <w:hideMark/>
          </w:tcPr>
          <w:p w14:paraId="6B0890B4" w14:textId="6FA1DC1A" w:rsidR="00976EB1" w:rsidRPr="00976EB1" w:rsidRDefault="00976EB1" w:rsidP="00976EB1">
            <w:pPr>
              <w:spacing w:after="0" w:line="276" w:lineRule="auto"/>
              <w:jc w:val="right"/>
              <w:rPr>
                <w:rFonts w:eastAsia="Times New Roman" w:cstheme="minorHAnsi"/>
                <w:color w:val="000000"/>
                <w:sz w:val="16"/>
                <w:szCs w:val="16"/>
                <w:rPrChange w:id="3659" w:author="Alotaibi, Raed" w:date="2019-07-12T12:49:00Z">
                  <w:rPr>
                    <w:rFonts w:ascii="Calibri" w:eastAsia="Times New Roman" w:hAnsi="Calibri" w:cs="Calibri"/>
                    <w:color w:val="000000"/>
                  </w:rPr>
                </w:rPrChange>
              </w:rPr>
              <w:pPrChange w:id="366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3,600</w:t>
            </w:r>
          </w:p>
        </w:tc>
        <w:tc>
          <w:tcPr>
            <w:tcW w:w="810" w:type="dxa"/>
            <w:tcBorders>
              <w:top w:val="nil"/>
              <w:left w:val="nil"/>
              <w:bottom w:val="single" w:sz="4" w:space="0" w:color="auto"/>
              <w:right w:val="single" w:sz="4" w:space="0" w:color="auto"/>
            </w:tcBorders>
            <w:shd w:val="clear" w:color="auto" w:fill="auto"/>
            <w:noWrap/>
            <w:hideMark/>
          </w:tcPr>
          <w:p w14:paraId="42A43E21" w14:textId="3C4FB90C" w:rsidR="00976EB1" w:rsidRPr="00976EB1" w:rsidRDefault="00976EB1" w:rsidP="00976EB1">
            <w:pPr>
              <w:spacing w:after="0" w:line="276" w:lineRule="auto"/>
              <w:jc w:val="right"/>
              <w:rPr>
                <w:rFonts w:eastAsia="Times New Roman" w:cstheme="minorHAnsi"/>
                <w:color w:val="000000"/>
                <w:sz w:val="16"/>
                <w:szCs w:val="16"/>
                <w:rPrChange w:id="3661" w:author="Alotaibi, Raed" w:date="2019-07-12T12:49:00Z">
                  <w:rPr>
                    <w:rFonts w:ascii="Calibri" w:eastAsia="Times New Roman" w:hAnsi="Calibri" w:cs="Calibri"/>
                    <w:color w:val="000000"/>
                  </w:rPr>
                </w:rPrChange>
              </w:rPr>
              <w:pPrChange w:id="366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759" w:type="dxa"/>
            <w:tcBorders>
              <w:top w:val="nil"/>
              <w:left w:val="nil"/>
              <w:bottom w:val="single" w:sz="4" w:space="0" w:color="auto"/>
              <w:right w:val="single" w:sz="4" w:space="0" w:color="auto"/>
            </w:tcBorders>
            <w:shd w:val="clear" w:color="auto" w:fill="auto"/>
            <w:noWrap/>
            <w:hideMark/>
          </w:tcPr>
          <w:p w14:paraId="31F05D38" w14:textId="5AF59127" w:rsidR="00976EB1" w:rsidRPr="00976EB1" w:rsidRDefault="00976EB1" w:rsidP="00976EB1">
            <w:pPr>
              <w:spacing w:after="0" w:line="276" w:lineRule="auto"/>
              <w:jc w:val="right"/>
              <w:rPr>
                <w:rFonts w:eastAsia="Times New Roman" w:cstheme="minorHAnsi"/>
                <w:color w:val="000000"/>
                <w:sz w:val="16"/>
                <w:szCs w:val="16"/>
                <w:rPrChange w:id="3663" w:author="Alotaibi, Raed" w:date="2019-07-12T12:49:00Z">
                  <w:rPr>
                    <w:rFonts w:ascii="Calibri" w:eastAsia="Times New Roman" w:hAnsi="Calibri" w:cs="Calibri"/>
                    <w:color w:val="000000"/>
                  </w:rPr>
                </w:rPrChange>
              </w:rPr>
              <w:pPrChange w:id="366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33.7%</w:t>
            </w:r>
          </w:p>
        </w:tc>
        <w:tc>
          <w:tcPr>
            <w:tcW w:w="861" w:type="dxa"/>
            <w:tcBorders>
              <w:top w:val="nil"/>
              <w:left w:val="nil"/>
              <w:bottom w:val="single" w:sz="4" w:space="0" w:color="auto"/>
              <w:right w:val="single" w:sz="4" w:space="0" w:color="auto"/>
            </w:tcBorders>
            <w:shd w:val="clear" w:color="auto" w:fill="auto"/>
            <w:noWrap/>
            <w:hideMark/>
          </w:tcPr>
          <w:p w14:paraId="6D34F007" w14:textId="1F10EB07" w:rsidR="00976EB1" w:rsidRPr="00976EB1" w:rsidRDefault="00976EB1" w:rsidP="00976EB1">
            <w:pPr>
              <w:spacing w:after="0" w:line="276" w:lineRule="auto"/>
              <w:jc w:val="right"/>
              <w:rPr>
                <w:rFonts w:eastAsia="Times New Roman" w:cstheme="minorHAnsi"/>
                <w:color w:val="000000"/>
                <w:sz w:val="16"/>
                <w:szCs w:val="16"/>
                <w:rPrChange w:id="3665" w:author="Alotaibi, Raed" w:date="2019-07-12T12:49:00Z">
                  <w:rPr>
                    <w:rFonts w:ascii="Calibri" w:eastAsia="Times New Roman" w:hAnsi="Calibri" w:cs="Calibri"/>
                    <w:color w:val="000000"/>
                  </w:rPr>
                </w:rPrChange>
              </w:rPr>
              <w:pPrChange w:id="366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33.6%</w:t>
            </w:r>
          </w:p>
        </w:tc>
        <w:tc>
          <w:tcPr>
            <w:tcW w:w="810" w:type="dxa"/>
            <w:tcBorders>
              <w:top w:val="nil"/>
              <w:left w:val="nil"/>
              <w:bottom w:val="single" w:sz="4" w:space="0" w:color="auto"/>
              <w:right w:val="single" w:sz="4" w:space="0" w:color="auto"/>
            </w:tcBorders>
            <w:shd w:val="clear" w:color="auto" w:fill="auto"/>
            <w:noWrap/>
            <w:hideMark/>
          </w:tcPr>
          <w:p w14:paraId="22E92FB6" w14:textId="32A6D9B8" w:rsidR="00976EB1" w:rsidRPr="00976EB1" w:rsidRDefault="00976EB1" w:rsidP="00976EB1">
            <w:pPr>
              <w:spacing w:after="0" w:line="276" w:lineRule="auto"/>
              <w:jc w:val="right"/>
              <w:rPr>
                <w:rFonts w:eastAsia="Times New Roman" w:cstheme="minorHAnsi"/>
                <w:color w:val="000000"/>
                <w:sz w:val="16"/>
                <w:szCs w:val="16"/>
                <w:rPrChange w:id="3667" w:author="Alotaibi, Raed" w:date="2019-07-12T12:49:00Z">
                  <w:rPr>
                    <w:rFonts w:ascii="Calibri" w:eastAsia="Times New Roman" w:hAnsi="Calibri" w:cs="Calibri"/>
                    <w:color w:val="000000"/>
                  </w:rPr>
                </w:rPrChange>
              </w:rPr>
              <w:pPrChange w:id="366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r>
      <w:tr w:rsidR="00976EB1" w:rsidRPr="00976EB1" w14:paraId="012D6544"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0A7628BD" w14:textId="77777777" w:rsidR="00976EB1" w:rsidRPr="00976EB1" w:rsidRDefault="00976EB1" w:rsidP="00976EB1">
            <w:pPr>
              <w:spacing w:after="0" w:line="276" w:lineRule="auto"/>
              <w:rPr>
                <w:rFonts w:eastAsia="Times New Roman" w:cstheme="minorHAnsi"/>
                <w:b/>
                <w:bCs/>
                <w:color w:val="000000"/>
                <w:sz w:val="16"/>
                <w:szCs w:val="16"/>
                <w:rPrChange w:id="3669" w:author="Alotaibi, Raed" w:date="2019-07-12T12:51:00Z">
                  <w:rPr>
                    <w:rFonts w:ascii="Calibri" w:eastAsia="Times New Roman" w:hAnsi="Calibri" w:cs="Calibri"/>
                    <w:b/>
                    <w:bCs/>
                    <w:color w:val="000000"/>
                  </w:rPr>
                </w:rPrChange>
              </w:rPr>
              <w:pPrChange w:id="3670"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671" w:author="Alotaibi, Raed" w:date="2019-07-12T12:51:00Z">
                  <w:rPr>
                    <w:rFonts w:ascii="Calibri" w:eastAsia="Times New Roman" w:hAnsi="Calibri" w:cs="Calibri"/>
                    <w:b/>
                    <w:bCs/>
                    <w:color w:val="000000"/>
                  </w:rPr>
                </w:rPrChange>
              </w:rPr>
              <w:t>Utah</w:t>
            </w:r>
          </w:p>
        </w:tc>
        <w:tc>
          <w:tcPr>
            <w:tcW w:w="759" w:type="dxa"/>
            <w:tcBorders>
              <w:top w:val="nil"/>
              <w:left w:val="nil"/>
              <w:bottom w:val="single" w:sz="4" w:space="0" w:color="auto"/>
              <w:right w:val="single" w:sz="4" w:space="0" w:color="auto"/>
            </w:tcBorders>
            <w:shd w:val="clear" w:color="auto" w:fill="auto"/>
            <w:noWrap/>
            <w:vAlign w:val="bottom"/>
            <w:hideMark/>
          </w:tcPr>
          <w:p w14:paraId="720589F0" w14:textId="77777777" w:rsidR="00976EB1" w:rsidRPr="00976EB1" w:rsidRDefault="00976EB1" w:rsidP="00976EB1">
            <w:pPr>
              <w:spacing w:after="0" w:line="276" w:lineRule="auto"/>
              <w:jc w:val="right"/>
              <w:rPr>
                <w:rFonts w:eastAsia="Times New Roman" w:cstheme="minorHAnsi"/>
                <w:color w:val="000000"/>
                <w:sz w:val="16"/>
                <w:szCs w:val="16"/>
                <w:rPrChange w:id="3672" w:author="Alotaibi, Raed" w:date="2019-07-12T12:49:00Z">
                  <w:rPr>
                    <w:rFonts w:ascii="Calibri" w:eastAsia="Times New Roman" w:hAnsi="Calibri" w:cs="Calibri"/>
                    <w:color w:val="000000"/>
                  </w:rPr>
                </w:rPrChange>
              </w:rPr>
              <w:pPrChange w:id="367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74" w:author="Alotaibi, Raed" w:date="2019-07-12T12:49:00Z">
                  <w:rPr>
                    <w:rFonts w:ascii="Calibri" w:eastAsia="Times New Roman" w:hAnsi="Calibri" w:cs="Calibri"/>
                    <w:color w:val="000000"/>
                  </w:rPr>
                </w:rPrChange>
              </w:rPr>
              <w:t>9,400</w:t>
            </w:r>
          </w:p>
        </w:tc>
        <w:tc>
          <w:tcPr>
            <w:tcW w:w="810" w:type="dxa"/>
            <w:tcBorders>
              <w:top w:val="nil"/>
              <w:left w:val="nil"/>
              <w:bottom w:val="single" w:sz="4" w:space="0" w:color="auto"/>
              <w:right w:val="single" w:sz="4" w:space="0" w:color="auto"/>
            </w:tcBorders>
            <w:shd w:val="clear" w:color="auto" w:fill="auto"/>
            <w:noWrap/>
            <w:vAlign w:val="bottom"/>
            <w:hideMark/>
          </w:tcPr>
          <w:p w14:paraId="5989ADA1" w14:textId="77777777" w:rsidR="00976EB1" w:rsidRPr="00976EB1" w:rsidRDefault="00976EB1" w:rsidP="00976EB1">
            <w:pPr>
              <w:spacing w:after="0" w:line="276" w:lineRule="auto"/>
              <w:jc w:val="right"/>
              <w:rPr>
                <w:rFonts w:eastAsia="Times New Roman" w:cstheme="minorHAnsi"/>
                <w:color w:val="000000"/>
                <w:sz w:val="16"/>
                <w:szCs w:val="16"/>
                <w:rPrChange w:id="3675" w:author="Alotaibi, Raed" w:date="2019-07-12T12:49:00Z">
                  <w:rPr>
                    <w:rFonts w:ascii="Calibri" w:eastAsia="Times New Roman" w:hAnsi="Calibri" w:cs="Calibri"/>
                    <w:color w:val="000000"/>
                    <w:sz w:val="20"/>
                    <w:szCs w:val="20"/>
                  </w:rPr>
                </w:rPrChange>
              </w:rPr>
              <w:pPrChange w:id="367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77" w:author="Alotaibi, Raed" w:date="2019-07-12T12:49:00Z">
                  <w:rPr>
                    <w:rFonts w:ascii="Calibri" w:eastAsia="Times New Roman" w:hAnsi="Calibri" w:cs="Calibri"/>
                    <w:color w:val="000000"/>
                    <w:sz w:val="20"/>
                    <w:szCs w:val="20"/>
                  </w:rPr>
                </w:rPrChange>
              </w:rPr>
              <w:t>1,900</w:t>
            </w:r>
          </w:p>
        </w:tc>
        <w:tc>
          <w:tcPr>
            <w:tcW w:w="720" w:type="dxa"/>
            <w:tcBorders>
              <w:top w:val="nil"/>
              <w:left w:val="nil"/>
              <w:bottom w:val="single" w:sz="4" w:space="0" w:color="auto"/>
              <w:right w:val="single" w:sz="4" w:space="0" w:color="auto"/>
            </w:tcBorders>
            <w:shd w:val="clear" w:color="auto" w:fill="auto"/>
            <w:noWrap/>
            <w:vAlign w:val="bottom"/>
            <w:hideMark/>
          </w:tcPr>
          <w:p w14:paraId="11D6D3A1" w14:textId="77777777" w:rsidR="00976EB1" w:rsidRPr="00976EB1" w:rsidRDefault="00976EB1" w:rsidP="00976EB1">
            <w:pPr>
              <w:spacing w:after="0" w:line="276" w:lineRule="auto"/>
              <w:jc w:val="right"/>
              <w:rPr>
                <w:rFonts w:eastAsia="Times New Roman" w:cstheme="minorHAnsi"/>
                <w:color w:val="000000"/>
                <w:sz w:val="16"/>
                <w:szCs w:val="16"/>
                <w:rPrChange w:id="3678" w:author="Alotaibi, Raed" w:date="2019-07-12T12:49:00Z">
                  <w:rPr>
                    <w:rFonts w:ascii="Calibri" w:eastAsia="Times New Roman" w:hAnsi="Calibri" w:cs="Calibri"/>
                    <w:color w:val="000000"/>
                    <w:sz w:val="20"/>
                    <w:szCs w:val="20"/>
                  </w:rPr>
                </w:rPrChange>
              </w:rPr>
              <w:pPrChange w:id="367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80" w:author="Alotaibi, Raed" w:date="2019-07-12T12:49:00Z">
                  <w:rPr>
                    <w:rFonts w:ascii="Calibri" w:eastAsia="Times New Roman" w:hAnsi="Calibri" w:cs="Calibri"/>
                    <w:color w:val="000000"/>
                    <w:sz w:val="20"/>
                    <w:szCs w:val="20"/>
                  </w:rPr>
                </w:rPrChange>
              </w:rPr>
              <w:t>20.2%</w:t>
            </w:r>
          </w:p>
        </w:tc>
        <w:tc>
          <w:tcPr>
            <w:tcW w:w="900" w:type="dxa"/>
            <w:tcBorders>
              <w:top w:val="nil"/>
              <w:left w:val="nil"/>
              <w:bottom w:val="single" w:sz="4" w:space="0" w:color="auto"/>
              <w:right w:val="single" w:sz="4" w:space="0" w:color="auto"/>
            </w:tcBorders>
            <w:shd w:val="clear" w:color="auto" w:fill="auto"/>
            <w:noWrap/>
            <w:vAlign w:val="bottom"/>
            <w:hideMark/>
          </w:tcPr>
          <w:p w14:paraId="79818EAB" w14:textId="77777777" w:rsidR="00976EB1" w:rsidRPr="00976EB1" w:rsidRDefault="00976EB1" w:rsidP="00976EB1">
            <w:pPr>
              <w:spacing w:after="0" w:line="276" w:lineRule="auto"/>
              <w:jc w:val="right"/>
              <w:rPr>
                <w:rFonts w:eastAsia="Times New Roman" w:cstheme="minorHAnsi"/>
                <w:color w:val="000000"/>
                <w:sz w:val="16"/>
                <w:szCs w:val="16"/>
                <w:rPrChange w:id="3681" w:author="Alotaibi, Raed" w:date="2019-07-12T12:49:00Z">
                  <w:rPr>
                    <w:rFonts w:ascii="Calibri" w:eastAsia="Times New Roman" w:hAnsi="Calibri" w:cs="Calibri"/>
                    <w:color w:val="000000"/>
                  </w:rPr>
                </w:rPrChange>
              </w:rPr>
              <w:pPrChange w:id="368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683" w:author="Alotaibi, Raed" w:date="2019-07-12T12:49:00Z">
                  <w:rPr>
                    <w:rFonts w:ascii="Calibri" w:eastAsia="Times New Roman" w:hAnsi="Calibri" w:cs="Calibri"/>
                    <w:color w:val="000000"/>
                  </w:rPr>
                </w:rPrChange>
              </w:rPr>
              <w:t>8,100</w:t>
            </w:r>
          </w:p>
        </w:tc>
        <w:tc>
          <w:tcPr>
            <w:tcW w:w="810" w:type="dxa"/>
            <w:tcBorders>
              <w:top w:val="nil"/>
              <w:left w:val="nil"/>
              <w:bottom w:val="single" w:sz="4" w:space="0" w:color="auto"/>
              <w:right w:val="single" w:sz="4" w:space="0" w:color="auto"/>
            </w:tcBorders>
            <w:shd w:val="clear" w:color="auto" w:fill="auto"/>
            <w:noWrap/>
            <w:hideMark/>
          </w:tcPr>
          <w:p w14:paraId="7A4B2563" w14:textId="51A698AB" w:rsidR="00976EB1" w:rsidRPr="00976EB1" w:rsidRDefault="00976EB1" w:rsidP="00976EB1">
            <w:pPr>
              <w:spacing w:after="0" w:line="276" w:lineRule="auto"/>
              <w:jc w:val="right"/>
              <w:rPr>
                <w:rFonts w:eastAsia="Times New Roman" w:cstheme="minorHAnsi"/>
                <w:color w:val="000000"/>
                <w:sz w:val="16"/>
                <w:szCs w:val="16"/>
                <w:rPrChange w:id="3684" w:author="Alotaibi, Raed" w:date="2019-07-12T12:49:00Z">
                  <w:rPr>
                    <w:rFonts w:ascii="Calibri" w:eastAsia="Times New Roman" w:hAnsi="Calibri" w:cs="Calibri"/>
                    <w:color w:val="000000"/>
                  </w:rPr>
                </w:rPrChange>
              </w:rPr>
              <w:pPrChange w:id="36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1,700</w:t>
            </w:r>
          </w:p>
        </w:tc>
        <w:tc>
          <w:tcPr>
            <w:tcW w:w="615" w:type="dxa"/>
            <w:tcBorders>
              <w:top w:val="nil"/>
              <w:left w:val="nil"/>
              <w:bottom w:val="single" w:sz="4" w:space="0" w:color="auto"/>
              <w:right w:val="single" w:sz="4" w:space="0" w:color="auto"/>
            </w:tcBorders>
            <w:shd w:val="clear" w:color="auto" w:fill="auto"/>
            <w:noWrap/>
            <w:hideMark/>
          </w:tcPr>
          <w:p w14:paraId="2FE63D21" w14:textId="33C77245" w:rsidR="00976EB1" w:rsidRPr="00976EB1" w:rsidRDefault="00976EB1" w:rsidP="00976EB1">
            <w:pPr>
              <w:spacing w:after="0" w:line="276" w:lineRule="auto"/>
              <w:jc w:val="right"/>
              <w:rPr>
                <w:rFonts w:eastAsia="Times New Roman" w:cstheme="minorHAnsi"/>
                <w:color w:val="000000"/>
                <w:sz w:val="16"/>
                <w:szCs w:val="16"/>
                <w:rPrChange w:id="3686" w:author="Alotaibi, Raed" w:date="2019-07-12T12:49:00Z">
                  <w:rPr>
                    <w:rFonts w:ascii="Calibri" w:eastAsia="Times New Roman" w:hAnsi="Calibri" w:cs="Calibri"/>
                    <w:color w:val="000000"/>
                  </w:rPr>
                </w:rPrChange>
              </w:rPr>
              <w:pPrChange w:id="368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21.0%</w:t>
            </w:r>
          </w:p>
        </w:tc>
        <w:tc>
          <w:tcPr>
            <w:tcW w:w="759" w:type="dxa"/>
            <w:tcBorders>
              <w:top w:val="nil"/>
              <w:left w:val="nil"/>
              <w:bottom w:val="single" w:sz="4" w:space="0" w:color="auto"/>
              <w:right w:val="single" w:sz="4" w:space="0" w:color="auto"/>
            </w:tcBorders>
            <w:shd w:val="clear" w:color="auto" w:fill="auto"/>
            <w:noWrap/>
            <w:hideMark/>
          </w:tcPr>
          <w:p w14:paraId="2EC3DFB3" w14:textId="546DF6C5" w:rsidR="00976EB1" w:rsidRPr="00976EB1" w:rsidRDefault="00976EB1" w:rsidP="00976EB1">
            <w:pPr>
              <w:spacing w:after="0" w:line="276" w:lineRule="auto"/>
              <w:jc w:val="right"/>
              <w:rPr>
                <w:rFonts w:eastAsia="Times New Roman" w:cstheme="minorHAnsi"/>
                <w:color w:val="000000"/>
                <w:sz w:val="16"/>
                <w:szCs w:val="16"/>
                <w:rPrChange w:id="3688" w:author="Alotaibi, Raed" w:date="2019-07-12T12:49:00Z">
                  <w:rPr>
                    <w:rFonts w:ascii="Calibri" w:eastAsia="Times New Roman" w:hAnsi="Calibri" w:cs="Calibri"/>
                    <w:color w:val="000000"/>
                  </w:rPr>
                </w:rPrChange>
              </w:rPr>
              <w:pPrChange w:id="368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786" w:type="dxa"/>
            <w:tcBorders>
              <w:top w:val="nil"/>
              <w:left w:val="nil"/>
              <w:bottom w:val="single" w:sz="4" w:space="0" w:color="auto"/>
              <w:right w:val="single" w:sz="4" w:space="0" w:color="auto"/>
            </w:tcBorders>
            <w:shd w:val="clear" w:color="auto" w:fill="auto"/>
            <w:noWrap/>
            <w:hideMark/>
          </w:tcPr>
          <w:p w14:paraId="2B699F29" w14:textId="45D718BB" w:rsidR="00976EB1" w:rsidRPr="00976EB1" w:rsidRDefault="00976EB1" w:rsidP="00976EB1">
            <w:pPr>
              <w:spacing w:after="0" w:line="276" w:lineRule="auto"/>
              <w:jc w:val="right"/>
              <w:rPr>
                <w:rFonts w:eastAsia="Times New Roman" w:cstheme="minorHAnsi"/>
                <w:color w:val="000000"/>
                <w:sz w:val="16"/>
                <w:szCs w:val="16"/>
                <w:rPrChange w:id="3690" w:author="Alotaibi, Raed" w:date="2019-07-12T12:49:00Z">
                  <w:rPr>
                    <w:rFonts w:ascii="Calibri" w:eastAsia="Times New Roman" w:hAnsi="Calibri" w:cs="Calibri"/>
                    <w:color w:val="000000"/>
                  </w:rPr>
                </w:rPrChange>
              </w:rPr>
              <w:pPrChange w:id="369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0E0BA62A" w14:textId="13EE21A8" w:rsidR="00976EB1" w:rsidRPr="00976EB1" w:rsidRDefault="00976EB1" w:rsidP="00976EB1">
            <w:pPr>
              <w:spacing w:after="0" w:line="276" w:lineRule="auto"/>
              <w:jc w:val="right"/>
              <w:rPr>
                <w:rFonts w:eastAsia="Times New Roman" w:cstheme="minorHAnsi"/>
                <w:color w:val="000000"/>
                <w:sz w:val="16"/>
                <w:szCs w:val="16"/>
                <w:rPrChange w:id="3692" w:author="Alotaibi, Raed" w:date="2019-07-12T12:49:00Z">
                  <w:rPr>
                    <w:rFonts w:ascii="Calibri" w:eastAsia="Times New Roman" w:hAnsi="Calibri" w:cs="Calibri"/>
                    <w:color w:val="000000"/>
                  </w:rPr>
                </w:rPrChange>
              </w:rPr>
              <w:pPrChange w:id="369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0.8%</w:t>
            </w:r>
          </w:p>
        </w:tc>
        <w:tc>
          <w:tcPr>
            <w:tcW w:w="759" w:type="dxa"/>
            <w:tcBorders>
              <w:top w:val="nil"/>
              <w:left w:val="nil"/>
              <w:bottom w:val="single" w:sz="4" w:space="0" w:color="auto"/>
              <w:right w:val="single" w:sz="4" w:space="0" w:color="auto"/>
            </w:tcBorders>
            <w:shd w:val="clear" w:color="auto" w:fill="auto"/>
            <w:noWrap/>
            <w:hideMark/>
          </w:tcPr>
          <w:p w14:paraId="6FF24A8F" w14:textId="2D62F446" w:rsidR="00976EB1" w:rsidRPr="00976EB1" w:rsidRDefault="00976EB1" w:rsidP="00976EB1">
            <w:pPr>
              <w:spacing w:after="0" w:line="276" w:lineRule="auto"/>
              <w:jc w:val="right"/>
              <w:rPr>
                <w:rFonts w:eastAsia="Times New Roman" w:cstheme="minorHAnsi"/>
                <w:color w:val="000000"/>
                <w:sz w:val="16"/>
                <w:szCs w:val="16"/>
                <w:rPrChange w:id="3694" w:author="Alotaibi, Raed" w:date="2019-07-12T12:49:00Z">
                  <w:rPr>
                    <w:rFonts w:ascii="Calibri" w:eastAsia="Times New Roman" w:hAnsi="Calibri" w:cs="Calibri"/>
                    <w:color w:val="000000"/>
                  </w:rPr>
                </w:rPrChange>
              </w:rPr>
              <w:pPrChange w:id="369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-13.8%</w:t>
            </w:r>
          </w:p>
        </w:tc>
        <w:tc>
          <w:tcPr>
            <w:tcW w:w="861" w:type="dxa"/>
            <w:tcBorders>
              <w:top w:val="nil"/>
              <w:left w:val="nil"/>
              <w:bottom w:val="single" w:sz="4" w:space="0" w:color="auto"/>
              <w:right w:val="single" w:sz="4" w:space="0" w:color="auto"/>
            </w:tcBorders>
            <w:shd w:val="clear" w:color="auto" w:fill="auto"/>
            <w:noWrap/>
            <w:hideMark/>
          </w:tcPr>
          <w:p w14:paraId="3D233DB8" w14:textId="26A793DC" w:rsidR="00976EB1" w:rsidRPr="00976EB1" w:rsidRDefault="00976EB1" w:rsidP="00976EB1">
            <w:pPr>
              <w:spacing w:after="0" w:line="276" w:lineRule="auto"/>
              <w:jc w:val="right"/>
              <w:rPr>
                <w:rFonts w:eastAsia="Times New Roman" w:cstheme="minorHAnsi"/>
                <w:color w:val="000000"/>
                <w:sz w:val="16"/>
                <w:szCs w:val="16"/>
                <w:rPrChange w:id="3696" w:author="Alotaibi, Raed" w:date="2019-07-12T12:49:00Z">
                  <w:rPr>
                    <w:rFonts w:ascii="Calibri" w:eastAsia="Times New Roman" w:hAnsi="Calibri" w:cs="Calibri"/>
                    <w:color w:val="000000"/>
                  </w:rPr>
                </w:rPrChange>
              </w:rPr>
              <w:pPrChange w:id="369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-10.5%</w:t>
            </w:r>
          </w:p>
        </w:tc>
        <w:tc>
          <w:tcPr>
            <w:tcW w:w="810" w:type="dxa"/>
            <w:tcBorders>
              <w:top w:val="nil"/>
              <w:left w:val="nil"/>
              <w:bottom w:val="single" w:sz="4" w:space="0" w:color="auto"/>
              <w:right w:val="single" w:sz="4" w:space="0" w:color="auto"/>
            </w:tcBorders>
            <w:shd w:val="clear" w:color="auto" w:fill="auto"/>
            <w:noWrap/>
            <w:hideMark/>
          </w:tcPr>
          <w:p w14:paraId="0C0399BB" w14:textId="04957209" w:rsidR="00976EB1" w:rsidRPr="00976EB1" w:rsidRDefault="00976EB1" w:rsidP="00976EB1">
            <w:pPr>
              <w:spacing w:after="0" w:line="276" w:lineRule="auto"/>
              <w:jc w:val="right"/>
              <w:rPr>
                <w:rFonts w:eastAsia="Times New Roman" w:cstheme="minorHAnsi"/>
                <w:color w:val="000000"/>
                <w:sz w:val="16"/>
                <w:szCs w:val="16"/>
                <w:rPrChange w:id="3698" w:author="Alotaibi, Raed" w:date="2019-07-12T12:49:00Z">
                  <w:rPr>
                    <w:rFonts w:ascii="Calibri" w:eastAsia="Times New Roman" w:hAnsi="Calibri" w:cs="Calibri"/>
                    <w:color w:val="000000"/>
                  </w:rPr>
                </w:rPrChange>
              </w:rPr>
              <w:pPrChange w:id="369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3.8%</w:t>
            </w:r>
          </w:p>
        </w:tc>
      </w:tr>
      <w:tr w:rsidR="00976EB1" w:rsidRPr="00976EB1" w14:paraId="62DD4AF8"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5929C5F" w14:textId="77777777" w:rsidR="00976EB1" w:rsidRPr="00976EB1" w:rsidRDefault="00976EB1" w:rsidP="00976EB1">
            <w:pPr>
              <w:spacing w:after="0" w:line="276" w:lineRule="auto"/>
              <w:rPr>
                <w:rFonts w:eastAsia="Times New Roman" w:cstheme="minorHAnsi"/>
                <w:b/>
                <w:bCs/>
                <w:color w:val="000000"/>
                <w:sz w:val="16"/>
                <w:szCs w:val="16"/>
                <w:rPrChange w:id="3700" w:author="Alotaibi, Raed" w:date="2019-07-12T12:51:00Z">
                  <w:rPr>
                    <w:rFonts w:ascii="Calibri" w:eastAsia="Times New Roman" w:hAnsi="Calibri" w:cs="Calibri"/>
                    <w:b/>
                    <w:bCs/>
                    <w:color w:val="000000"/>
                  </w:rPr>
                </w:rPrChange>
              </w:rPr>
              <w:pPrChange w:id="3701"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702" w:author="Alotaibi, Raed" w:date="2019-07-12T12:51:00Z">
                  <w:rPr>
                    <w:rFonts w:ascii="Calibri" w:eastAsia="Times New Roman" w:hAnsi="Calibri" w:cs="Calibri"/>
                    <w:b/>
                    <w:bCs/>
                    <w:color w:val="000000"/>
                  </w:rPr>
                </w:rPrChange>
              </w:rPr>
              <w:t>Vermont</w:t>
            </w:r>
          </w:p>
        </w:tc>
        <w:tc>
          <w:tcPr>
            <w:tcW w:w="759" w:type="dxa"/>
            <w:tcBorders>
              <w:top w:val="nil"/>
              <w:left w:val="nil"/>
              <w:bottom w:val="single" w:sz="4" w:space="0" w:color="auto"/>
              <w:right w:val="single" w:sz="4" w:space="0" w:color="auto"/>
            </w:tcBorders>
            <w:shd w:val="clear" w:color="auto" w:fill="auto"/>
            <w:noWrap/>
            <w:vAlign w:val="bottom"/>
            <w:hideMark/>
          </w:tcPr>
          <w:p w14:paraId="2485CAF8" w14:textId="77777777" w:rsidR="00976EB1" w:rsidRPr="00976EB1" w:rsidRDefault="00976EB1" w:rsidP="00976EB1">
            <w:pPr>
              <w:spacing w:after="0" w:line="276" w:lineRule="auto"/>
              <w:jc w:val="right"/>
              <w:rPr>
                <w:rFonts w:eastAsia="Times New Roman" w:cstheme="minorHAnsi"/>
                <w:color w:val="000000"/>
                <w:sz w:val="16"/>
                <w:szCs w:val="16"/>
                <w:rPrChange w:id="3703" w:author="Alotaibi, Raed" w:date="2019-07-12T12:49:00Z">
                  <w:rPr>
                    <w:rFonts w:ascii="Calibri" w:eastAsia="Times New Roman" w:hAnsi="Calibri" w:cs="Calibri"/>
                    <w:color w:val="000000"/>
                  </w:rPr>
                </w:rPrChange>
              </w:rPr>
              <w:pPrChange w:id="370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05" w:author="Alotaibi, Raed" w:date="2019-07-12T12:49:00Z">
                  <w:rPr>
                    <w:rFonts w:ascii="Calibri" w:eastAsia="Times New Roman" w:hAnsi="Calibri" w:cs="Calibri"/>
                    <w:color w:val="000000"/>
                  </w:rPr>
                </w:rPrChange>
              </w:rPr>
              <w:t>1,400</w:t>
            </w:r>
          </w:p>
        </w:tc>
        <w:tc>
          <w:tcPr>
            <w:tcW w:w="810" w:type="dxa"/>
            <w:tcBorders>
              <w:top w:val="nil"/>
              <w:left w:val="nil"/>
              <w:bottom w:val="single" w:sz="4" w:space="0" w:color="auto"/>
              <w:right w:val="single" w:sz="4" w:space="0" w:color="auto"/>
            </w:tcBorders>
            <w:shd w:val="clear" w:color="auto" w:fill="auto"/>
            <w:noWrap/>
            <w:vAlign w:val="bottom"/>
            <w:hideMark/>
          </w:tcPr>
          <w:p w14:paraId="3BC864F6" w14:textId="77777777" w:rsidR="00976EB1" w:rsidRPr="00976EB1" w:rsidRDefault="00976EB1" w:rsidP="00976EB1">
            <w:pPr>
              <w:spacing w:after="0" w:line="276" w:lineRule="auto"/>
              <w:jc w:val="right"/>
              <w:rPr>
                <w:rFonts w:eastAsia="Times New Roman" w:cstheme="minorHAnsi"/>
                <w:color w:val="000000"/>
                <w:sz w:val="16"/>
                <w:szCs w:val="16"/>
                <w:rPrChange w:id="3706" w:author="Alotaibi, Raed" w:date="2019-07-12T12:49:00Z">
                  <w:rPr>
                    <w:rFonts w:ascii="Calibri" w:eastAsia="Times New Roman" w:hAnsi="Calibri" w:cs="Calibri"/>
                    <w:color w:val="000000"/>
                    <w:sz w:val="20"/>
                    <w:szCs w:val="20"/>
                  </w:rPr>
                </w:rPrChange>
              </w:rPr>
              <w:pPrChange w:id="370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08" w:author="Alotaibi, Raed" w:date="2019-07-12T12:49:00Z">
                  <w:rPr>
                    <w:rFonts w:ascii="Calibri" w:eastAsia="Times New Roman" w:hAnsi="Calibri" w:cs="Calibri"/>
                    <w:color w:val="000000"/>
                    <w:sz w:val="20"/>
                    <w:szCs w:val="20"/>
                  </w:rPr>
                </w:rPrChange>
              </w:rPr>
              <w:t>100</w:t>
            </w:r>
          </w:p>
        </w:tc>
        <w:tc>
          <w:tcPr>
            <w:tcW w:w="720" w:type="dxa"/>
            <w:tcBorders>
              <w:top w:val="nil"/>
              <w:left w:val="nil"/>
              <w:bottom w:val="single" w:sz="4" w:space="0" w:color="auto"/>
              <w:right w:val="single" w:sz="4" w:space="0" w:color="auto"/>
            </w:tcBorders>
            <w:shd w:val="clear" w:color="auto" w:fill="auto"/>
            <w:noWrap/>
            <w:vAlign w:val="bottom"/>
            <w:hideMark/>
          </w:tcPr>
          <w:p w14:paraId="11D5F52E" w14:textId="77777777" w:rsidR="00976EB1" w:rsidRPr="00976EB1" w:rsidRDefault="00976EB1" w:rsidP="00976EB1">
            <w:pPr>
              <w:spacing w:after="0" w:line="276" w:lineRule="auto"/>
              <w:jc w:val="right"/>
              <w:rPr>
                <w:rFonts w:eastAsia="Times New Roman" w:cstheme="minorHAnsi"/>
                <w:color w:val="000000"/>
                <w:sz w:val="16"/>
                <w:szCs w:val="16"/>
                <w:rPrChange w:id="3709" w:author="Alotaibi, Raed" w:date="2019-07-12T12:49:00Z">
                  <w:rPr>
                    <w:rFonts w:ascii="Calibri" w:eastAsia="Times New Roman" w:hAnsi="Calibri" w:cs="Calibri"/>
                    <w:color w:val="000000"/>
                    <w:sz w:val="20"/>
                    <w:szCs w:val="20"/>
                  </w:rPr>
                </w:rPrChange>
              </w:rPr>
              <w:pPrChange w:id="371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11" w:author="Alotaibi, Raed" w:date="2019-07-12T12:49:00Z">
                  <w:rPr>
                    <w:rFonts w:ascii="Calibri" w:eastAsia="Times New Roman" w:hAnsi="Calibri" w:cs="Calibri"/>
                    <w:color w:val="000000"/>
                    <w:sz w:val="20"/>
                    <w:szCs w:val="20"/>
                  </w:rPr>
                </w:rPrChange>
              </w:rPr>
              <w:t>7.1%</w:t>
            </w:r>
          </w:p>
        </w:tc>
        <w:tc>
          <w:tcPr>
            <w:tcW w:w="900" w:type="dxa"/>
            <w:tcBorders>
              <w:top w:val="nil"/>
              <w:left w:val="nil"/>
              <w:bottom w:val="single" w:sz="4" w:space="0" w:color="auto"/>
              <w:right w:val="single" w:sz="4" w:space="0" w:color="auto"/>
            </w:tcBorders>
            <w:shd w:val="clear" w:color="auto" w:fill="auto"/>
            <w:noWrap/>
            <w:vAlign w:val="bottom"/>
            <w:hideMark/>
          </w:tcPr>
          <w:p w14:paraId="582BA7F2" w14:textId="77777777" w:rsidR="00976EB1" w:rsidRPr="00976EB1" w:rsidRDefault="00976EB1" w:rsidP="00976EB1">
            <w:pPr>
              <w:spacing w:after="0" w:line="276" w:lineRule="auto"/>
              <w:jc w:val="right"/>
              <w:rPr>
                <w:rFonts w:eastAsia="Times New Roman" w:cstheme="minorHAnsi"/>
                <w:color w:val="000000"/>
                <w:sz w:val="16"/>
                <w:szCs w:val="16"/>
                <w:rPrChange w:id="3712" w:author="Alotaibi, Raed" w:date="2019-07-12T12:49:00Z">
                  <w:rPr>
                    <w:rFonts w:ascii="Calibri" w:eastAsia="Times New Roman" w:hAnsi="Calibri" w:cs="Calibri"/>
                    <w:color w:val="000000"/>
                  </w:rPr>
                </w:rPrChange>
              </w:rPr>
              <w:pPrChange w:id="371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14" w:author="Alotaibi, Raed" w:date="2019-07-12T12:49:00Z">
                  <w:rPr>
                    <w:rFonts w:ascii="Calibri" w:eastAsia="Times New Roman" w:hAnsi="Calibri" w:cs="Calibri"/>
                    <w:color w:val="000000"/>
                  </w:rPr>
                </w:rPrChange>
              </w:rPr>
              <w:t>1,300</w:t>
            </w:r>
          </w:p>
        </w:tc>
        <w:tc>
          <w:tcPr>
            <w:tcW w:w="810" w:type="dxa"/>
            <w:tcBorders>
              <w:top w:val="nil"/>
              <w:left w:val="nil"/>
              <w:bottom w:val="single" w:sz="4" w:space="0" w:color="auto"/>
              <w:right w:val="single" w:sz="4" w:space="0" w:color="auto"/>
            </w:tcBorders>
            <w:shd w:val="clear" w:color="auto" w:fill="auto"/>
            <w:noWrap/>
            <w:hideMark/>
          </w:tcPr>
          <w:p w14:paraId="1DD6DEA2" w14:textId="00DA1715" w:rsidR="00976EB1" w:rsidRPr="00976EB1" w:rsidRDefault="00976EB1" w:rsidP="00976EB1">
            <w:pPr>
              <w:spacing w:after="0" w:line="276" w:lineRule="auto"/>
              <w:jc w:val="right"/>
              <w:rPr>
                <w:rFonts w:eastAsia="Times New Roman" w:cstheme="minorHAnsi"/>
                <w:color w:val="000000"/>
                <w:sz w:val="16"/>
                <w:szCs w:val="16"/>
                <w:rPrChange w:id="3715" w:author="Alotaibi, Raed" w:date="2019-07-12T12:49:00Z">
                  <w:rPr>
                    <w:rFonts w:ascii="Calibri" w:eastAsia="Times New Roman" w:hAnsi="Calibri" w:cs="Calibri"/>
                    <w:color w:val="000000"/>
                  </w:rPr>
                </w:rPrChange>
              </w:rPr>
              <w:pPrChange w:id="371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5727C005" w14:textId="1F3A58C3" w:rsidR="00976EB1" w:rsidRPr="00976EB1" w:rsidRDefault="00976EB1" w:rsidP="00976EB1">
            <w:pPr>
              <w:spacing w:after="0" w:line="276" w:lineRule="auto"/>
              <w:jc w:val="right"/>
              <w:rPr>
                <w:rFonts w:eastAsia="Times New Roman" w:cstheme="minorHAnsi"/>
                <w:color w:val="000000"/>
                <w:sz w:val="16"/>
                <w:szCs w:val="16"/>
                <w:rPrChange w:id="3717" w:author="Alotaibi, Raed" w:date="2019-07-12T12:49:00Z">
                  <w:rPr>
                    <w:rFonts w:ascii="Calibri" w:eastAsia="Times New Roman" w:hAnsi="Calibri" w:cs="Calibri"/>
                    <w:color w:val="000000"/>
                  </w:rPr>
                </w:rPrChange>
              </w:rPr>
              <w:pPrChange w:id="371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c>
          <w:tcPr>
            <w:tcW w:w="759" w:type="dxa"/>
            <w:tcBorders>
              <w:top w:val="nil"/>
              <w:left w:val="nil"/>
              <w:bottom w:val="single" w:sz="4" w:space="0" w:color="auto"/>
              <w:right w:val="single" w:sz="4" w:space="0" w:color="auto"/>
            </w:tcBorders>
            <w:shd w:val="clear" w:color="auto" w:fill="auto"/>
            <w:noWrap/>
            <w:hideMark/>
          </w:tcPr>
          <w:p w14:paraId="2AFE717C" w14:textId="75B7BFD7" w:rsidR="00976EB1" w:rsidRPr="00976EB1" w:rsidRDefault="00976EB1" w:rsidP="00976EB1">
            <w:pPr>
              <w:spacing w:after="0" w:line="276" w:lineRule="auto"/>
              <w:jc w:val="right"/>
              <w:rPr>
                <w:rFonts w:eastAsia="Times New Roman" w:cstheme="minorHAnsi"/>
                <w:color w:val="000000"/>
                <w:sz w:val="16"/>
                <w:szCs w:val="16"/>
                <w:rPrChange w:id="3719" w:author="Alotaibi, Raed" w:date="2019-07-12T12:49:00Z">
                  <w:rPr>
                    <w:rFonts w:ascii="Calibri" w:eastAsia="Times New Roman" w:hAnsi="Calibri" w:cs="Calibri"/>
                    <w:color w:val="000000"/>
                  </w:rPr>
                </w:rPrChange>
              </w:rPr>
              <w:pPrChange w:id="372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7E546A93" w14:textId="4582E9DD" w:rsidR="00976EB1" w:rsidRPr="00976EB1" w:rsidRDefault="00976EB1" w:rsidP="00976EB1">
            <w:pPr>
              <w:spacing w:after="0" w:line="276" w:lineRule="auto"/>
              <w:jc w:val="right"/>
              <w:rPr>
                <w:rFonts w:eastAsia="Times New Roman" w:cstheme="minorHAnsi"/>
                <w:color w:val="000000"/>
                <w:sz w:val="16"/>
                <w:szCs w:val="16"/>
                <w:rPrChange w:id="3721" w:author="Alotaibi, Raed" w:date="2019-07-12T12:49:00Z">
                  <w:rPr>
                    <w:rFonts w:ascii="Calibri" w:eastAsia="Times New Roman" w:hAnsi="Calibri" w:cs="Calibri"/>
                    <w:color w:val="000000"/>
                  </w:rPr>
                </w:rPrChange>
              </w:rPr>
              <w:pPrChange w:id="372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07898304" w14:textId="60652F25" w:rsidR="00976EB1" w:rsidRPr="00976EB1" w:rsidRDefault="00976EB1" w:rsidP="00976EB1">
            <w:pPr>
              <w:spacing w:after="0" w:line="276" w:lineRule="auto"/>
              <w:jc w:val="right"/>
              <w:rPr>
                <w:rFonts w:eastAsia="Times New Roman" w:cstheme="minorHAnsi"/>
                <w:color w:val="000000"/>
                <w:sz w:val="16"/>
                <w:szCs w:val="16"/>
                <w:rPrChange w:id="3723" w:author="Alotaibi, Raed" w:date="2019-07-12T12:49:00Z">
                  <w:rPr>
                    <w:rFonts w:ascii="Calibri" w:eastAsia="Times New Roman" w:hAnsi="Calibri" w:cs="Calibri"/>
                    <w:color w:val="000000"/>
                  </w:rPr>
                </w:rPrChange>
              </w:rPr>
              <w:pPrChange w:id="372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0.5%</w:t>
            </w:r>
          </w:p>
        </w:tc>
        <w:tc>
          <w:tcPr>
            <w:tcW w:w="759" w:type="dxa"/>
            <w:tcBorders>
              <w:top w:val="nil"/>
              <w:left w:val="nil"/>
              <w:bottom w:val="single" w:sz="4" w:space="0" w:color="auto"/>
              <w:right w:val="single" w:sz="4" w:space="0" w:color="auto"/>
            </w:tcBorders>
            <w:shd w:val="clear" w:color="auto" w:fill="auto"/>
            <w:noWrap/>
            <w:hideMark/>
          </w:tcPr>
          <w:p w14:paraId="4173DC70" w14:textId="24476186" w:rsidR="00976EB1" w:rsidRPr="00976EB1" w:rsidRDefault="00976EB1" w:rsidP="00976EB1">
            <w:pPr>
              <w:spacing w:after="0" w:line="276" w:lineRule="auto"/>
              <w:jc w:val="right"/>
              <w:rPr>
                <w:rFonts w:eastAsia="Times New Roman" w:cstheme="minorHAnsi"/>
                <w:color w:val="000000"/>
                <w:sz w:val="16"/>
                <w:szCs w:val="16"/>
                <w:rPrChange w:id="3725" w:author="Alotaibi, Raed" w:date="2019-07-12T12:49:00Z">
                  <w:rPr>
                    <w:rFonts w:ascii="Calibri" w:eastAsia="Times New Roman" w:hAnsi="Calibri" w:cs="Calibri"/>
                    <w:color w:val="000000"/>
                  </w:rPr>
                </w:rPrChange>
              </w:rPr>
              <w:pPrChange w:id="372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c>
          <w:tcPr>
            <w:tcW w:w="861" w:type="dxa"/>
            <w:tcBorders>
              <w:top w:val="nil"/>
              <w:left w:val="nil"/>
              <w:bottom w:val="single" w:sz="4" w:space="0" w:color="auto"/>
              <w:right w:val="single" w:sz="4" w:space="0" w:color="auto"/>
            </w:tcBorders>
            <w:shd w:val="clear" w:color="auto" w:fill="auto"/>
            <w:noWrap/>
            <w:hideMark/>
          </w:tcPr>
          <w:p w14:paraId="14DC8011" w14:textId="627BB3E1" w:rsidR="00976EB1" w:rsidRPr="00976EB1" w:rsidRDefault="00976EB1" w:rsidP="00976EB1">
            <w:pPr>
              <w:spacing w:after="0" w:line="276" w:lineRule="auto"/>
              <w:jc w:val="right"/>
              <w:rPr>
                <w:rFonts w:eastAsia="Times New Roman" w:cstheme="minorHAnsi"/>
                <w:color w:val="000000"/>
                <w:sz w:val="16"/>
                <w:szCs w:val="16"/>
                <w:rPrChange w:id="3727" w:author="Alotaibi, Raed" w:date="2019-07-12T12:49:00Z">
                  <w:rPr>
                    <w:rFonts w:ascii="Calibri" w:eastAsia="Times New Roman" w:hAnsi="Calibri" w:cs="Calibri"/>
                    <w:color w:val="000000"/>
                  </w:rPr>
                </w:rPrChange>
              </w:rPr>
              <w:pPrChange w:id="372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6A29DBAC" w14:textId="1D29DA45" w:rsidR="00976EB1" w:rsidRPr="00976EB1" w:rsidRDefault="00976EB1" w:rsidP="00976EB1">
            <w:pPr>
              <w:spacing w:after="0" w:line="276" w:lineRule="auto"/>
              <w:jc w:val="right"/>
              <w:rPr>
                <w:rFonts w:eastAsia="Times New Roman" w:cstheme="minorHAnsi"/>
                <w:color w:val="000000"/>
                <w:sz w:val="16"/>
                <w:szCs w:val="16"/>
                <w:rPrChange w:id="3729" w:author="Alotaibi, Raed" w:date="2019-07-12T12:49:00Z">
                  <w:rPr>
                    <w:rFonts w:ascii="Calibri" w:eastAsia="Times New Roman" w:hAnsi="Calibri" w:cs="Calibri"/>
                    <w:color w:val="000000"/>
                  </w:rPr>
                </w:rPrChange>
              </w:rPr>
              <w:pPrChange w:id="373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7.7%</w:t>
            </w:r>
          </w:p>
        </w:tc>
      </w:tr>
      <w:tr w:rsidR="00976EB1" w:rsidRPr="00976EB1" w14:paraId="55B8D8C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E92051A" w14:textId="77777777" w:rsidR="00976EB1" w:rsidRPr="00976EB1" w:rsidRDefault="00976EB1" w:rsidP="00976EB1">
            <w:pPr>
              <w:spacing w:after="0" w:line="276" w:lineRule="auto"/>
              <w:rPr>
                <w:rFonts w:eastAsia="Times New Roman" w:cstheme="minorHAnsi"/>
                <w:b/>
                <w:bCs/>
                <w:color w:val="000000"/>
                <w:sz w:val="16"/>
                <w:szCs w:val="16"/>
                <w:rPrChange w:id="3731" w:author="Alotaibi, Raed" w:date="2019-07-12T12:51:00Z">
                  <w:rPr>
                    <w:rFonts w:ascii="Calibri" w:eastAsia="Times New Roman" w:hAnsi="Calibri" w:cs="Calibri"/>
                    <w:b/>
                    <w:bCs/>
                    <w:color w:val="000000"/>
                  </w:rPr>
                </w:rPrChange>
              </w:rPr>
              <w:pPrChange w:id="3732"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733" w:author="Alotaibi, Raed" w:date="2019-07-12T12:51:00Z">
                  <w:rPr>
                    <w:rFonts w:ascii="Calibri" w:eastAsia="Times New Roman" w:hAnsi="Calibri" w:cs="Calibri"/>
                    <w:b/>
                    <w:bCs/>
                    <w:color w:val="000000"/>
                  </w:rPr>
                </w:rPrChange>
              </w:rPr>
              <w:t>Virginia</w:t>
            </w:r>
          </w:p>
        </w:tc>
        <w:tc>
          <w:tcPr>
            <w:tcW w:w="759" w:type="dxa"/>
            <w:tcBorders>
              <w:top w:val="nil"/>
              <w:left w:val="nil"/>
              <w:bottom w:val="single" w:sz="4" w:space="0" w:color="auto"/>
              <w:right w:val="single" w:sz="4" w:space="0" w:color="auto"/>
            </w:tcBorders>
            <w:shd w:val="clear" w:color="auto" w:fill="auto"/>
            <w:noWrap/>
            <w:vAlign w:val="bottom"/>
            <w:hideMark/>
          </w:tcPr>
          <w:p w14:paraId="22DA9DB3" w14:textId="77777777" w:rsidR="00976EB1" w:rsidRPr="00976EB1" w:rsidRDefault="00976EB1" w:rsidP="00976EB1">
            <w:pPr>
              <w:spacing w:after="0" w:line="276" w:lineRule="auto"/>
              <w:jc w:val="right"/>
              <w:rPr>
                <w:rFonts w:eastAsia="Times New Roman" w:cstheme="minorHAnsi"/>
                <w:color w:val="000000"/>
                <w:sz w:val="16"/>
                <w:szCs w:val="16"/>
                <w:rPrChange w:id="3734" w:author="Alotaibi, Raed" w:date="2019-07-12T12:49:00Z">
                  <w:rPr>
                    <w:rFonts w:ascii="Calibri" w:eastAsia="Times New Roman" w:hAnsi="Calibri" w:cs="Calibri"/>
                    <w:color w:val="000000"/>
                  </w:rPr>
                </w:rPrChange>
              </w:rPr>
              <w:pPrChange w:id="373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36" w:author="Alotaibi, Raed" w:date="2019-07-12T12:49:00Z">
                  <w:rPr>
                    <w:rFonts w:ascii="Calibri" w:eastAsia="Times New Roman" w:hAnsi="Calibri" w:cs="Calibri"/>
                    <w:color w:val="000000"/>
                  </w:rPr>
                </w:rPrChange>
              </w:rPr>
              <w:t>20,000</w:t>
            </w:r>
          </w:p>
        </w:tc>
        <w:tc>
          <w:tcPr>
            <w:tcW w:w="810" w:type="dxa"/>
            <w:tcBorders>
              <w:top w:val="nil"/>
              <w:left w:val="nil"/>
              <w:bottom w:val="single" w:sz="4" w:space="0" w:color="auto"/>
              <w:right w:val="single" w:sz="4" w:space="0" w:color="auto"/>
            </w:tcBorders>
            <w:shd w:val="clear" w:color="auto" w:fill="auto"/>
            <w:noWrap/>
            <w:vAlign w:val="bottom"/>
            <w:hideMark/>
          </w:tcPr>
          <w:p w14:paraId="37E09B0B" w14:textId="77777777" w:rsidR="00976EB1" w:rsidRPr="00976EB1" w:rsidRDefault="00976EB1" w:rsidP="00976EB1">
            <w:pPr>
              <w:spacing w:after="0" w:line="276" w:lineRule="auto"/>
              <w:jc w:val="right"/>
              <w:rPr>
                <w:rFonts w:eastAsia="Times New Roman" w:cstheme="minorHAnsi"/>
                <w:color w:val="000000"/>
                <w:sz w:val="16"/>
                <w:szCs w:val="16"/>
                <w:rPrChange w:id="3737" w:author="Alotaibi, Raed" w:date="2019-07-12T12:49:00Z">
                  <w:rPr>
                    <w:rFonts w:ascii="Calibri" w:eastAsia="Times New Roman" w:hAnsi="Calibri" w:cs="Calibri"/>
                    <w:color w:val="000000"/>
                    <w:sz w:val="20"/>
                    <w:szCs w:val="20"/>
                  </w:rPr>
                </w:rPrChange>
              </w:rPr>
              <w:pPrChange w:id="373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39" w:author="Alotaibi, Raed" w:date="2019-07-12T12:49:00Z">
                  <w:rPr>
                    <w:rFonts w:ascii="Calibri" w:eastAsia="Times New Roman" w:hAnsi="Calibri" w:cs="Calibri"/>
                    <w:color w:val="000000"/>
                    <w:sz w:val="20"/>
                    <w:szCs w:val="20"/>
                  </w:rPr>
                </w:rPrChange>
              </w:rPr>
              <w:t>3,400</w:t>
            </w:r>
          </w:p>
        </w:tc>
        <w:tc>
          <w:tcPr>
            <w:tcW w:w="720" w:type="dxa"/>
            <w:tcBorders>
              <w:top w:val="nil"/>
              <w:left w:val="nil"/>
              <w:bottom w:val="single" w:sz="4" w:space="0" w:color="auto"/>
              <w:right w:val="single" w:sz="4" w:space="0" w:color="auto"/>
            </w:tcBorders>
            <w:shd w:val="clear" w:color="auto" w:fill="auto"/>
            <w:noWrap/>
            <w:vAlign w:val="bottom"/>
            <w:hideMark/>
          </w:tcPr>
          <w:p w14:paraId="3EA8C59F" w14:textId="77777777" w:rsidR="00976EB1" w:rsidRPr="00976EB1" w:rsidRDefault="00976EB1" w:rsidP="00976EB1">
            <w:pPr>
              <w:spacing w:after="0" w:line="276" w:lineRule="auto"/>
              <w:jc w:val="right"/>
              <w:rPr>
                <w:rFonts w:eastAsia="Times New Roman" w:cstheme="minorHAnsi"/>
                <w:color w:val="000000"/>
                <w:sz w:val="16"/>
                <w:szCs w:val="16"/>
                <w:rPrChange w:id="3740" w:author="Alotaibi, Raed" w:date="2019-07-12T12:49:00Z">
                  <w:rPr>
                    <w:rFonts w:ascii="Calibri" w:eastAsia="Times New Roman" w:hAnsi="Calibri" w:cs="Calibri"/>
                    <w:color w:val="000000"/>
                    <w:sz w:val="20"/>
                    <w:szCs w:val="20"/>
                  </w:rPr>
                </w:rPrChange>
              </w:rPr>
              <w:pPrChange w:id="374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42" w:author="Alotaibi, Raed" w:date="2019-07-12T12:49:00Z">
                  <w:rPr>
                    <w:rFonts w:ascii="Calibri" w:eastAsia="Times New Roman" w:hAnsi="Calibri" w:cs="Calibri"/>
                    <w:color w:val="000000"/>
                    <w:sz w:val="20"/>
                    <w:szCs w:val="20"/>
                  </w:rPr>
                </w:rPrChange>
              </w:rPr>
              <w:t>17.0%</w:t>
            </w:r>
          </w:p>
        </w:tc>
        <w:tc>
          <w:tcPr>
            <w:tcW w:w="900" w:type="dxa"/>
            <w:tcBorders>
              <w:top w:val="nil"/>
              <w:left w:val="nil"/>
              <w:bottom w:val="single" w:sz="4" w:space="0" w:color="auto"/>
              <w:right w:val="single" w:sz="4" w:space="0" w:color="auto"/>
            </w:tcBorders>
            <w:shd w:val="clear" w:color="auto" w:fill="auto"/>
            <w:noWrap/>
            <w:vAlign w:val="bottom"/>
            <w:hideMark/>
          </w:tcPr>
          <w:p w14:paraId="6BB22952" w14:textId="77777777" w:rsidR="00976EB1" w:rsidRPr="00976EB1" w:rsidRDefault="00976EB1" w:rsidP="00976EB1">
            <w:pPr>
              <w:spacing w:after="0" w:line="276" w:lineRule="auto"/>
              <w:jc w:val="right"/>
              <w:rPr>
                <w:rFonts w:eastAsia="Times New Roman" w:cstheme="minorHAnsi"/>
                <w:color w:val="000000"/>
                <w:sz w:val="16"/>
                <w:szCs w:val="16"/>
                <w:rPrChange w:id="3743" w:author="Alotaibi, Raed" w:date="2019-07-12T12:49:00Z">
                  <w:rPr>
                    <w:rFonts w:ascii="Calibri" w:eastAsia="Times New Roman" w:hAnsi="Calibri" w:cs="Calibri"/>
                    <w:color w:val="000000"/>
                  </w:rPr>
                </w:rPrChange>
              </w:rPr>
              <w:pPrChange w:id="374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45" w:author="Alotaibi, Raed" w:date="2019-07-12T12:49:00Z">
                  <w:rPr>
                    <w:rFonts w:ascii="Calibri" w:eastAsia="Times New Roman" w:hAnsi="Calibri" w:cs="Calibri"/>
                    <w:color w:val="000000"/>
                  </w:rPr>
                </w:rPrChange>
              </w:rPr>
              <w:t>18,700</w:t>
            </w:r>
          </w:p>
        </w:tc>
        <w:tc>
          <w:tcPr>
            <w:tcW w:w="810" w:type="dxa"/>
            <w:tcBorders>
              <w:top w:val="nil"/>
              <w:left w:val="nil"/>
              <w:bottom w:val="single" w:sz="4" w:space="0" w:color="auto"/>
              <w:right w:val="single" w:sz="4" w:space="0" w:color="auto"/>
            </w:tcBorders>
            <w:shd w:val="clear" w:color="auto" w:fill="auto"/>
            <w:noWrap/>
            <w:hideMark/>
          </w:tcPr>
          <w:p w14:paraId="2CE81059" w14:textId="50D00666" w:rsidR="00976EB1" w:rsidRPr="00976EB1" w:rsidRDefault="00976EB1" w:rsidP="00976EB1">
            <w:pPr>
              <w:spacing w:after="0" w:line="276" w:lineRule="auto"/>
              <w:jc w:val="right"/>
              <w:rPr>
                <w:rFonts w:eastAsia="Times New Roman" w:cstheme="minorHAnsi"/>
                <w:color w:val="000000"/>
                <w:sz w:val="16"/>
                <w:szCs w:val="16"/>
                <w:rPrChange w:id="3746" w:author="Alotaibi, Raed" w:date="2019-07-12T12:49:00Z">
                  <w:rPr>
                    <w:rFonts w:ascii="Calibri" w:eastAsia="Times New Roman" w:hAnsi="Calibri" w:cs="Calibri"/>
                    <w:color w:val="000000"/>
                  </w:rPr>
                </w:rPrChange>
              </w:rPr>
              <w:pPrChange w:id="374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3,200</w:t>
            </w:r>
          </w:p>
        </w:tc>
        <w:tc>
          <w:tcPr>
            <w:tcW w:w="615" w:type="dxa"/>
            <w:tcBorders>
              <w:top w:val="nil"/>
              <w:left w:val="nil"/>
              <w:bottom w:val="single" w:sz="4" w:space="0" w:color="auto"/>
              <w:right w:val="single" w:sz="4" w:space="0" w:color="auto"/>
            </w:tcBorders>
            <w:shd w:val="clear" w:color="auto" w:fill="auto"/>
            <w:noWrap/>
            <w:hideMark/>
          </w:tcPr>
          <w:p w14:paraId="5DC7ECFD" w14:textId="246F84C5" w:rsidR="00976EB1" w:rsidRPr="00976EB1" w:rsidRDefault="00976EB1" w:rsidP="00976EB1">
            <w:pPr>
              <w:spacing w:after="0" w:line="276" w:lineRule="auto"/>
              <w:jc w:val="right"/>
              <w:rPr>
                <w:rFonts w:eastAsia="Times New Roman" w:cstheme="minorHAnsi"/>
                <w:color w:val="000000"/>
                <w:sz w:val="16"/>
                <w:szCs w:val="16"/>
                <w:rPrChange w:id="3748" w:author="Alotaibi, Raed" w:date="2019-07-12T12:49:00Z">
                  <w:rPr>
                    <w:rFonts w:ascii="Calibri" w:eastAsia="Times New Roman" w:hAnsi="Calibri" w:cs="Calibri"/>
                    <w:color w:val="000000"/>
                  </w:rPr>
                </w:rPrChange>
              </w:rPr>
              <w:pPrChange w:id="374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17.1%</w:t>
            </w:r>
          </w:p>
        </w:tc>
        <w:tc>
          <w:tcPr>
            <w:tcW w:w="759" w:type="dxa"/>
            <w:tcBorders>
              <w:top w:val="nil"/>
              <w:left w:val="nil"/>
              <w:bottom w:val="single" w:sz="4" w:space="0" w:color="auto"/>
              <w:right w:val="single" w:sz="4" w:space="0" w:color="auto"/>
            </w:tcBorders>
            <w:shd w:val="clear" w:color="auto" w:fill="auto"/>
            <w:noWrap/>
            <w:hideMark/>
          </w:tcPr>
          <w:p w14:paraId="59DB8AC3" w14:textId="2B78DE2D" w:rsidR="00976EB1" w:rsidRPr="00976EB1" w:rsidRDefault="00976EB1" w:rsidP="00976EB1">
            <w:pPr>
              <w:spacing w:after="0" w:line="276" w:lineRule="auto"/>
              <w:jc w:val="right"/>
              <w:rPr>
                <w:rFonts w:eastAsia="Times New Roman" w:cstheme="minorHAnsi"/>
                <w:color w:val="000000"/>
                <w:sz w:val="16"/>
                <w:szCs w:val="16"/>
                <w:rPrChange w:id="3750" w:author="Alotaibi, Raed" w:date="2019-07-12T12:49:00Z">
                  <w:rPr>
                    <w:rFonts w:ascii="Calibri" w:eastAsia="Times New Roman" w:hAnsi="Calibri" w:cs="Calibri"/>
                    <w:color w:val="000000"/>
                  </w:rPr>
                </w:rPrChange>
              </w:rPr>
              <w:pPrChange w:id="375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786" w:type="dxa"/>
            <w:tcBorders>
              <w:top w:val="nil"/>
              <w:left w:val="nil"/>
              <w:bottom w:val="single" w:sz="4" w:space="0" w:color="auto"/>
              <w:right w:val="single" w:sz="4" w:space="0" w:color="auto"/>
            </w:tcBorders>
            <w:shd w:val="clear" w:color="auto" w:fill="auto"/>
            <w:noWrap/>
            <w:hideMark/>
          </w:tcPr>
          <w:p w14:paraId="56674769" w14:textId="576981CF" w:rsidR="00976EB1" w:rsidRPr="00976EB1" w:rsidRDefault="00976EB1" w:rsidP="00976EB1">
            <w:pPr>
              <w:spacing w:after="0" w:line="276" w:lineRule="auto"/>
              <w:jc w:val="right"/>
              <w:rPr>
                <w:rFonts w:eastAsia="Times New Roman" w:cstheme="minorHAnsi"/>
                <w:color w:val="000000"/>
                <w:sz w:val="16"/>
                <w:szCs w:val="16"/>
                <w:rPrChange w:id="3752" w:author="Alotaibi, Raed" w:date="2019-07-12T12:49:00Z">
                  <w:rPr>
                    <w:rFonts w:ascii="Calibri" w:eastAsia="Times New Roman" w:hAnsi="Calibri" w:cs="Calibri"/>
                    <w:color w:val="000000"/>
                  </w:rPr>
                </w:rPrChange>
              </w:rPr>
              <w:pPrChange w:id="375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810" w:type="dxa"/>
            <w:tcBorders>
              <w:top w:val="nil"/>
              <w:left w:val="nil"/>
              <w:bottom w:val="single" w:sz="4" w:space="0" w:color="auto"/>
              <w:right w:val="single" w:sz="4" w:space="0" w:color="auto"/>
            </w:tcBorders>
            <w:shd w:val="clear" w:color="auto" w:fill="auto"/>
            <w:noWrap/>
            <w:hideMark/>
          </w:tcPr>
          <w:p w14:paraId="532B688D" w14:textId="45141BCF" w:rsidR="00976EB1" w:rsidRPr="00976EB1" w:rsidRDefault="00976EB1" w:rsidP="00976EB1">
            <w:pPr>
              <w:spacing w:after="0" w:line="276" w:lineRule="auto"/>
              <w:jc w:val="right"/>
              <w:rPr>
                <w:rFonts w:eastAsia="Times New Roman" w:cstheme="minorHAnsi"/>
                <w:color w:val="000000"/>
                <w:sz w:val="16"/>
                <w:szCs w:val="16"/>
                <w:rPrChange w:id="3754" w:author="Alotaibi, Raed" w:date="2019-07-12T12:49:00Z">
                  <w:rPr>
                    <w:rFonts w:ascii="Calibri" w:eastAsia="Times New Roman" w:hAnsi="Calibri" w:cs="Calibri"/>
                    <w:color w:val="000000"/>
                  </w:rPr>
                </w:rPrChange>
              </w:rPr>
              <w:pPrChange w:id="375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0.1%</w:t>
            </w:r>
          </w:p>
        </w:tc>
        <w:tc>
          <w:tcPr>
            <w:tcW w:w="759" w:type="dxa"/>
            <w:tcBorders>
              <w:top w:val="nil"/>
              <w:left w:val="nil"/>
              <w:bottom w:val="single" w:sz="4" w:space="0" w:color="auto"/>
              <w:right w:val="single" w:sz="4" w:space="0" w:color="auto"/>
            </w:tcBorders>
            <w:shd w:val="clear" w:color="auto" w:fill="auto"/>
            <w:noWrap/>
            <w:hideMark/>
          </w:tcPr>
          <w:p w14:paraId="4356C828" w14:textId="37C4DC50" w:rsidR="00976EB1" w:rsidRPr="00976EB1" w:rsidRDefault="00976EB1" w:rsidP="00976EB1">
            <w:pPr>
              <w:spacing w:after="0" w:line="276" w:lineRule="auto"/>
              <w:jc w:val="right"/>
              <w:rPr>
                <w:rFonts w:eastAsia="Times New Roman" w:cstheme="minorHAnsi"/>
                <w:color w:val="000000"/>
                <w:sz w:val="16"/>
                <w:szCs w:val="16"/>
                <w:rPrChange w:id="3756" w:author="Alotaibi, Raed" w:date="2019-07-12T12:49:00Z">
                  <w:rPr>
                    <w:rFonts w:ascii="Calibri" w:eastAsia="Times New Roman" w:hAnsi="Calibri" w:cs="Calibri"/>
                    <w:color w:val="000000"/>
                  </w:rPr>
                </w:rPrChange>
              </w:rPr>
              <w:pPrChange w:id="375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-6.5%</w:t>
            </w:r>
          </w:p>
        </w:tc>
        <w:tc>
          <w:tcPr>
            <w:tcW w:w="861" w:type="dxa"/>
            <w:tcBorders>
              <w:top w:val="nil"/>
              <w:left w:val="nil"/>
              <w:bottom w:val="single" w:sz="4" w:space="0" w:color="auto"/>
              <w:right w:val="single" w:sz="4" w:space="0" w:color="auto"/>
            </w:tcBorders>
            <w:shd w:val="clear" w:color="auto" w:fill="auto"/>
            <w:noWrap/>
            <w:hideMark/>
          </w:tcPr>
          <w:p w14:paraId="734985B0" w14:textId="66241307" w:rsidR="00976EB1" w:rsidRPr="00976EB1" w:rsidRDefault="00976EB1" w:rsidP="00976EB1">
            <w:pPr>
              <w:spacing w:after="0" w:line="276" w:lineRule="auto"/>
              <w:jc w:val="right"/>
              <w:rPr>
                <w:rFonts w:eastAsia="Times New Roman" w:cstheme="minorHAnsi"/>
                <w:color w:val="000000"/>
                <w:sz w:val="16"/>
                <w:szCs w:val="16"/>
                <w:rPrChange w:id="3758" w:author="Alotaibi, Raed" w:date="2019-07-12T12:49:00Z">
                  <w:rPr>
                    <w:rFonts w:ascii="Calibri" w:eastAsia="Times New Roman" w:hAnsi="Calibri" w:cs="Calibri"/>
                    <w:color w:val="000000"/>
                  </w:rPr>
                </w:rPrChange>
              </w:rPr>
              <w:pPrChange w:id="375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-5.9%</w:t>
            </w:r>
          </w:p>
        </w:tc>
        <w:tc>
          <w:tcPr>
            <w:tcW w:w="810" w:type="dxa"/>
            <w:tcBorders>
              <w:top w:val="nil"/>
              <w:left w:val="nil"/>
              <w:bottom w:val="single" w:sz="4" w:space="0" w:color="auto"/>
              <w:right w:val="single" w:sz="4" w:space="0" w:color="auto"/>
            </w:tcBorders>
            <w:shd w:val="clear" w:color="auto" w:fill="auto"/>
            <w:noWrap/>
            <w:hideMark/>
          </w:tcPr>
          <w:p w14:paraId="669AA500" w14:textId="056BA350" w:rsidR="00976EB1" w:rsidRPr="00976EB1" w:rsidRDefault="00976EB1" w:rsidP="00976EB1">
            <w:pPr>
              <w:spacing w:after="0" w:line="276" w:lineRule="auto"/>
              <w:jc w:val="right"/>
              <w:rPr>
                <w:rFonts w:eastAsia="Times New Roman" w:cstheme="minorHAnsi"/>
                <w:color w:val="000000"/>
                <w:sz w:val="16"/>
                <w:szCs w:val="16"/>
                <w:rPrChange w:id="3760" w:author="Alotaibi, Raed" w:date="2019-07-12T12:49:00Z">
                  <w:rPr>
                    <w:rFonts w:ascii="Calibri" w:eastAsia="Times New Roman" w:hAnsi="Calibri" w:cs="Calibri"/>
                    <w:color w:val="000000"/>
                  </w:rPr>
                </w:rPrChange>
              </w:rPr>
              <w:pPrChange w:id="376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0.7%</w:t>
            </w:r>
          </w:p>
        </w:tc>
      </w:tr>
      <w:tr w:rsidR="00976EB1" w:rsidRPr="00976EB1" w14:paraId="29C17CB6"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2F6113B9" w14:textId="77777777" w:rsidR="00976EB1" w:rsidRPr="00976EB1" w:rsidRDefault="00976EB1" w:rsidP="00976EB1">
            <w:pPr>
              <w:spacing w:after="0" w:line="276" w:lineRule="auto"/>
              <w:rPr>
                <w:rFonts w:eastAsia="Times New Roman" w:cstheme="minorHAnsi"/>
                <w:b/>
                <w:bCs/>
                <w:color w:val="000000"/>
                <w:sz w:val="16"/>
                <w:szCs w:val="16"/>
                <w:rPrChange w:id="3762" w:author="Alotaibi, Raed" w:date="2019-07-12T12:51:00Z">
                  <w:rPr>
                    <w:rFonts w:ascii="Calibri" w:eastAsia="Times New Roman" w:hAnsi="Calibri" w:cs="Calibri"/>
                    <w:b/>
                    <w:bCs/>
                    <w:color w:val="000000"/>
                  </w:rPr>
                </w:rPrChange>
              </w:rPr>
              <w:pPrChange w:id="3763"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764" w:author="Alotaibi, Raed" w:date="2019-07-12T12:51:00Z">
                  <w:rPr>
                    <w:rFonts w:ascii="Calibri" w:eastAsia="Times New Roman" w:hAnsi="Calibri" w:cs="Calibri"/>
                    <w:b/>
                    <w:bCs/>
                    <w:color w:val="000000"/>
                  </w:rPr>
                </w:rPrChange>
              </w:rPr>
              <w:t>Washington</w:t>
            </w:r>
          </w:p>
        </w:tc>
        <w:tc>
          <w:tcPr>
            <w:tcW w:w="759" w:type="dxa"/>
            <w:tcBorders>
              <w:top w:val="nil"/>
              <w:left w:val="nil"/>
              <w:bottom w:val="single" w:sz="4" w:space="0" w:color="auto"/>
              <w:right w:val="single" w:sz="4" w:space="0" w:color="auto"/>
            </w:tcBorders>
            <w:shd w:val="clear" w:color="auto" w:fill="auto"/>
            <w:noWrap/>
            <w:vAlign w:val="bottom"/>
            <w:hideMark/>
          </w:tcPr>
          <w:p w14:paraId="3A3E7A59" w14:textId="77777777" w:rsidR="00976EB1" w:rsidRPr="00976EB1" w:rsidRDefault="00976EB1" w:rsidP="00976EB1">
            <w:pPr>
              <w:spacing w:after="0" w:line="276" w:lineRule="auto"/>
              <w:jc w:val="right"/>
              <w:rPr>
                <w:rFonts w:eastAsia="Times New Roman" w:cstheme="minorHAnsi"/>
                <w:color w:val="000000"/>
                <w:sz w:val="16"/>
                <w:szCs w:val="16"/>
                <w:rPrChange w:id="3765" w:author="Alotaibi, Raed" w:date="2019-07-12T12:49:00Z">
                  <w:rPr>
                    <w:rFonts w:ascii="Calibri" w:eastAsia="Times New Roman" w:hAnsi="Calibri" w:cs="Calibri"/>
                    <w:color w:val="000000"/>
                  </w:rPr>
                </w:rPrChange>
              </w:rPr>
              <w:pPrChange w:id="376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67" w:author="Alotaibi, Raed" w:date="2019-07-12T12:49:00Z">
                  <w:rPr>
                    <w:rFonts w:ascii="Calibri" w:eastAsia="Times New Roman" w:hAnsi="Calibri" w:cs="Calibri"/>
                    <w:color w:val="000000"/>
                  </w:rPr>
                </w:rPrChange>
              </w:rPr>
              <w:t>17,100</w:t>
            </w:r>
          </w:p>
        </w:tc>
        <w:tc>
          <w:tcPr>
            <w:tcW w:w="810" w:type="dxa"/>
            <w:tcBorders>
              <w:top w:val="nil"/>
              <w:left w:val="nil"/>
              <w:bottom w:val="single" w:sz="4" w:space="0" w:color="auto"/>
              <w:right w:val="single" w:sz="4" w:space="0" w:color="auto"/>
            </w:tcBorders>
            <w:shd w:val="clear" w:color="auto" w:fill="auto"/>
            <w:noWrap/>
            <w:vAlign w:val="bottom"/>
            <w:hideMark/>
          </w:tcPr>
          <w:p w14:paraId="09E86F84" w14:textId="77777777" w:rsidR="00976EB1" w:rsidRPr="00976EB1" w:rsidRDefault="00976EB1" w:rsidP="00976EB1">
            <w:pPr>
              <w:spacing w:after="0" w:line="276" w:lineRule="auto"/>
              <w:jc w:val="right"/>
              <w:rPr>
                <w:rFonts w:eastAsia="Times New Roman" w:cstheme="minorHAnsi"/>
                <w:color w:val="000000"/>
                <w:sz w:val="16"/>
                <w:szCs w:val="16"/>
                <w:rPrChange w:id="3768" w:author="Alotaibi, Raed" w:date="2019-07-12T12:49:00Z">
                  <w:rPr>
                    <w:rFonts w:ascii="Calibri" w:eastAsia="Times New Roman" w:hAnsi="Calibri" w:cs="Calibri"/>
                    <w:color w:val="000000"/>
                    <w:sz w:val="20"/>
                    <w:szCs w:val="20"/>
                  </w:rPr>
                </w:rPrChange>
              </w:rPr>
              <w:pPrChange w:id="376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70" w:author="Alotaibi, Raed" w:date="2019-07-12T12:49:00Z">
                  <w:rPr>
                    <w:rFonts w:ascii="Calibri" w:eastAsia="Times New Roman" w:hAnsi="Calibri" w:cs="Calibri"/>
                    <w:color w:val="000000"/>
                    <w:sz w:val="20"/>
                    <w:szCs w:val="20"/>
                  </w:rPr>
                </w:rPrChange>
              </w:rPr>
              <w:t>3,000</w:t>
            </w:r>
          </w:p>
        </w:tc>
        <w:tc>
          <w:tcPr>
            <w:tcW w:w="720" w:type="dxa"/>
            <w:tcBorders>
              <w:top w:val="nil"/>
              <w:left w:val="nil"/>
              <w:bottom w:val="single" w:sz="4" w:space="0" w:color="auto"/>
              <w:right w:val="single" w:sz="4" w:space="0" w:color="auto"/>
            </w:tcBorders>
            <w:shd w:val="clear" w:color="auto" w:fill="auto"/>
            <w:noWrap/>
            <w:vAlign w:val="bottom"/>
            <w:hideMark/>
          </w:tcPr>
          <w:p w14:paraId="350AE3DC" w14:textId="77777777" w:rsidR="00976EB1" w:rsidRPr="00976EB1" w:rsidRDefault="00976EB1" w:rsidP="00976EB1">
            <w:pPr>
              <w:spacing w:after="0" w:line="276" w:lineRule="auto"/>
              <w:jc w:val="right"/>
              <w:rPr>
                <w:rFonts w:eastAsia="Times New Roman" w:cstheme="minorHAnsi"/>
                <w:color w:val="000000"/>
                <w:sz w:val="16"/>
                <w:szCs w:val="16"/>
                <w:rPrChange w:id="3771" w:author="Alotaibi, Raed" w:date="2019-07-12T12:49:00Z">
                  <w:rPr>
                    <w:rFonts w:ascii="Calibri" w:eastAsia="Times New Roman" w:hAnsi="Calibri" w:cs="Calibri"/>
                    <w:color w:val="000000"/>
                    <w:sz w:val="20"/>
                    <w:szCs w:val="20"/>
                  </w:rPr>
                </w:rPrChange>
              </w:rPr>
              <w:pPrChange w:id="377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73" w:author="Alotaibi, Raed" w:date="2019-07-12T12:49:00Z">
                  <w:rPr>
                    <w:rFonts w:ascii="Calibri" w:eastAsia="Times New Roman" w:hAnsi="Calibri" w:cs="Calibri"/>
                    <w:color w:val="000000"/>
                    <w:sz w:val="20"/>
                    <w:szCs w:val="20"/>
                  </w:rPr>
                </w:rPrChange>
              </w:rPr>
              <w:t>17.5%</w:t>
            </w:r>
          </w:p>
        </w:tc>
        <w:tc>
          <w:tcPr>
            <w:tcW w:w="900" w:type="dxa"/>
            <w:tcBorders>
              <w:top w:val="nil"/>
              <w:left w:val="nil"/>
              <w:bottom w:val="single" w:sz="4" w:space="0" w:color="auto"/>
              <w:right w:val="single" w:sz="4" w:space="0" w:color="auto"/>
            </w:tcBorders>
            <w:shd w:val="clear" w:color="auto" w:fill="auto"/>
            <w:noWrap/>
            <w:vAlign w:val="bottom"/>
            <w:hideMark/>
          </w:tcPr>
          <w:p w14:paraId="7DD43EA4" w14:textId="77777777" w:rsidR="00976EB1" w:rsidRPr="00976EB1" w:rsidRDefault="00976EB1" w:rsidP="00976EB1">
            <w:pPr>
              <w:spacing w:after="0" w:line="276" w:lineRule="auto"/>
              <w:jc w:val="right"/>
              <w:rPr>
                <w:rFonts w:eastAsia="Times New Roman" w:cstheme="minorHAnsi"/>
                <w:color w:val="000000"/>
                <w:sz w:val="16"/>
                <w:szCs w:val="16"/>
                <w:rPrChange w:id="3774" w:author="Alotaibi, Raed" w:date="2019-07-12T12:49:00Z">
                  <w:rPr>
                    <w:rFonts w:ascii="Calibri" w:eastAsia="Times New Roman" w:hAnsi="Calibri" w:cs="Calibri"/>
                    <w:color w:val="000000"/>
                  </w:rPr>
                </w:rPrChange>
              </w:rPr>
              <w:pPrChange w:id="377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76" w:author="Alotaibi, Raed" w:date="2019-07-12T12:49:00Z">
                  <w:rPr>
                    <w:rFonts w:ascii="Calibri" w:eastAsia="Times New Roman" w:hAnsi="Calibri" w:cs="Calibri"/>
                    <w:color w:val="000000"/>
                  </w:rPr>
                </w:rPrChange>
              </w:rPr>
              <w:t>9,600</w:t>
            </w:r>
          </w:p>
        </w:tc>
        <w:tc>
          <w:tcPr>
            <w:tcW w:w="810" w:type="dxa"/>
            <w:tcBorders>
              <w:top w:val="nil"/>
              <w:left w:val="nil"/>
              <w:bottom w:val="single" w:sz="4" w:space="0" w:color="auto"/>
              <w:right w:val="single" w:sz="4" w:space="0" w:color="auto"/>
            </w:tcBorders>
            <w:shd w:val="clear" w:color="auto" w:fill="auto"/>
            <w:noWrap/>
            <w:hideMark/>
          </w:tcPr>
          <w:p w14:paraId="527423F8" w14:textId="74FEF4B0" w:rsidR="00976EB1" w:rsidRPr="00976EB1" w:rsidRDefault="00976EB1" w:rsidP="00976EB1">
            <w:pPr>
              <w:spacing w:after="0" w:line="276" w:lineRule="auto"/>
              <w:jc w:val="right"/>
              <w:rPr>
                <w:rFonts w:eastAsia="Times New Roman" w:cstheme="minorHAnsi"/>
                <w:color w:val="000000"/>
                <w:sz w:val="16"/>
                <w:szCs w:val="16"/>
                <w:rPrChange w:id="3777" w:author="Alotaibi, Raed" w:date="2019-07-12T12:49:00Z">
                  <w:rPr>
                    <w:rFonts w:ascii="Calibri" w:eastAsia="Times New Roman" w:hAnsi="Calibri" w:cs="Calibri"/>
                    <w:color w:val="000000"/>
                  </w:rPr>
                </w:rPrChange>
              </w:rPr>
              <w:pPrChange w:id="377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1,700</w:t>
            </w:r>
          </w:p>
        </w:tc>
        <w:tc>
          <w:tcPr>
            <w:tcW w:w="615" w:type="dxa"/>
            <w:tcBorders>
              <w:top w:val="nil"/>
              <w:left w:val="nil"/>
              <w:bottom w:val="single" w:sz="4" w:space="0" w:color="auto"/>
              <w:right w:val="single" w:sz="4" w:space="0" w:color="auto"/>
            </w:tcBorders>
            <w:shd w:val="clear" w:color="auto" w:fill="auto"/>
            <w:noWrap/>
            <w:hideMark/>
          </w:tcPr>
          <w:p w14:paraId="4C94CDD0" w14:textId="70C123F7" w:rsidR="00976EB1" w:rsidRPr="00976EB1" w:rsidRDefault="00976EB1" w:rsidP="00976EB1">
            <w:pPr>
              <w:spacing w:after="0" w:line="276" w:lineRule="auto"/>
              <w:jc w:val="right"/>
              <w:rPr>
                <w:rFonts w:eastAsia="Times New Roman" w:cstheme="minorHAnsi"/>
                <w:color w:val="000000"/>
                <w:sz w:val="16"/>
                <w:szCs w:val="16"/>
                <w:rPrChange w:id="3779" w:author="Alotaibi, Raed" w:date="2019-07-12T12:49:00Z">
                  <w:rPr>
                    <w:rFonts w:ascii="Calibri" w:eastAsia="Times New Roman" w:hAnsi="Calibri" w:cs="Calibri"/>
                    <w:color w:val="000000"/>
                  </w:rPr>
                </w:rPrChange>
              </w:rPr>
              <w:pPrChange w:id="378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17.7%</w:t>
            </w:r>
          </w:p>
        </w:tc>
        <w:tc>
          <w:tcPr>
            <w:tcW w:w="759" w:type="dxa"/>
            <w:tcBorders>
              <w:top w:val="nil"/>
              <w:left w:val="nil"/>
              <w:bottom w:val="single" w:sz="4" w:space="0" w:color="auto"/>
              <w:right w:val="single" w:sz="4" w:space="0" w:color="auto"/>
            </w:tcBorders>
            <w:shd w:val="clear" w:color="auto" w:fill="auto"/>
            <w:noWrap/>
            <w:hideMark/>
          </w:tcPr>
          <w:p w14:paraId="03A893E9" w14:textId="23ED38B6" w:rsidR="00976EB1" w:rsidRPr="00976EB1" w:rsidRDefault="00976EB1" w:rsidP="00976EB1">
            <w:pPr>
              <w:spacing w:after="0" w:line="276" w:lineRule="auto"/>
              <w:jc w:val="right"/>
              <w:rPr>
                <w:rFonts w:eastAsia="Times New Roman" w:cstheme="minorHAnsi"/>
                <w:color w:val="000000"/>
                <w:sz w:val="16"/>
                <w:szCs w:val="16"/>
                <w:rPrChange w:id="3781" w:author="Alotaibi, Raed" w:date="2019-07-12T12:49:00Z">
                  <w:rPr>
                    <w:rFonts w:ascii="Calibri" w:eastAsia="Times New Roman" w:hAnsi="Calibri" w:cs="Calibri"/>
                    <w:color w:val="000000"/>
                  </w:rPr>
                </w:rPrChange>
              </w:rPr>
              <w:pPrChange w:id="378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-7,500</w:t>
            </w:r>
          </w:p>
        </w:tc>
        <w:tc>
          <w:tcPr>
            <w:tcW w:w="786" w:type="dxa"/>
            <w:tcBorders>
              <w:top w:val="nil"/>
              <w:left w:val="nil"/>
              <w:bottom w:val="single" w:sz="4" w:space="0" w:color="auto"/>
              <w:right w:val="single" w:sz="4" w:space="0" w:color="auto"/>
            </w:tcBorders>
            <w:shd w:val="clear" w:color="auto" w:fill="auto"/>
            <w:noWrap/>
            <w:hideMark/>
          </w:tcPr>
          <w:p w14:paraId="753F01F8" w14:textId="0AB5FDAC" w:rsidR="00976EB1" w:rsidRPr="00976EB1" w:rsidRDefault="00976EB1" w:rsidP="00976EB1">
            <w:pPr>
              <w:spacing w:after="0" w:line="276" w:lineRule="auto"/>
              <w:jc w:val="right"/>
              <w:rPr>
                <w:rFonts w:eastAsia="Times New Roman" w:cstheme="minorHAnsi"/>
                <w:color w:val="000000"/>
                <w:sz w:val="16"/>
                <w:szCs w:val="16"/>
                <w:rPrChange w:id="3783" w:author="Alotaibi, Raed" w:date="2019-07-12T12:49:00Z">
                  <w:rPr>
                    <w:rFonts w:ascii="Calibri" w:eastAsia="Times New Roman" w:hAnsi="Calibri" w:cs="Calibri"/>
                    <w:color w:val="000000"/>
                  </w:rPr>
                </w:rPrChange>
              </w:rPr>
              <w:pPrChange w:id="378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-1,300</w:t>
            </w:r>
          </w:p>
        </w:tc>
        <w:tc>
          <w:tcPr>
            <w:tcW w:w="810" w:type="dxa"/>
            <w:tcBorders>
              <w:top w:val="nil"/>
              <w:left w:val="nil"/>
              <w:bottom w:val="single" w:sz="4" w:space="0" w:color="auto"/>
              <w:right w:val="single" w:sz="4" w:space="0" w:color="auto"/>
            </w:tcBorders>
            <w:shd w:val="clear" w:color="auto" w:fill="auto"/>
            <w:noWrap/>
            <w:hideMark/>
          </w:tcPr>
          <w:p w14:paraId="0D3B8D5E" w14:textId="392402A1" w:rsidR="00976EB1" w:rsidRPr="00976EB1" w:rsidRDefault="00976EB1" w:rsidP="00976EB1">
            <w:pPr>
              <w:spacing w:after="0" w:line="276" w:lineRule="auto"/>
              <w:jc w:val="right"/>
              <w:rPr>
                <w:rFonts w:eastAsia="Times New Roman" w:cstheme="minorHAnsi"/>
                <w:color w:val="000000"/>
                <w:sz w:val="16"/>
                <w:szCs w:val="16"/>
                <w:rPrChange w:id="3785" w:author="Alotaibi, Raed" w:date="2019-07-12T12:49:00Z">
                  <w:rPr>
                    <w:rFonts w:ascii="Calibri" w:eastAsia="Times New Roman" w:hAnsi="Calibri" w:cs="Calibri"/>
                    <w:color w:val="000000"/>
                  </w:rPr>
                </w:rPrChange>
              </w:rPr>
              <w:pPrChange w:id="378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0.2%</w:t>
            </w:r>
          </w:p>
        </w:tc>
        <w:tc>
          <w:tcPr>
            <w:tcW w:w="759" w:type="dxa"/>
            <w:tcBorders>
              <w:top w:val="nil"/>
              <w:left w:val="nil"/>
              <w:bottom w:val="single" w:sz="4" w:space="0" w:color="auto"/>
              <w:right w:val="single" w:sz="4" w:space="0" w:color="auto"/>
            </w:tcBorders>
            <w:shd w:val="clear" w:color="auto" w:fill="auto"/>
            <w:noWrap/>
            <w:hideMark/>
          </w:tcPr>
          <w:p w14:paraId="40AB15CE" w14:textId="65DF7DA1" w:rsidR="00976EB1" w:rsidRPr="00976EB1" w:rsidRDefault="00976EB1" w:rsidP="00976EB1">
            <w:pPr>
              <w:spacing w:after="0" w:line="276" w:lineRule="auto"/>
              <w:jc w:val="right"/>
              <w:rPr>
                <w:rFonts w:eastAsia="Times New Roman" w:cstheme="minorHAnsi"/>
                <w:color w:val="000000"/>
                <w:sz w:val="16"/>
                <w:szCs w:val="16"/>
                <w:rPrChange w:id="3787" w:author="Alotaibi, Raed" w:date="2019-07-12T12:49:00Z">
                  <w:rPr>
                    <w:rFonts w:ascii="Calibri" w:eastAsia="Times New Roman" w:hAnsi="Calibri" w:cs="Calibri"/>
                    <w:color w:val="000000"/>
                  </w:rPr>
                </w:rPrChange>
              </w:rPr>
              <w:pPrChange w:id="378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-43.9%</w:t>
            </w:r>
          </w:p>
        </w:tc>
        <w:tc>
          <w:tcPr>
            <w:tcW w:w="861" w:type="dxa"/>
            <w:tcBorders>
              <w:top w:val="nil"/>
              <w:left w:val="nil"/>
              <w:bottom w:val="single" w:sz="4" w:space="0" w:color="auto"/>
              <w:right w:val="single" w:sz="4" w:space="0" w:color="auto"/>
            </w:tcBorders>
            <w:shd w:val="clear" w:color="auto" w:fill="auto"/>
            <w:noWrap/>
            <w:hideMark/>
          </w:tcPr>
          <w:p w14:paraId="7E7064B0" w14:textId="3429D665" w:rsidR="00976EB1" w:rsidRPr="00976EB1" w:rsidRDefault="00976EB1" w:rsidP="00976EB1">
            <w:pPr>
              <w:spacing w:after="0" w:line="276" w:lineRule="auto"/>
              <w:jc w:val="right"/>
              <w:rPr>
                <w:rFonts w:eastAsia="Times New Roman" w:cstheme="minorHAnsi"/>
                <w:color w:val="000000"/>
                <w:sz w:val="16"/>
                <w:szCs w:val="16"/>
                <w:rPrChange w:id="3789" w:author="Alotaibi, Raed" w:date="2019-07-12T12:49:00Z">
                  <w:rPr>
                    <w:rFonts w:ascii="Calibri" w:eastAsia="Times New Roman" w:hAnsi="Calibri" w:cs="Calibri"/>
                    <w:color w:val="000000"/>
                  </w:rPr>
                </w:rPrChange>
              </w:rPr>
              <w:pPrChange w:id="379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-43.3%</w:t>
            </w:r>
          </w:p>
        </w:tc>
        <w:tc>
          <w:tcPr>
            <w:tcW w:w="810" w:type="dxa"/>
            <w:tcBorders>
              <w:top w:val="nil"/>
              <w:left w:val="nil"/>
              <w:bottom w:val="single" w:sz="4" w:space="0" w:color="auto"/>
              <w:right w:val="single" w:sz="4" w:space="0" w:color="auto"/>
            </w:tcBorders>
            <w:shd w:val="clear" w:color="auto" w:fill="auto"/>
            <w:noWrap/>
            <w:hideMark/>
          </w:tcPr>
          <w:p w14:paraId="38D3A082" w14:textId="1BB91A08" w:rsidR="00976EB1" w:rsidRPr="00976EB1" w:rsidRDefault="00976EB1" w:rsidP="00976EB1">
            <w:pPr>
              <w:spacing w:after="0" w:line="276" w:lineRule="auto"/>
              <w:jc w:val="right"/>
              <w:rPr>
                <w:rFonts w:eastAsia="Times New Roman" w:cstheme="minorHAnsi"/>
                <w:color w:val="000000"/>
                <w:sz w:val="16"/>
                <w:szCs w:val="16"/>
                <w:rPrChange w:id="3791" w:author="Alotaibi, Raed" w:date="2019-07-12T12:49:00Z">
                  <w:rPr>
                    <w:rFonts w:ascii="Calibri" w:eastAsia="Times New Roman" w:hAnsi="Calibri" w:cs="Calibri"/>
                    <w:color w:val="000000"/>
                  </w:rPr>
                </w:rPrChange>
              </w:rPr>
              <w:pPrChange w:id="379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0.9%</w:t>
            </w:r>
          </w:p>
        </w:tc>
      </w:tr>
      <w:tr w:rsidR="00976EB1" w:rsidRPr="00976EB1" w14:paraId="606EFDAC"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EDA11A7" w14:textId="77777777" w:rsidR="00976EB1" w:rsidRPr="00976EB1" w:rsidRDefault="00976EB1" w:rsidP="00976EB1">
            <w:pPr>
              <w:spacing w:after="0" w:line="276" w:lineRule="auto"/>
              <w:rPr>
                <w:rFonts w:eastAsia="Times New Roman" w:cstheme="minorHAnsi"/>
                <w:b/>
                <w:bCs/>
                <w:color w:val="000000"/>
                <w:sz w:val="16"/>
                <w:szCs w:val="16"/>
                <w:rPrChange w:id="3793" w:author="Alotaibi, Raed" w:date="2019-07-12T12:51:00Z">
                  <w:rPr>
                    <w:rFonts w:ascii="Calibri" w:eastAsia="Times New Roman" w:hAnsi="Calibri" w:cs="Calibri"/>
                    <w:b/>
                    <w:bCs/>
                    <w:color w:val="000000"/>
                  </w:rPr>
                </w:rPrChange>
              </w:rPr>
              <w:pPrChange w:id="3794"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795" w:author="Alotaibi, Raed" w:date="2019-07-12T12:51:00Z">
                  <w:rPr>
                    <w:rFonts w:ascii="Calibri" w:eastAsia="Times New Roman" w:hAnsi="Calibri" w:cs="Calibri"/>
                    <w:b/>
                    <w:bCs/>
                    <w:color w:val="000000"/>
                  </w:rPr>
                </w:rPrChange>
              </w:rPr>
              <w:t>West Virginia</w:t>
            </w:r>
          </w:p>
        </w:tc>
        <w:tc>
          <w:tcPr>
            <w:tcW w:w="759" w:type="dxa"/>
            <w:tcBorders>
              <w:top w:val="nil"/>
              <w:left w:val="nil"/>
              <w:bottom w:val="single" w:sz="4" w:space="0" w:color="auto"/>
              <w:right w:val="single" w:sz="4" w:space="0" w:color="auto"/>
            </w:tcBorders>
            <w:shd w:val="clear" w:color="auto" w:fill="auto"/>
            <w:noWrap/>
            <w:vAlign w:val="bottom"/>
            <w:hideMark/>
          </w:tcPr>
          <w:p w14:paraId="0EE43513" w14:textId="77777777" w:rsidR="00976EB1" w:rsidRPr="00976EB1" w:rsidRDefault="00976EB1" w:rsidP="00976EB1">
            <w:pPr>
              <w:spacing w:after="0" w:line="276" w:lineRule="auto"/>
              <w:jc w:val="right"/>
              <w:rPr>
                <w:rFonts w:eastAsia="Times New Roman" w:cstheme="minorHAnsi"/>
                <w:color w:val="000000"/>
                <w:sz w:val="16"/>
                <w:szCs w:val="16"/>
                <w:rPrChange w:id="3796" w:author="Alotaibi, Raed" w:date="2019-07-12T12:49:00Z">
                  <w:rPr>
                    <w:rFonts w:ascii="Calibri" w:eastAsia="Times New Roman" w:hAnsi="Calibri" w:cs="Calibri"/>
                    <w:color w:val="000000"/>
                  </w:rPr>
                </w:rPrChange>
              </w:rPr>
              <w:pPrChange w:id="379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798" w:author="Alotaibi, Raed" w:date="2019-07-12T12:49:00Z">
                  <w:rPr>
                    <w:rFonts w:ascii="Calibri" w:eastAsia="Times New Roman" w:hAnsi="Calibri" w:cs="Calibri"/>
                    <w:color w:val="000000"/>
                  </w:rPr>
                </w:rPrChange>
              </w:rPr>
              <w:t>4,200</w:t>
            </w:r>
          </w:p>
        </w:tc>
        <w:tc>
          <w:tcPr>
            <w:tcW w:w="810" w:type="dxa"/>
            <w:tcBorders>
              <w:top w:val="nil"/>
              <w:left w:val="nil"/>
              <w:bottom w:val="single" w:sz="4" w:space="0" w:color="auto"/>
              <w:right w:val="single" w:sz="4" w:space="0" w:color="auto"/>
            </w:tcBorders>
            <w:shd w:val="clear" w:color="auto" w:fill="auto"/>
            <w:noWrap/>
            <w:vAlign w:val="bottom"/>
            <w:hideMark/>
          </w:tcPr>
          <w:p w14:paraId="63D4C1B0" w14:textId="77777777" w:rsidR="00976EB1" w:rsidRPr="00976EB1" w:rsidRDefault="00976EB1" w:rsidP="00976EB1">
            <w:pPr>
              <w:spacing w:after="0" w:line="276" w:lineRule="auto"/>
              <w:jc w:val="right"/>
              <w:rPr>
                <w:rFonts w:eastAsia="Times New Roman" w:cstheme="minorHAnsi"/>
                <w:color w:val="000000"/>
                <w:sz w:val="16"/>
                <w:szCs w:val="16"/>
                <w:rPrChange w:id="3799" w:author="Alotaibi, Raed" w:date="2019-07-12T12:49:00Z">
                  <w:rPr>
                    <w:rFonts w:ascii="Calibri" w:eastAsia="Times New Roman" w:hAnsi="Calibri" w:cs="Calibri"/>
                    <w:color w:val="000000"/>
                    <w:sz w:val="20"/>
                    <w:szCs w:val="20"/>
                  </w:rPr>
                </w:rPrChange>
              </w:rPr>
              <w:pPrChange w:id="3800"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01" w:author="Alotaibi, Raed" w:date="2019-07-12T12:49:00Z">
                  <w:rPr>
                    <w:rFonts w:ascii="Calibri" w:eastAsia="Times New Roman" w:hAnsi="Calibri" w:cs="Calibri"/>
                    <w:color w:val="000000"/>
                    <w:sz w:val="20"/>
                    <w:szCs w:val="20"/>
                  </w:rPr>
                </w:rPrChange>
              </w:rPr>
              <w:t>600</w:t>
            </w:r>
          </w:p>
        </w:tc>
        <w:tc>
          <w:tcPr>
            <w:tcW w:w="720" w:type="dxa"/>
            <w:tcBorders>
              <w:top w:val="nil"/>
              <w:left w:val="nil"/>
              <w:bottom w:val="single" w:sz="4" w:space="0" w:color="auto"/>
              <w:right w:val="single" w:sz="4" w:space="0" w:color="auto"/>
            </w:tcBorders>
            <w:shd w:val="clear" w:color="auto" w:fill="auto"/>
            <w:noWrap/>
            <w:vAlign w:val="bottom"/>
            <w:hideMark/>
          </w:tcPr>
          <w:p w14:paraId="74176815" w14:textId="77777777" w:rsidR="00976EB1" w:rsidRPr="00976EB1" w:rsidRDefault="00976EB1" w:rsidP="00976EB1">
            <w:pPr>
              <w:spacing w:after="0" w:line="276" w:lineRule="auto"/>
              <w:jc w:val="right"/>
              <w:rPr>
                <w:rFonts w:eastAsia="Times New Roman" w:cstheme="minorHAnsi"/>
                <w:color w:val="000000"/>
                <w:sz w:val="16"/>
                <w:szCs w:val="16"/>
                <w:rPrChange w:id="3802" w:author="Alotaibi, Raed" w:date="2019-07-12T12:49:00Z">
                  <w:rPr>
                    <w:rFonts w:ascii="Calibri" w:eastAsia="Times New Roman" w:hAnsi="Calibri" w:cs="Calibri"/>
                    <w:color w:val="000000"/>
                    <w:sz w:val="20"/>
                    <w:szCs w:val="20"/>
                  </w:rPr>
                </w:rPrChange>
              </w:rPr>
              <w:pPrChange w:id="3803"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04" w:author="Alotaibi, Raed" w:date="2019-07-12T12:49:00Z">
                  <w:rPr>
                    <w:rFonts w:ascii="Calibri" w:eastAsia="Times New Roman" w:hAnsi="Calibri" w:cs="Calibri"/>
                    <w:color w:val="000000"/>
                    <w:sz w:val="20"/>
                    <w:szCs w:val="20"/>
                  </w:rPr>
                </w:rPrChange>
              </w:rPr>
              <w:t>14.3%</w:t>
            </w:r>
          </w:p>
        </w:tc>
        <w:tc>
          <w:tcPr>
            <w:tcW w:w="900" w:type="dxa"/>
            <w:tcBorders>
              <w:top w:val="nil"/>
              <w:left w:val="nil"/>
              <w:bottom w:val="single" w:sz="4" w:space="0" w:color="auto"/>
              <w:right w:val="single" w:sz="4" w:space="0" w:color="auto"/>
            </w:tcBorders>
            <w:shd w:val="clear" w:color="auto" w:fill="auto"/>
            <w:noWrap/>
            <w:vAlign w:val="bottom"/>
            <w:hideMark/>
          </w:tcPr>
          <w:p w14:paraId="4100E417" w14:textId="77777777" w:rsidR="00976EB1" w:rsidRPr="00976EB1" w:rsidRDefault="00976EB1" w:rsidP="00976EB1">
            <w:pPr>
              <w:spacing w:after="0" w:line="276" w:lineRule="auto"/>
              <w:jc w:val="right"/>
              <w:rPr>
                <w:rFonts w:eastAsia="Times New Roman" w:cstheme="minorHAnsi"/>
                <w:color w:val="000000"/>
                <w:sz w:val="16"/>
                <w:szCs w:val="16"/>
                <w:rPrChange w:id="3805" w:author="Alotaibi, Raed" w:date="2019-07-12T12:49:00Z">
                  <w:rPr>
                    <w:rFonts w:ascii="Calibri" w:eastAsia="Times New Roman" w:hAnsi="Calibri" w:cs="Calibri"/>
                    <w:color w:val="000000"/>
                  </w:rPr>
                </w:rPrChange>
              </w:rPr>
              <w:pPrChange w:id="3806"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07" w:author="Alotaibi, Raed" w:date="2019-07-12T12:49:00Z">
                  <w:rPr>
                    <w:rFonts w:ascii="Calibri" w:eastAsia="Times New Roman" w:hAnsi="Calibri" w:cs="Calibri"/>
                    <w:color w:val="000000"/>
                  </w:rPr>
                </w:rPrChange>
              </w:rPr>
              <w:t>4,000</w:t>
            </w:r>
          </w:p>
        </w:tc>
        <w:tc>
          <w:tcPr>
            <w:tcW w:w="810" w:type="dxa"/>
            <w:tcBorders>
              <w:top w:val="nil"/>
              <w:left w:val="nil"/>
              <w:bottom w:val="single" w:sz="4" w:space="0" w:color="auto"/>
              <w:right w:val="single" w:sz="4" w:space="0" w:color="auto"/>
            </w:tcBorders>
            <w:shd w:val="clear" w:color="auto" w:fill="auto"/>
            <w:noWrap/>
            <w:hideMark/>
          </w:tcPr>
          <w:p w14:paraId="5A3B26F0" w14:textId="54125F68" w:rsidR="00976EB1" w:rsidRPr="00976EB1" w:rsidRDefault="00976EB1" w:rsidP="00976EB1">
            <w:pPr>
              <w:spacing w:after="0" w:line="276" w:lineRule="auto"/>
              <w:jc w:val="right"/>
              <w:rPr>
                <w:rFonts w:eastAsia="Times New Roman" w:cstheme="minorHAnsi"/>
                <w:color w:val="000000"/>
                <w:sz w:val="16"/>
                <w:szCs w:val="16"/>
                <w:rPrChange w:id="3808" w:author="Alotaibi, Raed" w:date="2019-07-12T12:49:00Z">
                  <w:rPr>
                    <w:rFonts w:ascii="Calibri" w:eastAsia="Times New Roman" w:hAnsi="Calibri" w:cs="Calibri"/>
                    <w:color w:val="000000"/>
                  </w:rPr>
                </w:rPrChange>
              </w:rPr>
              <w:pPrChange w:id="380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600</w:t>
            </w:r>
          </w:p>
        </w:tc>
        <w:tc>
          <w:tcPr>
            <w:tcW w:w="615" w:type="dxa"/>
            <w:tcBorders>
              <w:top w:val="nil"/>
              <w:left w:val="nil"/>
              <w:bottom w:val="single" w:sz="4" w:space="0" w:color="auto"/>
              <w:right w:val="single" w:sz="4" w:space="0" w:color="auto"/>
            </w:tcBorders>
            <w:shd w:val="clear" w:color="auto" w:fill="auto"/>
            <w:noWrap/>
            <w:hideMark/>
          </w:tcPr>
          <w:p w14:paraId="2A51A433" w14:textId="23682E12" w:rsidR="00976EB1" w:rsidRPr="00976EB1" w:rsidRDefault="00976EB1" w:rsidP="00976EB1">
            <w:pPr>
              <w:spacing w:after="0" w:line="276" w:lineRule="auto"/>
              <w:jc w:val="right"/>
              <w:rPr>
                <w:rFonts w:eastAsia="Times New Roman" w:cstheme="minorHAnsi"/>
                <w:color w:val="000000"/>
                <w:sz w:val="16"/>
                <w:szCs w:val="16"/>
                <w:rPrChange w:id="3810" w:author="Alotaibi, Raed" w:date="2019-07-12T12:49:00Z">
                  <w:rPr>
                    <w:rFonts w:ascii="Calibri" w:eastAsia="Times New Roman" w:hAnsi="Calibri" w:cs="Calibri"/>
                    <w:color w:val="000000"/>
                  </w:rPr>
                </w:rPrChange>
              </w:rPr>
              <w:pPrChange w:id="381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1914F84B" w14:textId="431E0505" w:rsidR="00976EB1" w:rsidRPr="00976EB1" w:rsidRDefault="00976EB1" w:rsidP="00976EB1">
            <w:pPr>
              <w:spacing w:after="0" w:line="276" w:lineRule="auto"/>
              <w:jc w:val="right"/>
              <w:rPr>
                <w:rFonts w:eastAsia="Times New Roman" w:cstheme="minorHAnsi"/>
                <w:color w:val="000000"/>
                <w:sz w:val="16"/>
                <w:szCs w:val="16"/>
                <w:rPrChange w:id="3812" w:author="Alotaibi, Raed" w:date="2019-07-12T12:49:00Z">
                  <w:rPr>
                    <w:rFonts w:ascii="Calibri" w:eastAsia="Times New Roman" w:hAnsi="Calibri" w:cs="Calibri"/>
                    <w:color w:val="000000"/>
                  </w:rPr>
                </w:rPrChange>
              </w:rPr>
              <w:pPrChange w:id="381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-200</w:t>
            </w:r>
          </w:p>
        </w:tc>
        <w:tc>
          <w:tcPr>
            <w:tcW w:w="786" w:type="dxa"/>
            <w:tcBorders>
              <w:top w:val="nil"/>
              <w:left w:val="nil"/>
              <w:bottom w:val="single" w:sz="4" w:space="0" w:color="auto"/>
              <w:right w:val="single" w:sz="4" w:space="0" w:color="auto"/>
            </w:tcBorders>
            <w:shd w:val="clear" w:color="auto" w:fill="auto"/>
            <w:noWrap/>
            <w:hideMark/>
          </w:tcPr>
          <w:p w14:paraId="54861ED3" w14:textId="0ACA83CF" w:rsidR="00976EB1" w:rsidRPr="00976EB1" w:rsidRDefault="00976EB1" w:rsidP="00976EB1">
            <w:pPr>
              <w:spacing w:after="0" w:line="276" w:lineRule="auto"/>
              <w:jc w:val="right"/>
              <w:rPr>
                <w:rFonts w:eastAsia="Times New Roman" w:cstheme="minorHAnsi"/>
                <w:color w:val="000000"/>
                <w:sz w:val="16"/>
                <w:szCs w:val="16"/>
                <w:rPrChange w:id="3814" w:author="Alotaibi, Raed" w:date="2019-07-12T12:49:00Z">
                  <w:rPr>
                    <w:rFonts w:ascii="Calibri" w:eastAsia="Times New Roman" w:hAnsi="Calibri" w:cs="Calibri"/>
                    <w:color w:val="000000"/>
                  </w:rPr>
                </w:rPrChange>
              </w:rPr>
              <w:pPrChange w:id="381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38596CBB" w14:textId="3357CBC2" w:rsidR="00976EB1" w:rsidRPr="00976EB1" w:rsidRDefault="00976EB1" w:rsidP="00976EB1">
            <w:pPr>
              <w:spacing w:after="0" w:line="276" w:lineRule="auto"/>
              <w:jc w:val="right"/>
              <w:rPr>
                <w:rFonts w:eastAsia="Times New Roman" w:cstheme="minorHAnsi"/>
                <w:color w:val="000000"/>
                <w:sz w:val="16"/>
                <w:szCs w:val="16"/>
                <w:rPrChange w:id="3816" w:author="Alotaibi, Raed" w:date="2019-07-12T12:49:00Z">
                  <w:rPr>
                    <w:rFonts w:ascii="Calibri" w:eastAsia="Times New Roman" w:hAnsi="Calibri" w:cs="Calibri"/>
                    <w:color w:val="000000"/>
                  </w:rPr>
                </w:rPrChange>
              </w:rPr>
              <w:pPrChange w:id="381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0.7%</w:t>
            </w:r>
          </w:p>
        </w:tc>
        <w:tc>
          <w:tcPr>
            <w:tcW w:w="759" w:type="dxa"/>
            <w:tcBorders>
              <w:top w:val="nil"/>
              <w:left w:val="nil"/>
              <w:bottom w:val="single" w:sz="4" w:space="0" w:color="auto"/>
              <w:right w:val="single" w:sz="4" w:space="0" w:color="auto"/>
            </w:tcBorders>
            <w:shd w:val="clear" w:color="auto" w:fill="auto"/>
            <w:noWrap/>
            <w:hideMark/>
          </w:tcPr>
          <w:p w14:paraId="59AD00DF" w14:textId="45FB6D30" w:rsidR="00976EB1" w:rsidRPr="00976EB1" w:rsidRDefault="00976EB1" w:rsidP="00976EB1">
            <w:pPr>
              <w:spacing w:after="0" w:line="276" w:lineRule="auto"/>
              <w:jc w:val="right"/>
              <w:rPr>
                <w:rFonts w:eastAsia="Times New Roman" w:cstheme="minorHAnsi"/>
                <w:color w:val="000000"/>
                <w:sz w:val="16"/>
                <w:szCs w:val="16"/>
                <w:rPrChange w:id="3818" w:author="Alotaibi, Raed" w:date="2019-07-12T12:49:00Z">
                  <w:rPr>
                    <w:rFonts w:ascii="Calibri" w:eastAsia="Times New Roman" w:hAnsi="Calibri" w:cs="Calibri"/>
                    <w:color w:val="000000"/>
                  </w:rPr>
                </w:rPrChange>
              </w:rPr>
              <w:pPrChange w:id="381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c>
          <w:tcPr>
            <w:tcW w:w="861" w:type="dxa"/>
            <w:tcBorders>
              <w:top w:val="nil"/>
              <w:left w:val="nil"/>
              <w:bottom w:val="single" w:sz="4" w:space="0" w:color="auto"/>
              <w:right w:val="single" w:sz="4" w:space="0" w:color="auto"/>
            </w:tcBorders>
            <w:shd w:val="clear" w:color="auto" w:fill="auto"/>
            <w:noWrap/>
            <w:hideMark/>
          </w:tcPr>
          <w:p w14:paraId="5D075B07" w14:textId="4EE614D8" w:rsidR="00976EB1" w:rsidRPr="00976EB1" w:rsidRDefault="00976EB1" w:rsidP="00976EB1">
            <w:pPr>
              <w:spacing w:after="0" w:line="276" w:lineRule="auto"/>
              <w:jc w:val="right"/>
              <w:rPr>
                <w:rFonts w:eastAsia="Times New Roman" w:cstheme="minorHAnsi"/>
                <w:color w:val="000000"/>
                <w:sz w:val="16"/>
                <w:szCs w:val="16"/>
                <w:rPrChange w:id="3820" w:author="Alotaibi, Raed" w:date="2019-07-12T12:49:00Z">
                  <w:rPr>
                    <w:rFonts w:ascii="Calibri" w:eastAsia="Times New Roman" w:hAnsi="Calibri" w:cs="Calibri"/>
                    <w:color w:val="000000"/>
                  </w:rPr>
                </w:rPrChange>
              </w:rPr>
              <w:pPrChange w:id="382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7E3C0A95" w14:textId="6EC95724" w:rsidR="00976EB1" w:rsidRPr="00976EB1" w:rsidRDefault="00976EB1" w:rsidP="00976EB1">
            <w:pPr>
              <w:spacing w:after="0" w:line="276" w:lineRule="auto"/>
              <w:jc w:val="right"/>
              <w:rPr>
                <w:rFonts w:eastAsia="Times New Roman" w:cstheme="minorHAnsi"/>
                <w:color w:val="000000"/>
                <w:sz w:val="16"/>
                <w:szCs w:val="16"/>
                <w:rPrChange w:id="3822" w:author="Alotaibi, Raed" w:date="2019-07-12T12:49:00Z">
                  <w:rPr>
                    <w:rFonts w:ascii="Calibri" w:eastAsia="Times New Roman" w:hAnsi="Calibri" w:cs="Calibri"/>
                    <w:color w:val="000000"/>
                  </w:rPr>
                </w:rPrChange>
              </w:rPr>
              <w:pPrChange w:id="382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5.0%</w:t>
            </w:r>
          </w:p>
        </w:tc>
      </w:tr>
      <w:tr w:rsidR="00976EB1" w:rsidRPr="00976EB1" w14:paraId="6875655E"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1D069FF4" w14:textId="77777777" w:rsidR="00976EB1" w:rsidRPr="00976EB1" w:rsidRDefault="00976EB1" w:rsidP="00976EB1">
            <w:pPr>
              <w:spacing w:after="0" w:line="276" w:lineRule="auto"/>
              <w:rPr>
                <w:rFonts w:eastAsia="Times New Roman" w:cstheme="minorHAnsi"/>
                <w:b/>
                <w:bCs/>
                <w:color w:val="000000"/>
                <w:sz w:val="16"/>
                <w:szCs w:val="16"/>
                <w:rPrChange w:id="3824" w:author="Alotaibi, Raed" w:date="2019-07-12T12:51:00Z">
                  <w:rPr>
                    <w:rFonts w:ascii="Calibri" w:eastAsia="Times New Roman" w:hAnsi="Calibri" w:cs="Calibri"/>
                    <w:b/>
                    <w:bCs/>
                    <w:color w:val="000000"/>
                  </w:rPr>
                </w:rPrChange>
              </w:rPr>
              <w:pPrChange w:id="3825"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826" w:author="Alotaibi, Raed" w:date="2019-07-12T12:51:00Z">
                  <w:rPr>
                    <w:rFonts w:ascii="Calibri" w:eastAsia="Times New Roman" w:hAnsi="Calibri" w:cs="Calibri"/>
                    <w:b/>
                    <w:bCs/>
                    <w:color w:val="000000"/>
                  </w:rPr>
                </w:rPrChange>
              </w:rPr>
              <w:t>Wisconsin</w:t>
            </w:r>
          </w:p>
        </w:tc>
        <w:tc>
          <w:tcPr>
            <w:tcW w:w="759" w:type="dxa"/>
            <w:tcBorders>
              <w:top w:val="nil"/>
              <w:left w:val="nil"/>
              <w:bottom w:val="single" w:sz="4" w:space="0" w:color="auto"/>
              <w:right w:val="single" w:sz="4" w:space="0" w:color="auto"/>
            </w:tcBorders>
            <w:shd w:val="clear" w:color="auto" w:fill="auto"/>
            <w:noWrap/>
            <w:vAlign w:val="bottom"/>
            <w:hideMark/>
          </w:tcPr>
          <w:p w14:paraId="22331FC5" w14:textId="77777777" w:rsidR="00976EB1" w:rsidRPr="00976EB1" w:rsidRDefault="00976EB1" w:rsidP="00976EB1">
            <w:pPr>
              <w:spacing w:after="0" w:line="276" w:lineRule="auto"/>
              <w:jc w:val="right"/>
              <w:rPr>
                <w:rFonts w:eastAsia="Times New Roman" w:cstheme="minorHAnsi"/>
                <w:color w:val="000000"/>
                <w:sz w:val="16"/>
                <w:szCs w:val="16"/>
                <w:rPrChange w:id="3827" w:author="Alotaibi, Raed" w:date="2019-07-12T12:49:00Z">
                  <w:rPr>
                    <w:rFonts w:ascii="Calibri" w:eastAsia="Times New Roman" w:hAnsi="Calibri" w:cs="Calibri"/>
                    <w:color w:val="000000"/>
                  </w:rPr>
                </w:rPrChange>
              </w:rPr>
              <w:pPrChange w:id="382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29" w:author="Alotaibi, Raed" w:date="2019-07-12T12:49:00Z">
                  <w:rPr>
                    <w:rFonts w:ascii="Calibri" w:eastAsia="Times New Roman" w:hAnsi="Calibri" w:cs="Calibri"/>
                    <w:color w:val="000000"/>
                  </w:rPr>
                </w:rPrChange>
              </w:rPr>
              <w:t>14,400</w:t>
            </w:r>
          </w:p>
        </w:tc>
        <w:tc>
          <w:tcPr>
            <w:tcW w:w="810" w:type="dxa"/>
            <w:tcBorders>
              <w:top w:val="nil"/>
              <w:left w:val="nil"/>
              <w:bottom w:val="single" w:sz="4" w:space="0" w:color="auto"/>
              <w:right w:val="single" w:sz="4" w:space="0" w:color="auto"/>
            </w:tcBorders>
            <w:shd w:val="clear" w:color="auto" w:fill="auto"/>
            <w:noWrap/>
            <w:vAlign w:val="bottom"/>
            <w:hideMark/>
          </w:tcPr>
          <w:p w14:paraId="1E569106" w14:textId="77777777" w:rsidR="00976EB1" w:rsidRPr="00976EB1" w:rsidRDefault="00976EB1" w:rsidP="00976EB1">
            <w:pPr>
              <w:spacing w:after="0" w:line="276" w:lineRule="auto"/>
              <w:jc w:val="right"/>
              <w:rPr>
                <w:rFonts w:eastAsia="Times New Roman" w:cstheme="minorHAnsi"/>
                <w:color w:val="000000"/>
                <w:sz w:val="16"/>
                <w:szCs w:val="16"/>
                <w:rPrChange w:id="3830" w:author="Alotaibi, Raed" w:date="2019-07-12T12:49:00Z">
                  <w:rPr>
                    <w:rFonts w:ascii="Calibri" w:eastAsia="Times New Roman" w:hAnsi="Calibri" w:cs="Calibri"/>
                    <w:color w:val="000000"/>
                    <w:sz w:val="20"/>
                    <w:szCs w:val="20"/>
                  </w:rPr>
                </w:rPrChange>
              </w:rPr>
              <w:pPrChange w:id="3831"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32" w:author="Alotaibi, Raed" w:date="2019-07-12T12:49:00Z">
                  <w:rPr>
                    <w:rFonts w:ascii="Calibri" w:eastAsia="Times New Roman" w:hAnsi="Calibri" w:cs="Calibri"/>
                    <w:color w:val="000000"/>
                    <w:sz w:val="20"/>
                    <w:szCs w:val="20"/>
                  </w:rPr>
                </w:rPrChange>
              </w:rPr>
              <w:t>2,100</w:t>
            </w:r>
          </w:p>
        </w:tc>
        <w:tc>
          <w:tcPr>
            <w:tcW w:w="720" w:type="dxa"/>
            <w:tcBorders>
              <w:top w:val="nil"/>
              <w:left w:val="nil"/>
              <w:bottom w:val="single" w:sz="4" w:space="0" w:color="auto"/>
              <w:right w:val="single" w:sz="4" w:space="0" w:color="auto"/>
            </w:tcBorders>
            <w:shd w:val="clear" w:color="auto" w:fill="auto"/>
            <w:noWrap/>
            <w:vAlign w:val="bottom"/>
            <w:hideMark/>
          </w:tcPr>
          <w:p w14:paraId="7A065F74" w14:textId="77777777" w:rsidR="00976EB1" w:rsidRPr="00976EB1" w:rsidRDefault="00976EB1" w:rsidP="00976EB1">
            <w:pPr>
              <w:spacing w:after="0" w:line="276" w:lineRule="auto"/>
              <w:jc w:val="right"/>
              <w:rPr>
                <w:rFonts w:eastAsia="Times New Roman" w:cstheme="minorHAnsi"/>
                <w:color w:val="000000"/>
                <w:sz w:val="16"/>
                <w:szCs w:val="16"/>
                <w:rPrChange w:id="3833" w:author="Alotaibi, Raed" w:date="2019-07-12T12:49:00Z">
                  <w:rPr>
                    <w:rFonts w:ascii="Calibri" w:eastAsia="Times New Roman" w:hAnsi="Calibri" w:cs="Calibri"/>
                    <w:color w:val="000000"/>
                    <w:sz w:val="20"/>
                    <w:szCs w:val="20"/>
                  </w:rPr>
                </w:rPrChange>
              </w:rPr>
              <w:pPrChange w:id="3834"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35" w:author="Alotaibi, Raed" w:date="2019-07-12T12:49:00Z">
                  <w:rPr>
                    <w:rFonts w:ascii="Calibri" w:eastAsia="Times New Roman" w:hAnsi="Calibri" w:cs="Calibri"/>
                    <w:color w:val="000000"/>
                    <w:sz w:val="20"/>
                    <w:szCs w:val="20"/>
                  </w:rPr>
                </w:rPrChange>
              </w:rPr>
              <w:t>14.6%</w:t>
            </w:r>
          </w:p>
        </w:tc>
        <w:tc>
          <w:tcPr>
            <w:tcW w:w="900" w:type="dxa"/>
            <w:tcBorders>
              <w:top w:val="nil"/>
              <w:left w:val="nil"/>
              <w:bottom w:val="single" w:sz="4" w:space="0" w:color="auto"/>
              <w:right w:val="single" w:sz="4" w:space="0" w:color="auto"/>
            </w:tcBorders>
            <w:shd w:val="clear" w:color="auto" w:fill="auto"/>
            <w:noWrap/>
            <w:vAlign w:val="bottom"/>
            <w:hideMark/>
          </w:tcPr>
          <w:p w14:paraId="6188E1E5" w14:textId="77777777" w:rsidR="00976EB1" w:rsidRPr="00976EB1" w:rsidRDefault="00976EB1" w:rsidP="00976EB1">
            <w:pPr>
              <w:spacing w:after="0" w:line="276" w:lineRule="auto"/>
              <w:jc w:val="right"/>
              <w:rPr>
                <w:rFonts w:eastAsia="Times New Roman" w:cstheme="minorHAnsi"/>
                <w:color w:val="000000"/>
                <w:sz w:val="16"/>
                <w:szCs w:val="16"/>
                <w:rPrChange w:id="3836" w:author="Alotaibi, Raed" w:date="2019-07-12T12:49:00Z">
                  <w:rPr>
                    <w:rFonts w:ascii="Calibri" w:eastAsia="Times New Roman" w:hAnsi="Calibri" w:cs="Calibri"/>
                    <w:color w:val="000000"/>
                  </w:rPr>
                </w:rPrChange>
              </w:rPr>
              <w:pPrChange w:id="3837"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38" w:author="Alotaibi, Raed" w:date="2019-07-12T12:49:00Z">
                  <w:rPr>
                    <w:rFonts w:ascii="Calibri" w:eastAsia="Times New Roman" w:hAnsi="Calibri" w:cs="Calibri"/>
                    <w:color w:val="000000"/>
                  </w:rPr>
                </w:rPrChange>
              </w:rPr>
              <w:t>14,700</w:t>
            </w:r>
          </w:p>
        </w:tc>
        <w:tc>
          <w:tcPr>
            <w:tcW w:w="810" w:type="dxa"/>
            <w:tcBorders>
              <w:top w:val="nil"/>
              <w:left w:val="nil"/>
              <w:bottom w:val="single" w:sz="4" w:space="0" w:color="auto"/>
              <w:right w:val="single" w:sz="4" w:space="0" w:color="auto"/>
            </w:tcBorders>
            <w:shd w:val="clear" w:color="auto" w:fill="auto"/>
            <w:noWrap/>
            <w:hideMark/>
          </w:tcPr>
          <w:p w14:paraId="5B4EF8AA" w14:textId="346B2F0B" w:rsidR="00976EB1" w:rsidRPr="00976EB1" w:rsidRDefault="00976EB1" w:rsidP="00976EB1">
            <w:pPr>
              <w:spacing w:after="0" w:line="276" w:lineRule="auto"/>
              <w:jc w:val="right"/>
              <w:rPr>
                <w:rFonts w:eastAsia="Times New Roman" w:cstheme="minorHAnsi"/>
                <w:color w:val="000000"/>
                <w:sz w:val="16"/>
                <w:szCs w:val="16"/>
                <w:rPrChange w:id="3839" w:author="Alotaibi, Raed" w:date="2019-07-12T12:49:00Z">
                  <w:rPr>
                    <w:rFonts w:ascii="Calibri" w:eastAsia="Times New Roman" w:hAnsi="Calibri" w:cs="Calibri"/>
                    <w:color w:val="000000"/>
                  </w:rPr>
                </w:rPrChange>
              </w:rPr>
              <w:pPrChange w:id="384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2,200</w:t>
            </w:r>
          </w:p>
        </w:tc>
        <w:tc>
          <w:tcPr>
            <w:tcW w:w="615" w:type="dxa"/>
            <w:tcBorders>
              <w:top w:val="nil"/>
              <w:left w:val="nil"/>
              <w:bottom w:val="single" w:sz="4" w:space="0" w:color="auto"/>
              <w:right w:val="single" w:sz="4" w:space="0" w:color="auto"/>
            </w:tcBorders>
            <w:shd w:val="clear" w:color="auto" w:fill="auto"/>
            <w:noWrap/>
            <w:hideMark/>
          </w:tcPr>
          <w:p w14:paraId="7FA66FDD" w14:textId="718A88E3" w:rsidR="00976EB1" w:rsidRPr="00976EB1" w:rsidRDefault="00976EB1" w:rsidP="00976EB1">
            <w:pPr>
              <w:spacing w:after="0" w:line="276" w:lineRule="auto"/>
              <w:jc w:val="right"/>
              <w:rPr>
                <w:rFonts w:eastAsia="Times New Roman" w:cstheme="minorHAnsi"/>
                <w:color w:val="000000"/>
                <w:sz w:val="16"/>
                <w:szCs w:val="16"/>
                <w:rPrChange w:id="3841" w:author="Alotaibi, Raed" w:date="2019-07-12T12:49:00Z">
                  <w:rPr>
                    <w:rFonts w:ascii="Calibri" w:eastAsia="Times New Roman" w:hAnsi="Calibri" w:cs="Calibri"/>
                    <w:color w:val="000000"/>
                  </w:rPr>
                </w:rPrChange>
              </w:rPr>
              <w:pPrChange w:id="384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15.0%</w:t>
            </w:r>
          </w:p>
        </w:tc>
        <w:tc>
          <w:tcPr>
            <w:tcW w:w="759" w:type="dxa"/>
            <w:tcBorders>
              <w:top w:val="nil"/>
              <w:left w:val="nil"/>
              <w:bottom w:val="single" w:sz="4" w:space="0" w:color="auto"/>
              <w:right w:val="single" w:sz="4" w:space="0" w:color="auto"/>
            </w:tcBorders>
            <w:shd w:val="clear" w:color="auto" w:fill="auto"/>
            <w:noWrap/>
            <w:hideMark/>
          </w:tcPr>
          <w:p w14:paraId="2F1E76E2" w14:textId="559040E0" w:rsidR="00976EB1" w:rsidRPr="00976EB1" w:rsidRDefault="00976EB1" w:rsidP="00976EB1">
            <w:pPr>
              <w:spacing w:after="0" w:line="276" w:lineRule="auto"/>
              <w:jc w:val="right"/>
              <w:rPr>
                <w:rFonts w:eastAsia="Times New Roman" w:cstheme="minorHAnsi"/>
                <w:color w:val="000000"/>
                <w:sz w:val="16"/>
                <w:szCs w:val="16"/>
                <w:rPrChange w:id="3843" w:author="Alotaibi, Raed" w:date="2019-07-12T12:49:00Z">
                  <w:rPr>
                    <w:rFonts w:ascii="Calibri" w:eastAsia="Times New Roman" w:hAnsi="Calibri" w:cs="Calibri"/>
                    <w:color w:val="000000"/>
                  </w:rPr>
                </w:rPrChange>
              </w:rPr>
              <w:pPrChange w:id="384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300</w:t>
            </w:r>
          </w:p>
        </w:tc>
        <w:tc>
          <w:tcPr>
            <w:tcW w:w="786" w:type="dxa"/>
            <w:tcBorders>
              <w:top w:val="nil"/>
              <w:left w:val="nil"/>
              <w:bottom w:val="single" w:sz="4" w:space="0" w:color="auto"/>
              <w:right w:val="single" w:sz="4" w:space="0" w:color="auto"/>
            </w:tcBorders>
            <w:shd w:val="clear" w:color="auto" w:fill="auto"/>
            <w:noWrap/>
            <w:hideMark/>
          </w:tcPr>
          <w:p w14:paraId="3EC390D9" w14:textId="4EC032D9" w:rsidR="00976EB1" w:rsidRPr="00976EB1" w:rsidRDefault="00976EB1" w:rsidP="00976EB1">
            <w:pPr>
              <w:spacing w:after="0" w:line="276" w:lineRule="auto"/>
              <w:jc w:val="right"/>
              <w:rPr>
                <w:rFonts w:eastAsia="Times New Roman" w:cstheme="minorHAnsi"/>
                <w:color w:val="000000"/>
                <w:sz w:val="16"/>
                <w:szCs w:val="16"/>
                <w:rPrChange w:id="3845" w:author="Alotaibi, Raed" w:date="2019-07-12T12:49:00Z">
                  <w:rPr>
                    <w:rFonts w:ascii="Calibri" w:eastAsia="Times New Roman" w:hAnsi="Calibri" w:cs="Calibri"/>
                    <w:color w:val="000000"/>
                  </w:rPr>
                </w:rPrChange>
              </w:rPr>
              <w:pPrChange w:id="3846"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810" w:type="dxa"/>
            <w:tcBorders>
              <w:top w:val="nil"/>
              <w:left w:val="nil"/>
              <w:bottom w:val="single" w:sz="4" w:space="0" w:color="auto"/>
              <w:right w:val="single" w:sz="4" w:space="0" w:color="auto"/>
            </w:tcBorders>
            <w:shd w:val="clear" w:color="auto" w:fill="auto"/>
            <w:noWrap/>
            <w:hideMark/>
          </w:tcPr>
          <w:p w14:paraId="6F989904" w14:textId="3DC8E745" w:rsidR="00976EB1" w:rsidRPr="00976EB1" w:rsidRDefault="00976EB1" w:rsidP="00976EB1">
            <w:pPr>
              <w:spacing w:after="0" w:line="276" w:lineRule="auto"/>
              <w:jc w:val="right"/>
              <w:rPr>
                <w:rFonts w:eastAsia="Times New Roman" w:cstheme="minorHAnsi"/>
                <w:color w:val="000000"/>
                <w:sz w:val="16"/>
                <w:szCs w:val="16"/>
                <w:rPrChange w:id="3847" w:author="Alotaibi, Raed" w:date="2019-07-12T12:49:00Z">
                  <w:rPr>
                    <w:rFonts w:ascii="Calibri" w:eastAsia="Times New Roman" w:hAnsi="Calibri" w:cs="Calibri"/>
                    <w:color w:val="000000"/>
                  </w:rPr>
                </w:rPrChange>
              </w:rPr>
              <w:pPrChange w:id="3848"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0.4%</w:t>
            </w:r>
          </w:p>
        </w:tc>
        <w:tc>
          <w:tcPr>
            <w:tcW w:w="759" w:type="dxa"/>
            <w:tcBorders>
              <w:top w:val="nil"/>
              <w:left w:val="nil"/>
              <w:bottom w:val="single" w:sz="4" w:space="0" w:color="auto"/>
              <w:right w:val="single" w:sz="4" w:space="0" w:color="auto"/>
            </w:tcBorders>
            <w:shd w:val="clear" w:color="auto" w:fill="auto"/>
            <w:noWrap/>
            <w:hideMark/>
          </w:tcPr>
          <w:p w14:paraId="4C331388" w14:textId="116C0BCF" w:rsidR="00976EB1" w:rsidRPr="00976EB1" w:rsidRDefault="00976EB1" w:rsidP="00976EB1">
            <w:pPr>
              <w:spacing w:after="0" w:line="276" w:lineRule="auto"/>
              <w:jc w:val="right"/>
              <w:rPr>
                <w:rFonts w:eastAsia="Times New Roman" w:cstheme="minorHAnsi"/>
                <w:color w:val="000000"/>
                <w:sz w:val="16"/>
                <w:szCs w:val="16"/>
                <w:rPrChange w:id="3849" w:author="Alotaibi, Raed" w:date="2019-07-12T12:49:00Z">
                  <w:rPr>
                    <w:rFonts w:ascii="Calibri" w:eastAsia="Times New Roman" w:hAnsi="Calibri" w:cs="Calibri"/>
                    <w:color w:val="000000"/>
                  </w:rPr>
                </w:rPrChange>
              </w:rPr>
              <w:pPrChange w:id="3850"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2.1%</w:t>
            </w:r>
          </w:p>
        </w:tc>
        <w:tc>
          <w:tcPr>
            <w:tcW w:w="861" w:type="dxa"/>
            <w:tcBorders>
              <w:top w:val="nil"/>
              <w:left w:val="nil"/>
              <w:bottom w:val="single" w:sz="4" w:space="0" w:color="auto"/>
              <w:right w:val="single" w:sz="4" w:space="0" w:color="auto"/>
            </w:tcBorders>
            <w:shd w:val="clear" w:color="auto" w:fill="auto"/>
            <w:noWrap/>
            <w:hideMark/>
          </w:tcPr>
          <w:p w14:paraId="5E812398" w14:textId="22376C63" w:rsidR="00976EB1" w:rsidRPr="00976EB1" w:rsidRDefault="00976EB1" w:rsidP="00976EB1">
            <w:pPr>
              <w:spacing w:after="0" w:line="276" w:lineRule="auto"/>
              <w:jc w:val="right"/>
              <w:rPr>
                <w:rFonts w:eastAsia="Times New Roman" w:cstheme="minorHAnsi"/>
                <w:color w:val="000000"/>
                <w:sz w:val="16"/>
                <w:szCs w:val="16"/>
                <w:rPrChange w:id="3851" w:author="Alotaibi, Raed" w:date="2019-07-12T12:49:00Z">
                  <w:rPr>
                    <w:rFonts w:ascii="Calibri" w:eastAsia="Times New Roman" w:hAnsi="Calibri" w:cs="Calibri"/>
                    <w:color w:val="000000"/>
                  </w:rPr>
                </w:rPrChange>
              </w:rPr>
              <w:pPrChange w:id="3852"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4.8%</w:t>
            </w:r>
          </w:p>
        </w:tc>
        <w:tc>
          <w:tcPr>
            <w:tcW w:w="810" w:type="dxa"/>
            <w:tcBorders>
              <w:top w:val="nil"/>
              <w:left w:val="nil"/>
              <w:bottom w:val="single" w:sz="4" w:space="0" w:color="auto"/>
              <w:right w:val="single" w:sz="4" w:space="0" w:color="auto"/>
            </w:tcBorders>
            <w:shd w:val="clear" w:color="auto" w:fill="auto"/>
            <w:noWrap/>
            <w:hideMark/>
          </w:tcPr>
          <w:p w14:paraId="1B3F5A3C" w14:textId="6994309D" w:rsidR="00976EB1" w:rsidRPr="00976EB1" w:rsidRDefault="00976EB1" w:rsidP="00976EB1">
            <w:pPr>
              <w:spacing w:after="0" w:line="276" w:lineRule="auto"/>
              <w:jc w:val="right"/>
              <w:rPr>
                <w:rFonts w:eastAsia="Times New Roman" w:cstheme="minorHAnsi"/>
                <w:color w:val="000000"/>
                <w:sz w:val="16"/>
                <w:szCs w:val="16"/>
                <w:rPrChange w:id="3853" w:author="Alotaibi, Raed" w:date="2019-07-12T12:49:00Z">
                  <w:rPr>
                    <w:rFonts w:ascii="Calibri" w:eastAsia="Times New Roman" w:hAnsi="Calibri" w:cs="Calibri"/>
                    <w:color w:val="000000"/>
                  </w:rPr>
                </w:rPrChange>
              </w:rPr>
              <w:pPrChange w:id="3854"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2.6%</w:t>
            </w:r>
          </w:p>
        </w:tc>
      </w:tr>
      <w:tr w:rsidR="00976EB1" w:rsidRPr="00976EB1" w14:paraId="51876257" w14:textId="77777777" w:rsidTr="00976EB1">
        <w:trPr>
          <w:trHeight w:val="1"/>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7ABEC27A" w14:textId="77777777" w:rsidR="00976EB1" w:rsidRPr="00976EB1" w:rsidRDefault="00976EB1" w:rsidP="00976EB1">
            <w:pPr>
              <w:spacing w:after="0" w:line="276" w:lineRule="auto"/>
              <w:rPr>
                <w:rFonts w:eastAsia="Times New Roman" w:cstheme="minorHAnsi"/>
                <w:b/>
                <w:bCs/>
                <w:color w:val="000000"/>
                <w:sz w:val="16"/>
                <w:szCs w:val="16"/>
                <w:rPrChange w:id="3855" w:author="Alotaibi, Raed" w:date="2019-07-12T12:51:00Z">
                  <w:rPr>
                    <w:rFonts w:ascii="Calibri" w:eastAsia="Times New Roman" w:hAnsi="Calibri" w:cs="Calibri"/>
                    <w:b/>
                    <w:bCs/>
                    <w:color w:val="000000"/>
                  </w:rPr>
                </w:rPrChange>
              </w:rPr>
              <w:pPrChange w:id="3856" w:author="Alotaibi, Raed" w:date="2019-07-15T13:58:00Z">
                <w:pPr>
                  <w:framePr w:hSpace="180" w:wrap="around" w:vAnchor="text" w:hAnchor="text" w:xAlign="center" w:y="1"/>
                  <w:spacing w:after="0" w:line="240" w:lineRule="auto"/>
                  <w:suppressOverlap/>
                </w:pPr>
              </w:pPrChange>
            </w:pPr>
            <w:r w:rsidRPr="00976EB1">
              <w:rPr>
                <w:rFonts w:eastAsia="Times New Roman" w:cstheme="minorHAnsi"/>
                <w:b/>
                <w:bCs/>
                <w:color w:val="000000"/>
                <w:sz w:val="16"/>
                <w:szCs w:val="16"/>
                <w:rPrChange w:id="3857" w:author="Alotaibi, Raed" w:date="2019-07-12T12:51:00Z">
                  <w:rPr>
                    <w:rFonts w:ascii="Calibri" w:eastAsia="Times New Roman" w:hAnsi="Calibri" w:cs="Calibri"/>
                    <w:b/>
                    <w:bCs/>
                    <w:color w:val="000000"/>
                  </w:rPr>
                </w:rPrChange>
              </w:rPr>
              <w:t>Wyoming</w:t>
            </w:r>
          </w:p>
        </w:tc>
        <w:tc>
          <w:tcPr>
            <w:tcW w:w="759" w:type="dxa"/>
            <w:tcBorders>
              <w:top w:val="nil"/>
              <w:left w:val="nil"/>
              <w:bottom w:val="single" w:sz="4" w:space="0" w:color="auto"/>
              <w:right w:val="single" w:sz="4" w:space="0" w:color="auto"/>
            </w:tcBorders>
            <w:shd w:val="clear" w:color="auto" w:fill="auto"/>
            <w:noWrap/>
            <w:vAlign w:val="bottom"/>
            <w:hideMark/>
          </w:tcPr>
          <w:p w14:paraId="0337C1C7" w14:textId="77777777" w:rsidR="00976EB1" w:rsidRPr="00976EB1" w:rsidRDefault="00976EB1" w:rsidP="00976EB1">
            <w:pPr>
              <w:spacing w:after="0" w:line="276" w:lineRule="auto"/>
              <w:jc w:val="right"/>
              <w:rPr>
                <w:rFonts w:eastAsia="Times New Roman" w:cstheme="minorHAnsi"/>
                <w:color w:val="000000"/>
                <w:sz w:val="16"/>
                <w:szCs w:val="16"/>
                <w:rPrChange w:id="3858" w:author="Alotaibi, Raed" w:date="2019-07-12T12:49:00Z">
                  <w:rPr>
                    <w:rFonts w:ascii="Calibri" w:eastAsia="Times New Roman" w:hAnsi="Calibri" w:cs="Calibri"/>
                    <w:color w:val="000000"/>
                  </w:rPr>
                </w:rPrChange>
              </w:rPr>
              <w:pPrChange w:id="3859"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60" w:author="Alotaibi, Raed" w:date="2019-07-12T12:49:00Z">
                  <w:rPr>
                    <w:rFonts w:ascii="Calibri" w:eastAsia="Times New Roman" w:hAnsi="Calibri" w:cs="Calibri"/>
                    <w:color w:val="000000"/>
                  </w:rPr>
                </w:rPrChange>
              </w:rPr>
              <w:t>1,500</w:t>
            </w:r>
          </w:p>
        </w:tc>
        <w:tc>
          <w:tcPr>
            <w:tcW w:w="810" w:type="dxa"/>
            <w:tcBorders>
              <w:top w:val="nil"/>
              <w:left w:val="nil"/>
              <w:bottom w:val="single" w:sz="4" w:space="0" w:color="auto"/>
              <w:right w:val="single" w:sz="4" w:space="0" w:color="auto"/>
            </w:tcBorders>
            <w:shd w:val="clear" w:color="auto" w:fill="auto"/>
            <w:noWrap/>
            <w:vAlign w:val="bottom"/>
            <w:hideMark/>
          </w:tcPr>
          <w:p w14:paraId="0D11A1B9" w14:textId="77777777" w:rsidR="00976EB1" w:rsidRPr="00976EB1" w:rsidRDefault="00976EB1" w:rsidP="00976EB1">
            <w:pPr>
              <w:spacing w:after="0" w:line="276" w:lineRule="auto"/>
              <w:jc w:val="right"/>
              <w:rPr>
                <w:rFonts w:eastAsia="Times New Roman" w:cstheme="minorHAnsi"/>
                <w:color w:val="000000"/>
                <w:sz w:val="16"/>
                <w:szCs w:val="16"/>
                <w:rPrChange w:id="3861" w:author="Alotaibi, Raed" w:date="2019-07-12T12:49:00Z">
                  <w:rPr>
                    <w:rFonts w:ascii="Calibri" w:eastAsia="Times New Roman" w:hAnsi="Calibri" w:cs="Calibri"/>
                    <w:color w:val="000000"/>
                    <w:sz w:val="20"/>
                    <w:szCs w:val="20"/>
                  </w:rPr>
                </w:rPrChange>
              </w:rPr>
              <w:pPrChange w:id="3862"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63" w:author="Alotaibi, Raed" w:date="2019-07-12T12:49:00Z">
                  <w:rPr>
                    <w:rFonts w:ascii="Calibri" w:eastAsia="Times New Roman" w:hAnsi="Calibri" w:cs="Calibri"/>
                    <w:color w:val="000000"/>
                    <w:sz w:val="20"/>
                    <w:szCs w:val="20"/>
                  </w:rPr>
                </w:rPrChange>
              </w:rPr>
              <w:t>100</w:t>
            </w:r>
          </w:p>
        </w:tc>
        <w:tc>
          <w:tcPr>
            <w:tcW w:w="720" w:type="dxa"/>
            <w:tcBorders>
              <w:top w:val="nil"/>
              <w:left w:val="nil"/>
              <w:bottom w:val="single" w:sz="4" w:space="0" w:color="auto"/>
              <w:right w:val="single" w:sz="4" w:space="0" w:color="auto"/>
            </w:tcBorders>
            <w:shd w:val="clear" w:color="auto" w:fill="auto"/>
            <w:noWrap/>
            <w:vAlign w:val="bottom"/>
            <w:hideMark/>
          </w:tcPr>
          <w:p w14:paraId="7875F30C" w14:textId="77777777" w:rsidR="00976EB1" w:rsidRPr="00976EB1" w:rsidRDefault="00976EB1" w:rsidP="00976EB1">
            <w:pPr>
              <w:spacing w:after="0" w:line="276" w:lineRule="auto"/>
              <w:jc w:val="right"/>
              <w:rPr>
                <w:rFonts w:eastAsia="Times New Roman" w:cstheme="minorHAnsi"/>
                <w:color w:val="000000"/>
                <w:sz w:val="16"/>
                <w:szCs w:val="16"/>
                <w:rPrChange w:id="3864" w:author="Alotaibi, Raed" w:date="2019-07-12T12:49:00Z">
                  <w:rPr>
                    <w:rFonts w:ascii="Calibri" w:eastAsia="Times New Roman" w:hAnsi="Calibri" w:cs="Calibri"/>
                    <w:color w:val="000000"/>
                    <w:sz w:val="20"/>
                    <w:szCs w:val="20"/>
                  </w:rPr>
                </w:rPrChange>
              </w:rPr>
              <w:pPrChange w:id="3865"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66" w:author="Alotaibi, Raed" w:date="2019-07-12T12:49:00Z">
                  <w:rPr>
                    <w:rFonts w:ascii="Calibri" w:eastAsia="Times New Roman" w:hAnsi="Calibri" w:cs="Calibri"/>
                    <w:color w:val="000000"/>
                    <w:sz w:val="20"/>
                    <w:szCs w:val="20"/>
                  </w:rPr>
                </w:rPrChange>
              </w:rPr>
              <w:t>6.7%</w:t>
            </w:r>
          </w:p>
        </w:tc>
        <w:tc>
          <w:tcPr>
            <w:tcW w:w="900" w:type="dxa"/>
            <w:tcBorders>
              <w:top w:val="nil"/>
              <w:left w:val="nil"/>
              <w:bottom w:val="single" w:sz="4" w:space="0" w:color="auto"/>
              <w:right w:val="single" w:sz="4" w:space="0" w:color="auto"/>
            </w:tcBorders>
            <w:shd w:val="clear" w:color="auto" w:fill="auto"/>
            <w:noWrap/>
            <w:vAlign w:val="bottom"/>
            <w:hideMark/>
          </w:tcPr>
          <w:p w14:paraId="5FFA1713" w14:textId="77777777" w:rsidR="00976EB1" w:rsidRPr="00976EB1" w:rsidRDefault="00976EB1" w:rsidP="00976EB1">
            <w:pPr>
              <w:spacing w:after="0" w:line="276" w:lineRule="auto"/>
              <w:jc w:val="right"/>
              <w:rPr>
                <w:rFonts w:eastAsia="Times New Roman" w:cstheme="minorHAnsi"/>
                <w:color w:val="000000"/>
                <w:sz w:val="16"/>
                <w:szCs w:val="16"/>
                <w:rPrChange w:id="3867" w:author="Alotaibi, Raed" w:date="2019-07-12T12:49:00Z">
                  <w:rPr>
                    <w:rFonts w:ascii="Calibri" w:eastAsia="Times New Roman" w:hAnsi="Calibri" w:cs="Calibri"/>
                    <w:color w:val="000000"/>
                  </w:rPr>
                </w:rPrChange>
              </w:rPr>
              <w:pPrChange w:id="3868" w:author="Alotaibi, Raed" w:date="2019-07-15T13:58:00Z">
                <w:pPr>
                  <w:framePr w:hSpace="180" w:wrap="around" w:vAnchor="text" w:hAnchor="text" w:xAlign="center" w:y="1"/>
                  <w:spacing w:after="0" w:line="240" w:lineRule="auto"/>
                  <w:suppressOverlap/>
                  <w:jc w:val="right"/>
                </w:pPr>
              </w:pPrChange>
            </w:pPr>
            <w:r w:rsidRPr="00976EB1">
              <w:rPr>
                <w:rFonts w:eastAsia="Times New Roman" w:cstheme="minorHAnsi"/>
                <w:color w:val="000000"/>
                <w:sz w:val="16"/>
                <w:szCs w:val="16"/>
                <w:rPrChange w:id="3869" w:author="Alotaibi, Raed" w:date="2019-07-12T12:49:00Z">
                  <w:rPr>
                    <w:rFonts w:ascii="Calibri" w:eastAsia="Times New Roman" w:hAnsi="Calibri" w:cs="Calibri"/>
                    <w:color w:val="000000"/>
                  </w:rPr>
                </w:rPrChange>
              </w:rPr>
              <w:t>1,400</w:t>
            </w:r>
          </w:p>
        </w:tc>
        <w:tc>
          <w:tcPr>
            <w:tcW w:w="810" w:type="dxa"/>
            <w:tcBorders>
              <w:top w:val="nil"/>
              <w:left w:val="nil"/>
              <w:bottom w:val="single" w:sz="4" w:space="0" w:color="auto"/>
              <w:right w:val="single" w:sz="4" w:space="0" w:color="auto"/>
            </w:tcBorders>
            <w:shd w:val="clear" w:color="auto" w:fill="auto"/>
            <w:noWrap/>
            <w:hideMark/>
          </w:tcPr>
          <w:p w14:paraId="18540B0C" w14:textId="7D3D92B6" w:rsidR="00976EB1" w:rsidRPr="00976EB1" w:rsidRDefault="00976EB1" w:rsidP="00976EB1">
            <w:pPr>
              <w:spacing w:after="0" w:line="276" w:lineRule="auto"/>
              <w:jc w:val="right"/>
              <w:rPr>
                <w:rFonts w:eastAsia="Times New Roman" w:cstheme="minorHAnsi"/>
                <w:color w:val="000000"/>
                <w:sz w:val="16"/>
                <w:szCs w:val="16"/>
                <w:rPrChange w:id="3870" w:author="Alotaibi, Raed" w:date="2019-07-12T12:49:00Z">
                  <w:rPr>
                    <w:rFonts w:ascii="Calibri" w:eastAsia="Times New Roman" w:hAnsi="Calibri" w:cs="Calibri"/>
                    <w:color w:val="000000"/>
                  </w:rPr>
                </w:rPrChange>
              </w:rPr>
              <w:pPrChange w:id="387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615" w:type="dxa"/>
            <w:tcBorders>
              <w:top w:val="nil"/>
              <w:left w:val="nil"/>
              <w:bottom w:val="single" w:sz="4" w:space="0" w:color="auto"/>
              <w:right w:val="single" w:sz="4" w:space="0" w:color="auto"/>
            </w:tcBorders>
            <w:shd w:val="clear" w:color="auto" w:fill="auto"/>
            <w:noWrap/>
            <w:hideMark/>
          </w:tcPr>
          <w:p w14:paraId="6B388859" w14:textId="2C03A2BE" w:rsidR="00976EB1" w:rsidRPr="00976EB1" w:rsidRDefault="00976EB1" w:rsidP="00976EB1">
            <w:pPr>
              <w:spacing w:after="0" w:line="276" w:lineRule="auto"/>
              <w:jc w:val="right"/>
              <w:rPr>
                <w:rFonts w:eastAsia="Times New Roman" w:cstheme="minorHAnsi"/>
                <w:color w:val="000000"/>
                <w:sz w:val="16"/>
                <w:szCs w:val="16"/>
                <w:rPrChange w:id="3872" w:author="Alotaibi, Raed" w:date="2019-07-12T12:49:00Z">
                  <w:rPr>
                    <w:rFonts w:ascii="Calibri" w:eastAsia="Times New Roman" w:hAnsi="Calibri" w:cs="Calibri"/>
                    <w:color w:val="000000"/>
                  </w:rPr>
                </w:rPrChange>
              </w:rPr>
              <w:pPrChange w:id="387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c>
          <w:tcPr>
            <w:tcW w:w="759" w:type="dxa"/>
            <w:tcBorders>
              <w:top w:val="nil"/>
              <w:left w:val="nil"/>
              <w:bottom w:val="single" w:sz="4" w:space="0" w:color="auto"/>
              <w:right w:val="single" w:sz="4" w:space="0" w:color="auto"/>
            </w:tcBorders>
            <w:shd w:val="clear" w:color="auto" w:fill="auto"/>
            <w:noWrap/>
            <w:hideMark/>
          </w:tcPr>
          <w:p w14:paraId="72D3B8FD" w14:textId="360A94E2" w:rsidR="00976EB1" w:rsidRPr="00976EB1" w:rsidRDefault="00976EB1" w:rsidP="00976EB1">
            <w:pPr>
              <w:spacing w:after="0" w:line="276" w:lineRule="auto"/>
              <w:jc w:val="right"/>
              <w:rPr>
                <w:rFonts w:eastAsia="Times New Roman" w:cstheme="minorHAnsi"/>
                <w:color w:val="000000"/>
                <w:sz w:val="16"/>
                <w:szCs w:val="16"/>
                <w:rPrChange w:id="3874" w:author="Alotaibi, Raed" w:date="2019-07-12T12:49:00Z">
                  <w:rPr>
                    <w:rFonts w:ascii="Calibri" w:eastAsia="Times New Roman" w:hAnsi="Calibri" w:cs="Calibri"/>
                    <w:color w:val="000000"/>
                  </w:rPr>
                </w:rPrChange>
              </w:rPr>
              <w:pPrChange w:id="387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-100</w:t>
            </w:r>
          </w:p>
        </w:tc>
        <w:tc>
          <w:tcPr>
            <w:tcW w:w="786" w:type="dxa"/>
            <w:tcBorders>
              <w:top w:val="nil"/>
              <w:left w:val="nil"/>
              <w:bottom w:val="single" w:sz="4" w:space="0" w:color="auto"/>
              <w:right w:val="single" w:sz="4" w:space="0" w:color="auto"/>
            </w:tcBorders>
            <w:shd w:val="clear" w:color="auto" w:fill="auto"/>
            <w:noWrap/>
            <w:hideMark/>
          </w:tcPr>
          <w:p w14:paraId="3F6CA916" w14:textId="107325EE" w:rsidR="00976EB1" w:rsidRPr="00976EB1" w:rsidRDefault="00976EB1" w:rsidP="00976EB1">
            <w:pPr>
              <w:spacing w:after="0" w:line="276" w:lineRule="auto"/>
              <w:jc w:val="right"/>
              <w:rPr>
                <w:rFonts w:eastAsia="Times New Roman" w:cstheme="minorHAnsi"/>
                <w:color w:val="000000"/>
                <w:sz w:val="16"/>
                <w:szCs w:val="16"/>
                <w:rPrChange w:id="3876" w:author="Alotaibi, Raed" w:date="2019-07-12T12:49:00Z">
                  <w:rPr>
                    <w:rFonts w:ascii="Calibri" w:eastAsia="Times New Roman" w:hAnsi="Calibri" w:cs="Calibri"/>
                    <w:color w:val="000000"/>
                  </w:rPr>
                </w:rPrChange>
              </w:rPr>
              <w:pPrChange w:id="3877"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w:t>
            </w:r>
          </w:p>
        </w:tc>
        <w:tc>
          <w:tcPr>
            <w:tcW w:w="810" w:type="dxa"/>
            <w:tcBorders>
              <w:top w:val="nil"/>
              <w:left w:val="nil"/>
              <w:bottom w:val="single" w:sz="4" w:space="0" w:color="auto"/>
              <w:right w:val="single" w:sz="4" w:space="0" w:color="auto"/>
            </w:tcBorders>
            <w:shd w:val="clear" w:color="auto" w:fill="auto"/>
            <w:noWrap/>
            <w:hideMark/>
          </w:tcPr>
          <w:p w14:paraId="469F8F7A" w14:textId="3118C10F" w:rsidR="00976EB1" w:rsidRPr="00976EB1" w:rsidRDefault="00976EB1" w:rsidP="00976EB1">
            <w:pPr>
              <w:spacing w:after="0" w:line="276" w:lineRule="auto"/>
              <w:jc w:val="right"/>
              <w:rPr>
                <w:rFonts w:eastAsia="Times New Roman" w:cstheme="minorHAnsi"/>
                <w:color w:val="000000"/>
                <w:sz w:val="16"/>
                <w:szCs w:val="16"/>
                <w:rPrChange w:id="3878" w:author="Alotaibi, Raed" w:date="2019-07-12T12:49:00Z">
                  <w:rPr>
                    <w:rFonts w:ascii="Calibri" w:eastAsia="Times New Roman" w:hAnsi="Calibri" w:cs="Calibri"/>
                    <w:color w:val="000000"/>
                  </w:rPr>
                </w:rPrChange>
              </w:rPr>
              <w:pPrChange w:id="3879"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0.5%</w:t>
            </w:r>
          </w:p>
        </w:tc>
        <w:tc>
          <w:tcPr>
            <w:tcW w:w="759" w:type="dxa"/>
            <w:tcBorders>
              <w:top w:val="nil"/>
              <w:left w:val="nil"/>
              <w:bottom w:val="single" w:sz="4" w:space="0" w:color="auto"/>
              <w:right w:val="single" w:sz="4" w:space="0" w:color="auto"/>
            </w:tcBorders>
            <w:shd w:val="clear" w:color="auto" w:fill="auto"/>
            <w:noWrap/>
            <w:hideMark/>
          </w:tcPr>
          <w:p w14:paraId="72501708" w14:textId="7E2572D6" w:rsidR="00976EB1" w:rsidRPr="00976EB1" w:rsidRDefault="00976EB1" w:rsidP="00976EB1">
            <w:pPr>
              <w:spacing w:after="0" w:line="276" w:lineRule="auto"/>
              <w:jc w:val="right"/>
              <w:rPr>
                <w:rFonts w:eastAsia="Times New Roman" w:cstheme="minorHAnsi"/>
                <w:color w:val="000000"/>
                <w:sz w:val="16"/>
                <w:szCs w:val="16"/>
                <w:rPrChange w:id="3880" w:author="Alotaibi, Raed" w:date="2019-07-12T12:49:00Z">
                  <w:rPr>
                    <w:rFonts w:ascii="Calibri" w:eastAsia="Times New Roman" w:hAnsi="Calibri" w:cs="Calibri"/>
                    <w:color w:val="000000"/>
                  </w:rPr>
                </w:rPrChange>
              </w:rPr>
              <w:pPrChange w:id="3881"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-6.7%</w:t>
            </w:r>
          </w:p>
        </w:tc>
        <w:tc>
          <w:tcPr>
            <w:tcW w:w="861" w:type="dxa"/>
            <w:tcBorders>
              <w:top w:val="nil"/>
              <w:left w:val="nil"/>
              <w:bottom w:val="single" w:sz="4" w:space="0" w:color="auto"/>
              <w:right w:val="single" w:sz="4" w:space="0" w:color="auto"/>
            </w:tcBorders>
            <w:shd w:val="clear" w:color="auto" w:fill="auto"/>
            <w:noWrap/>
            <w:hideMark/>
          </w:tcPr>
          <w:p w14:paraId="05907456" w14:textId="6AC357EE" w:rsidR="00976EB1" w:rsidRPr="00976EB1" w:rsidRDefault="00976EB1" w:rsidP="00976EB1">
            <w:pPr>
              <w:spacing w:after="0" w:line="276" w:lineRule="auto"/>
              <w:jc w:val="right"/>
              <w:rPr>
                <w:rFonts w:eastAsia="Times New Roman" w:cstheme="minorHAnsi"/>
                <w:color w:val="000000"/>
                <w:sz w:val="16"/>
                <w:szCs w:val="16"/>
                <w:rPrChange w:id="3882" w:author="Alotaibi, Raed" w:date="2019-07-12T12:49:00Z">
                  <w:rPr>
                    <w:rFonts w:ascii="Calibri" w:eastAsia="Times New Roman" w:hAnsi="Calibri" w:cs="Calibri"/>
                    <w:color w:val="000000"/>
                  </w:rPr>
                </w:rPrChange>
              </w:rPr>
              <w:pPrChange w:id="3883"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0.0%</w:t>
            </w:r>
          </w:p>
        </w:tc>
        <w:tc>
          <w:tcPr>
            <w:tcW w:w="810" w:type="dxa"/>
            <w:tcBorders>
              <w:top w:val="nil"/>
              <w:left w:val="nil"/>
              <w:bottom w:val="single" w:sz="4" w:space="0" w:color="auto"/>
              <w:right w:val="single" w:sz="4" w:space="0" w:color="auto"/>
            </w:tcBorders>
            <w:shd w:val="clear" w:color="auto" w:fill="auto"/>
            <w:noWrap/>
            <w:hideMark/>
          </w:tcPr>
          <w:p w14:paraId="11CBC669" w14:textId="270C6F0E" w:rsidR="00976EB1" w:rsidRPr="00976EB1" w:rsidRDefault="00976EB1" w:rsidP="00976EB1">
            <w:pPr>
              <w:spacing w:after="0" w:line="276" w:lineRule="auto"/>
              <w:jc w:val="right"/>
              <w:rPr>
                <w:rFonts w:eastAsia="Times New Roman" w:cstheme="minorHAnsi"/>
                <w:color w:val="000000"/>
                <w:sz w:val="16"/>
                <w:szCs w:val="16"/>
                <w:rPrChange w:id="3884" w:author="Alotaibi, Raed" w:date="2019-07-12T12:49:00Z">
                  <w:rPr>
                    <w:rFonts w:ascii="Calibri" w:eastAsia="Times New Roman" w:hAnsi="Calibri" w:cs="Calibri"/>
                    <w:color w:val="000000"/>
                  </w:rPr>
                </w:rPrChange>
              </w:rPr>
              <w:pPrChange w:id="3885" w:author="Alotaibi, Raed" w:date="2019-07-15T13:58:00Z">
                <w:pPr>
                  <w:framePr w:hSpace="180" w:wrap="around" w:vAnchor="text" w:hAnchor="text" w:xAlign="center" w:y="1"/>
                  <w:spacing w:after="0" w:line="240" w:lineRule="auto"/>
                  <w:suppressOverlap/>
                  <w:jc w:val="right"/>
                </w:pPr>
              </w:pPrChange>
            </w:pPr>
            <w:r w:rsidRPr="00976EB1">
              <w:rPr>
                <w:rFonts w:cstheme="minorHAnsi"/>
                <w:sz w:val="16"/>
                <w:szCs w:val="16"/>
              </w:rPr>
              <w:t>7.1%</w:t>
            </w:r>
          </w:p>
        </w:tc>
      </w:tr>
    </w:tbl>
    <w:p w14:paraId="764B8CA7" w14:textId="0913330A" w:rsidR="003C316A" w:rsidRDefault="003C316A">
      <w:pPr>
        <w:pStyle w:val="NoSpacing"/>
        <w:spacing w:line="276" w:lineRule="auto"/>
        <w:rPr>
          <w:b/>
          <w:bCs/>
        </w:rPr>
        <w:pPrChange w:id="3886" w:author="Alotaibi, Raed" w:date="2019-07-15T13:58:00Z">
          <w:pPr>
            <w:pStyle w:val="NoSpacing"/>
          </w:pPr>
        </w:pPrChange>
      </w:pPr>
    </w:p>
    <w:p w14:paraId="06A1D273" w14:textId="4AF93956" w:rsidR="004E4D3F" w:rsidRPr="00DB43C0" w:rsidRDefault="003C316A">
      <w:pPr>
        <w:spacing w:line="276" w:lineRule="auto"/>
        <w:rPr>
          <w:b/>
          <w:bCs/>
        </w:rPr>
        <w:pPrChange w:id="3887" w:author="Alotaibi, Raed" w:date="2019-07-15T13:58:00Z">
          <w:pPr>
            <w:pStyle w:val="NoSpacing"/>
          </w:pPr>
        </w:pPrChange>
      </w:pPr>
      <w:r>
        <w:rPr>
          <w:b/>
          <w:bCs/>
        </w:rPr>
        <w:br w:type="page"/>
      </w:r>
    </w:p>
    <w:tbl>
      <w:tblPr>
        <w:tblW w:w="5992" w:type="pct"/>
        <w:jc w:val="center"/>
        <w:tblLayout w:type="fixed"/>
        <w:tblLook w:val="04A0" w:firstRow="1" w:lastRow="0" w:firstColumn="1" w:lastColumn="0" w:noHBand="0" w:noVBand="1"/>
      </w:tblPr>
      <w:tblGrid>
        <w:gridCol w:w="1438"/>
        <w:gridCol w:w="863"/>
        <w:gridCol w:w="891"/>
        <w:gridCol w:w="784"/>
        <w:gridCol w:w="769"/>
        <w:gridCol w:w="771"/>
        <w:gridCol w:w="774"/>
        <w:gridCol w:w="823"/>
        <w:gridCol w:w="720"/>
        <w:gridCol w:w="676"/>
        <w:gridCol w:w="769"/>
        <w:gridCol w:w="771"/>
        <w:gridCol w:w="756"/>
      </w:tblGrid>
      <w:tr w:rsidR="000F539B" w:rsidRPr="003453AB" w:rsidDel="003C316A" w14:paraId="1C54BB06" w14:textId="4F1594DD" w:rsidTr="00CC3C13">
        <w:trPr>
          <w:trHeight w:val="247"/>
          <w:jc w:val="center"/>
          <w:del w:id="3888" w:author="Alotaibi, Raed" w:date="2019-07-12T12:52:00Z"/>
        </w:trPr>
        <w:tc>
          <w:tcPr>
            <w:tcW w:w="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F6BAC" w14:textId="25468DC4" w:rsidR="000F539B" w:rsidRPr="003453AB" w:rsidDel="003C316A" w:rsidRDefault="000F539B">
            <w:pPr>
              <w:spacing w:after="0" w:line="276" w:lineRule="auto"/>
              <w:rPr>
                <w:del w:id="3889" w:author="Alotaibi, Raed" w:date="2019-07-12T12:52:00Z"/>
                <w:rFonts w:eastAsia="Times New Roman" w:cstheme="minorHAnsi"/>
                <w:b/>
                <w:bCs/>
                <w:color w:val="000000"/>
                <w:sz w:val="18"/>
                <w:szCs w:val="18"/>
              </w:rPr>
              <w:pPrChange w:id="3890" w:author="Alotaibi, Raed" w:date="2019-07-15T13:58:00Z">
                <w:pPr>
                  <w:spacing w:after="0" w:line="240" w:lineRule="auto"/>
                </w:pPr>
              </w:pPrChange>
            </w:pPr>
            <w:del w:id="3891" w:author="Alotaibi, Raed" w:date="2019-07-12T12:52:00Z">
              <w:r w:rsidRPr="003453AB" w:rsidDel="003C316A">
                <w:rPr>
                  <w:rFonts w:eastAsia="Times New Roman" w:cstheme="minorHAnsi"/>
                  <w:b/>
                  <w:bCs/>
                  <w:color w:val="000000"/>
                  <w:sz w:val="18"/>
                  <w:szCs w:val="18"/>
                </w:rPr>
                <w:delText> </w:delText>
              </w:r>
            </w:del>
          </w:p>
        </w:tc>
        <w:tc>
          <w:tcPr>
            <w:tcW w:w="117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A8254C4" w14:textId="70F4C7FD" w:rsidR="000F539B" w:rsidRPr="003453AB" w:rsidDel="003C316A" w:rsidRDefault="000F539B">
            <w:pPr>
              <w:spacing w:after="0" w:line="276" w:lineRule="auto"/>
              <w:jc w:val="center"/>
              <w:rPr>
                <w:del w:id="3892" w:author="Alotaibi, Raed" w:date="2019-07-12T12:52:00Z"/>
                <w:rFonts w:eastAsia="Times New Roman" w:cstheme="minorHAnsi"/>
                <w:b/>
                <w:bCs/>
                <w:color w:val="000000"/>
                <w:sz w:val="18"/>
                <w:szCs w:val="18"/>
              </w:rPr>
              <w:pPrChange w:id="3893" w:author="Alotaibi, Raed" w:date="2019-07-15T13:58:00Z">
                <w:pPr>
                  <w:spacing w:after="0" w:line="240" w:lineRule="auto"/>
                  <w:jc w:val="center"/>
                </w:pPr>
              </w:pPrChange>
            </w:pPr>
            <w:del w:id="3894" w:author="Alotaibi, Raed" w:date="2019-07-12T12:52:00Z">
              <w:r w:rsidRPr="003453AB" w:rsidDel="003C316A">
                <w:rPr>
                  <w:rFonts w:eastAsia="Times New Roman" w:cstheme="minorHAnsi"/>
                  <w:b/>
                  <w:bCs/>
                  <w:color w:val="000000"/>
                  <w:sz w:val="18"/>
                  <w:szCs w:val="18"/>
                </w:rPr>
                <w:delText>Results using flat national-level IR</w:delText>
              </w:r>
              <w:r w:rsidRPr="003453AB" w:rsidDel="003C316A">
                <w:rPr>
                  <w:rFonts w:eastAsia="Times New Roman" w:cstheme="minorHAnsi"/>
                  <w:color w:val="000000"/>
                  <w:sz w:val="18"/>
                  <w:szCs w:val="18"/>
                </w:rPr>
                <w:delText> </w:delText>
              </w:r>
            </w:del>
          </w:p>
        </w:tc>
        <w:tc>
          <w:tcPr>
            <w:tcW w:w="1071" w:type="pct"/>
            <w:gridSpan w:val="3"/>
            <w:tcBorders>
              <w:top w:val="single" w:sz="4" w:space="0" w:color="auto"/>
              <w:left w:val="nil"/>
              <w:bottom w:val="single" w:sz="4" w:space="0" w:color="auto"/>
              <w:right w:val="single" w:sz="4" w:space="0" w:color="auto"/>
            </w:tcBorders>
            <w:shd w:val="clear" w:color="auto" w:fill="auto"/>
            <w:noWrap/>
            <w:vAlign w:val="center"/>
            <w:hideMark/>
          </w:tcPr>
          <w:p w14:paraId="64FAAE48" w14:textId="79A92885" w:rsidR="000F539B" w:rsidRPr="003453AB" w:rsidDel="003C316A" w:rsidRDefault="000F539B">
            <w:pPr>
              <w:spacing w:after="0" w:line="276" w:lineRule="auto"/>
              <w:jc w:val="center"/>
              <w:rPr>
                <w:del w:id="3895" w:author="Alotaibi, Raed" w:date="2019-07-12T12:52:00Z"/>
                <w:rFonts w:eastAsia="Times New Roman" w:cstheme="minorHAnsi"/>
                <w:b/>
                <w:bCs/>
                <w:color w:val="000000"/>
                <w:sz w:val="18"/>
                <w:szCs w:val="18"/>
              </w:rPr>
              <w:pPrChange w:id="3896" w:author="Alotaibi, Raed" w:date="2019-07-15T13:58:00Z">
                <w:pPr>
                  <w:spacing w:after="0" w:line="240" w:lineRule="auto"/>
                  <w:jc w:val="center"/>
                </w:pPr>
              </w:pPrChange>
            </w:pPr>
            <w:del w:id="3897" w:author="Alotaibi, Raed" w:date="2019-07-12T12:52:00Z">
              <w:r w:rsidRPr="003453AB" w:rsidDel="003C316A">
                <w:rPr>
                  <w:rFonts w:eastAsia="Times New Roman" w:cstheme="minorHAnsi"/>
                  <w:b/>
                  <w:bCs/>
                  <w:color w:val="000000"/>
                  <w:sz w:val="18"/>
                  <w:szCs w:val="18"/>
                </w:rPr>
                <w:delText>Results using state-specific IR</w:delText>
              </w:r>
            </w:del>
          </w:p>
        </w:tc>
        <w:tc>
          <w:tcPr>
            <w:tcW w:w="10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7FFCE5A5" w14:textId="69848102" w:rsidR="000F539B" w:rsidRPr="003453AB" w:rsidDel="003C316A" w:rsidRDefault="000F539B">
            <w:pPr>
              <w:spacing w:after="0" w:line="276" w:lineRule="auto"/>
              <w:jc w:val="center"/>
              <w:rPr>
                <w:del w:id="3898" w:author="Alotaibi, Raed" w:date="2019-07-12T12:52:00Z"/>
                <w:rFonts w:eastAsia="Times New Roman" w:cstheme="minorHAnsi"/>
                <w:b/>
                <w:bCs/>
                <w:color w:val="000000"/>
                <w:sz w:val="18"/>
                <w:szCs w:val="18"/>
              </w:rPr>
              <w:pPrChange w:id="3899" w:author="Alotaibi, Raed" w:date="2019-07-15T13:58:00Z">
                <w:pPr>
                  <w:spacing w:after="0" w:line="240" w:lineRule="auto"/>
                  <w:jc w:val="center"/>
                </w:pPr>
              </w:pPrChange>
            </w:pPr>
            <w:del w:id="3900" w:author="Alotaibi, Raed" w:date="2019-07-12T12:52:00Z">
              <w:r w:rsidRPr="003453AB" w:rsidDel="003C316A">
                <w:rPr>
                  <w:rFonts w:eastAsia="Times New Roman" w:cstheme="minorHAnsi"/>
                  <w:b/>
                  <w:bCs/>
                  <w:color w:val="000000"/>
                  <w:sz w:val="18"/>
                  <w:szCs w:val="18"/>
                </w:rPr>
                <w:delText>Difference</w:delText>
              </w:r>
            </w:del>
          </w:p>
        </w:tc>
        <w:tc>
          <w:tcPr>
            <w:tcW w:w="106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02D93D" w14:textId="1B560BF6" w:rsidR="000F539B" w:rsidRPr="003453AB" w:rsidDel="003C316A" w:rsidRDefault="000F539B">
            <w:pPr>
              <w:spacing w:after="0" w:line="276" w:lineRule="auto"/>
              <w:jc w:val="center"/>
              <w:rPr>
                <w:del w:id="3901" w:author="Alotaibi, Raed" w:date="2019-07-12T12:52:00Z"/>
                <w:rFonts w:eastAsia="Times New Roman" w:cstheme="minorHAnsi"/>
                <w:b/>
                <w:bCs/>
                <w:color w:val="000000"/>
                <w:sz w:val="18"/>
                <w:szCs w:val="18"/>
              </w:rPr>
              <w:pPrChange w:id="3902" w:author="Alotaibi, Raed" w:date="2019-07-15T13:58:00Z">
                <w:pPr>
                  <w:spacing w:after="0" w:line="240" w:lineRule="auto"/>
                  <w:jc w:val="center"/>
                </w:pPr>
              </w:pPrChange>
            </w:pPr>
            <w:del w:id="3903" w:author="Alotaibi, Raed" w:date="2019-07-12T12:52:00Z">
              <w:r w:rsidRPr="003453AB" w:rsidDel="003C316A">
                <w:rPr>
                  <w:rFonts w:eastAsia="Times New Roman" w:cstheme="minorHAnsi"/>
                  <w:b/>
                  <w:bCs/>
                  <w:color w:val="000000"/>
                  <w:sz w:val="18"/>
                  <w:szCs w:val="18"/>
                </w:rPr>
                <w:delText>Difference (%)</w:delText>
              </w:r>
            </w:del>
          </w:p>
        </w:tc>
      </w:tr>
      <w:tr w:rsidR="000F539B" w:rsidRPr="003453AB" w:rsidDel="003C316A" w14:paraId="6D7B709B" w14:textId="066A65A5" w:rsidTr="00CC3C13">
        <w:trPr>
          <w:trHeight w:val="372"/>
          <w:jc w:val="center"/>
          <w:del w:id="39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997A20E" w14:textId="09FCBA7B" w:rsidR="000F539B" w:rsidRPr="003453AB" w:rsidDel="003C316A" w:rsidRDefault="000F539B">
            <w:pPr>
              <w:spacing w:after="0" w:line="276" w:lineRule="auto"/>
              <w:rPr>
                <w:del w:id="3905" w:author="Alotaibi, Raed" w:date="2019-07-12T12:52:00Z"/>
                <w:rFonts w:eastAsia="Times New Roman" w:cstheme="minorHAnsi"/>
                <w:b/>
                <w:bCs/>
                <w:color w:val="000000"/>
                <w:sz w:val="18"/>
                <w:szCs w:val="18"/>
              </w:rPr>
              <w:pPrChange w:id="3906" w:author="Alotaibi, Raed" w:date="2019-07-15T13:58:00Z">
                <w:pPr>
                  <w:spacing w:after="0" w:line="240" w:lineRule="auto"/>
                </w:pPr>
              </w:pPrChange>
            </w:pPr>
            <w:del w:id="3907" w:author="Alotaibi, Raed" w:date="2019-07-12T12:52:00Z">
              <w:r w:rsidRPr="003453AB" w:rsidDel="003C316A">
                <w:rPr>
                  <w:rFonts w:eastAsia="Times New Roman" w:cstheme="minorHAnsi"/>
                  <w:b/>
                  <w:bCs/>
                  <w:color w:val="000000"/>
                  <w:sz w:val="18"/>
                  <w:szCs w:val="18"/>
                </w:rPr>
                <w:delText>State</w:delText>
              </w:r>
            </w:del>
          </w:p>
        </w:tc>
        <w:tc>
          <w:tcPr>
            <w:tcW w:w="399" w:type="pct"/>
            <w:tcBorders>
              <w:top w:val="nil"/>
              <w:left w:val="nil"/>
              <w:bottom w:val="single" w:sz="4" w:space="0" w:color="auto"/>
              <w:right w:val="single" w:sz="4" w:space="0" w:color="auto"/>
            </w:tcBorders>
            <w:shd w:val="clear" w:color="auto" w:fill="auto"/>
            <w:vAlign w:val="center"/>
            <w:hideMark/>
          </w:tcPr>
          <w:p w14:paraId="4930DADD" w14:textId="3F8AAC24" w:rsidR="000F539B" w:rsidRPr="003453AB" w:rsidDel="003C316A" w:rsidRDefault="000F539B">
            <w:pPr>
              <w:spacing w:after="0" w:line="276" w:lineRule="auto"/>
              <w:jc w:val="center"/>
              <w:rPr>
                <w:del w:id="3908" w:author="Alotaibi, Raed" w:date="2019-07-12T12:52:00Z"/>
                <w:rFonts w:eastAsia="Times New Roman" w:cstheme="minorHAnsi"/>
                <w:b/>
                <w:bCs/>
                <w:color w:val="000000"/>
                <w:sz w:val="16"/>
                <w:szCs w:val="16"/>
              </w:rPr>
              <w:pPrChange w:id="3909" w:author="Alotaibi, Raed" w:date="2019-07-15T13:58:00Z">
                <w:pPr>
                  <w:spacing w:after="0" w:line="240" w:lineRule="auto"/>
                  <w:jc w:val="center"/>
                </w:pPr>
              </w:pPrChange>
            </w:pPr>
            <w:del w:id="3910" w:author="Alotaibi, Raed" w:date="2019-07-12T12:52:00Z">
              <w:r w:rsidRPr="003453AB" w:rsidDel="003C316A">
                <w:rPr>
                  <w:rFonts w:eastAsia="Times New Roman" w:cstheme="minorHAnsi"/>
                  <w:b/>
                  <w:bCs/>
                  <w:color w:val="000000"/>
                  <w:sz w:val="16"/>
                  <w:szCs w:val="16"/>
                </w:rPr>
                <w:delText xml:space="preserve">Incident cases </w:delText>
              </w:r>
            </w:del>
          </w:p>
        </w:tc>
        <w:tc>
          <w:tcPr>
            <w:tcW w:w="412" w:type="pct"/>
            <w:tcBorders>
              <w:top w:val="nil"/>
              <w:left w:val="nil"/>
              <w:bottom w:val="single" w:sz="4" w:space="0" w:color="auto"/>
              <w:right w:val="single" w:sz="4" w:space="0" w:color="auto"/>
            </w:tcBorders>
            <w:shd w:val="clear" w:color="auto" w:fill="auto"/>
            <w:vAlign w:val="center"/>
            <w:hideMark/>
          </w:tcPr>
          <w:p w14:paraId="724919C9" w14:textId="40E703C4" w:rsidR="000F539B" w:rsidRPr="003453AB" w:rsidDel="003C316A" w:rsidRDefault="000F539B">
            <w:pPr>
              <w:spacing w:after="0" w:line="276" w:lineRule="auto"/>
              <w:jc w:val="center"/>
              <w:rPr>
                <w:del w:id="3911" w:author="Alotaibi, Raed" w:date="2019-07-12T12:52:00Z"/>
                <w:rFonts w:eastAsia="Times New Roman" w:cstheme="minorHAnsi"/>
                <w:b/>
                <w:bCs/>
                <w:color w:val="000000"/>
                <w:sz w:val="18"/>
                <w:szCs w:val="18"/>
              </w:rPr>
              <w:pPrChange w:id="3912" w:author="Alotaibi, Raed" w:date="2019-07-15T13:58:00Z">
                <w:pPr>
                  <w:spacing w:after="0" w:line="240" w:lineRule="auto"/>
                  <w:jc w:val="center"/>
                </w:pPr>
              </w:pPrChange>
            </w:pPr>
            <w:del w:id="3913" w:author="Alotaibi, Raed" w:date="2019-07-12T12:52:00Z">
              <w:r w:rsidRPr="003453AB" w:rsidDel="003C316A">
                <w:rPr>
                  <w:rFonts w:eastAsia="Times New Roman" w:cstheme="minorHAnsi"/>
                  <w:b/>
                  <w:bCs/>
                  <w:color w:val="000000"/>
                  <w:sz w:val="18"/>
                  <w:szCs w:val="18"/>
                </w:rPr>
                <w:delText>AC</w:delText>
              </w:r>
            </w:del>
          </w:p>
        </w:tc>
        <w:tc>
          <w:tcPr>
            <w:tcW w:w="363" w:type="pct"/>
            <w:tcBorders>
              <w:top w:val="nil"/>
              <w:left w:val="nil"/>
              <w:bottom w:val="single" w:sz="4" w:space="0" w:color="auto"/>
              <w:right w:val="single" w:sz="4" w:space="0" w:color="auto"/>
            </w:tcBorders>
            <w:shd w:val="clear" w:color="auto" w:fill="auto"/>
            <w:vAlign w:val="center"/>
            <w:hideMark/>
          </w:tcPr>
          <w:p w14:paraId="796F3B7D" w14:textId="798842B4" w:rsidR="000F539B" w:rsidRPr="003453AB" w:rsidDel="003C316A" w:rsidRDefault="000F539B">
            <w:pPr>
              <w:spacing w:after="0" w:line="276" w:lineRule="auto"/>
              <w:jc w:val="center"/>
              <w:rPr>
                <w:del w:id="3914" w:author="Alotaibi, Raed" w:date="2019-07-12T12:52:00Z"/>
                <w:rFonts w:eastAsia="Times New Roman" w:cstheme="minorHAnsi"/>
                <w:b/>
                <w:bCs/>
                <w:color w:val="000000"/>
                <w:sz w:val="18"/>
                <w:szCs w:val="18"/>
              </w:rPr>
              <w:pPrChange w:id="3915" w:author="Alotaibi, Raed" w:date="2019-07-15T13:58:00Z">
                <w:pPr>
                  <w:spacing w:after="0" w:line="240" w:lineRule="auto"/>
                  <w:jc w:val="center"/>
                </w:pPr>
              </w:pPrChange>
            </w:pPr>
            <w:del w:id="3916"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3B4A13D6" w14:textId="7B73DEAF" w:rsidR="000F539B" w:rsidRPr="003453AB" w:rsidDel="003C316A" w:rsidRDefault="000F539B">
            <w:pPr>
              <w:spacing w:after="0" w:line="276" w:lineRule="auto"/>
              <w:jc w:val="center"/>
              <w:rPr>
                <w:del w:id="3917" w:author="Alotaibi, Raed" w:date="2019-07-12T12:52:00Z"/>
                <w:rFonts w:eastAsia="Times New Roman" w:cstheme="minorHAnsi"/>
                <w:b/>
                <w:bCs/>
                <w:color w:val="000000"/>
                <w:sz w:val="16"/>
                <w:szCs w:val="16"/>
              </w:rPr>
              <w:pPrChange w:id="3918" w:author="Alotaibi, Raed" w:date="2019-07-15T13:58:00Z">
                <w:pPr>
                  <w:spacing w:after="0" w:line="240" w:lineRule="auto"/>
                  <w:jc w:val="center"/>
                </w:pPr>
              </w:pPrChange>
            </w:pPr>
            <w:del w:id="3919"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23E7C219" w14:textId="2732E3F9" w:rsidR="000F539B" w:rsidRPr="003453AB" w:rsidDel="003C316A" w:rsidRDefault="000F539B">
            <w:pPr>
              <w:spacing w:after="0" w:line="276" w:lineRule="auto"/>
              <w:jc w:val="center"/>
              <w:rPr>
                <w:del w:id="3920" w:author="Alotaibi, Raed" w:date="2019-07-12T12:52:00Z"/>
                <w:rFonts w:eastAsia="Times New Roman" w:cstheme="minorHAnsi"/>
                <w:b/>
                <w:bCs/>
                <w:color w:val="000000"/>
                <w:sz w:val="18"/>
                <w:szCs w:val="18"/>
              </w:rPr>
              <w:pPrChange w:id="3921" w:author="Alotaibi, Raed" w:date="2019-07-15T13:58:00Z">
                <w:pPr>
                  <w:spacing w:after="0" w:line="240" w:lineRule="auto"/>
                  <w:jc w:val="center"/>
                </w:pPr>
              </w:pPrChange>
            </w:pPr>
            <w:del w:id="3922" w:author="Alotaibi, Raed" w:date="2019-07-12T12:52:00Z">
              <w:r w:rsidRPr="003453AB" w:rsidDel="003C316A">
                <w:rPr>
                  <w:rFonts w:eastAsia="Times New Roman" w:cstheme="minorHAnsi"/>
                  <w:b/>
                  <w:bCs/>
                  <w:color w:val="000000"/>
                  <w:sz w:val="18"/>
                  <w:szCs w:val="18"/>
                </w:rPr>
                <w:delText>AC</w:delText>
              </w:r>
            </w:del>
          </w:p>
        </w:tc>
        <w:tc>
          <w:tcPr>
            <w:tcW w:w="358" w:type="pct"/>
            <w:tcBorders>
              <w:top w:val="nil"/>
              <w:left w:val="nil"/>
              <w:bottom w:val="single" w:sz="4" w:space="0" w:color="auto"/>
              <w:right w:val="single" w:sz="4" w:space="0" w:color="auto"/>
            </w:tcBorders>
            <w:shd w:val="clear" w:color="auto" w:fill="auto"/>
            <w:vAlign w:val="center"/>
            <w:hideMark/>
          </w:tcPr>
          <w:p w14:paraId="0D0E0C42" w14:textId="66609FCC" w:rsidR="000F539B" w:rsidRPr="003453AB" w:rsidDel="003C316A" w:rsidRDefault="000F539B">
            <w:pPr>
              <w:spacing w:after="0" w:line="276" w:lineRule="auto"/>
              <w:jc w:val="center"/>
              <w:rPr>
                <w:del w:id="3923" w:author="Alotaibi, Raed" w:date="2019-07-12T12:52:00Z"/>
                <w:rFonts w:eastAsia="Times New Roman" w:cstheme="minorHAnsi"/>
                <w:b/>
                <w:bCs/>
                <w:color w:val="000000"/>
                <w:sz w:val="18"/>
                <w:szCs w:val="18"/>
              </w:rPr>
              <w:pPrChange w:id="3924" w:author="Alotaibi, Raed" w:date="2019-07-15T13:58:00Z">
                <w:pPr>
                  <w:spacing w:after="0" w:line="240" w:lineRule="auto"/>
                  <w:jc w:val="center"/>
                </w:pPr>
              </w:pPrChange>
            </w:pPr>
            <w:del w:id="3925" w:author="Alotaibi, Raed" w:date="2019-07-12T12:52:00Z">
              <w:r w:rsidRPr="003453AB" w:rsidDel="003C316A">
                <w:rPr>
                  <w:rFonts w:eastAsia="Times New Roman" w:cstheme="minorHAnsi"/>
                  <w:b/>
                  <w:bCs/>
                  <w:color w:val="000000"/>
                  <w:sz w:val="18"/>
                  <w:szCs w:val="18"/>
                </w:rPr>
                <w:delText>AF</w:delText>
              </w:r>
            </w:del>
          </w:p>
        </w:tc>
        <w:tc>
          <w:tcPr>
            <w:tcW w:w="381" w:type="pct"/>
            <w:tcBorders>
              <w:top w:val="nil"/>
              <w:left w:val="nil"/>
              <w:bottom w:val="single" w:sz="4" w:space="0" w:color="auto"/>
              <w:right w:val="single" w:sz="4" w:space="0" w:color="auto"/>
            </w:tcBorders>
            <w:shd w:val="clear" w:color="auto" w:fill="auto"/>
            <w:vAlign w:val="center"/>
            <w:hideMark/>
          </w:tcPr>
          <w:p w14:paraId="6EF8E4EA" w14:textId="23DF34DF" w:rsidR="000F539B" w:rsidRPr="00CC3C13" w:rsidDel="003C316A" w:rsidRDefault="000F539B">
            <w:pPr>
              <w:spacing w:after="0" w:line="276" w:lineRule="auto"/>
              <w:jc w:val="center"/>
              <w:rPr>
                <w:del w:id="3926" w:author="Alotaibi, Raed" w:date="2019-07-12T12:52:00Z"/>
                <w:rFonts w:eastAsia="Times New Roman" w:cstheme="minorHAnsi"/>
                <w:b/>
                <w:bCs/>
                <w:color w:val="000000"/>
                <w:sz w:val="16"/>
                <w:szCs w:val="16"/>
              </w:rPr>
              <w:pPrChange w:id="3927" w:author="Alotaibi, Raed" w:date="2019-07-15T13:58:00Z">
                <w:pPr>
                  <w:spacing w:after="0" w:line="240" w:lineRule="auto"/>
                  <w:jc w:val="center"/>
                </w:pPr>
              </w:pPrChange>
            </w:pPr>
            <w:del w:id="3928" w:author="Alotaibi, Raed" w:date="2019-07-12T12:52:00Z">
              <w:r w:rsidRPr="00CC3C13" w:rsidDel="003C316A">
                <w:rPr>
                  <w:rFonts w:eastAsia="Times New Roman" w:cstheme="minorHAnsi"/>
                  <w:b/>
                  <w:bCs/>
                  <w:color w:val="000000"/>
                  <w:sz w:val="16"/>
                  <w:szCs w:val="16"/>
                </w:rPr>
                <w:delText>Incident cases</w:delText>
              </w:r>
            </w:del>
          </w:p>
        </w:tc>
        <w:tc>
          <w:tcPr>
            <w:tcW w:w="333" w:type="pct"/>
            <w:tcBorders>
              <w:top w:val="nil"/>
              <w:left w:val="nil"/>
              <w:bottom w:val="single" w:sz="4" w:space="0" w:color="auto"/>
              <w:right w:val="single" w:sz="4" w:space="0" w:color="auto"/>
            </w:tcBorders>
            <w:shd w:val="clear" w:color="auto" w:fill="auto"/>
            <w:vAlign w:val="center"/>
            <w:hideMark/>
          </w:tcPr>
          <w:p w14:paraId="5D72D3E6" w14:textId="44FC07BC" w:rsidR="000F539B" w:rsidRPr="003453AB" w:rsidDel="003C316A" w:rsidRDefault="000F539B">
            <w:pPr>
              <w:spacing w:after="0" w:line="276" w:lineRule="auto"/>
              <w:jc w:val="center"/>
              <w:rPr>
                <w:del w:id="3929" w:author="Alotaibi, Raed" w:date="2019-07-12T12:52:00Z"/>
                <w:rFonts w:eastAsia="Times New Roman" w:cstheme="minorHAnsi"/>
                <w:b/>
                <w:bCs/>
                <w:color w:val="000000"/>
                <w:sz w:val="18"/>
                <w:szCs w:val="18"/>
              </w:rPr>
              <w:pPrChange w:id="3930" w:author="Alotaibi, Raed" w:date="2019-07-15T13:58:00Z">
                <w:pPr>
                  <w:spacing w:after="0" w:line="240" w:lineRule="auto"/>
                  <w:jc w:val="center"/>
                </w:pPr>
              </w:pPrChange>
            </w:pPr>
            <w:del w:id="3931" w:author="Alotaibi, Raed" w:date="2019-07-12T12:52:00Z">
              <w:r w:rsidRPr="003453AB" w:rsidDel="003C316A">
                <w:rPr>
                  <w:rFonts w:eastAsia="Times New Roman" w:cstheme="minorHAnsi"/>
                  <w:b/>
                  <w:bCs/>
                  <w:color w:val="000000"/>
                  <w:sz w:val="18"/>
                  <w:szCs w:val="18"/>
                </w:rPr>
                <w:delText>AC</w:delText>
              </w:r>
            </w:del>
          </w:p>
        </w:tc>
        <w:tc>
          <w:tcPr>
            <w:tcW w:w="313" w:type="pct"/>
            <w:tcBorders>
              <w:top w:val="nil"/>
              <w:left w:val="nil"/>
              <w:bottom w:val="single" w:sz="4" w:space="0" w:color="auto"/>
              <w:right w:val="single" w:sz="4" w:space="0" w:color="auto"/>
            </w:tcBorders>
            <w:shd w:val="clear" w:color="auto" w:fill="auto"/>
            <w:noWrap/>
            <w:vAlign w:val="center"/>
            <w:hideMark/>
          </w:tcPr>
          <w:p w14:paraId="1938182A" w14:textId="13C17E08" w:rsidR="000F539B" w:rsidRPr="003453AB" w:rsidDel="003C316A" w:rsidRDefault="000F539B">
            <w:pPr>
              <w:spacing w:after="0" w:line="276" w:lineRule="auto"/>
              <w:jc w:val="center"/>
              <w:rPr>
                <w:del w:id="3932" w:author="Alotaibi, Raed" w:date="2019-07-12T12:52:00Z"/>
                <w:rFonts w:eastAsia="Times New Roman" w:cstheme="minorHAnsi"/>
                <w:b/>
                <w:bCs/>
                <w:color w:val="000000"/>
                <w:sz w:val="18"/>
                <w:szCs w:val="18"/>
              </w:rPr>
              <w:pPrChange w:id="3933" w:author="Alotaibi, Raed" w:date="2019-07-15T13:58:00Z">
                <w:pPr>
                  <w:spacing w:after="0" w:line="240" w:lineRule="auto"/>
                  <w:jc w:val="center"/>
                </w:pPr>
              </w:pPrChange>
            </w:pPr>
            <w:del w:id="3934"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1803D588" w14:textId="010CBE5E" w:rsidR="000F539B" w:rsidRPr="003453AB" w:rsidDel="003C316A" w:rsidRDefault="000F539B">
            <w:pPr>
              <w:spacing w:after="0" w:line="276" w:lineRule="auto"/>
              <w:jc w:val="center"/>
              <w:rPr>
                <w:del w:id="3935" w:author="Alotaibi, Raed" w:date="2019-07-12T12:52:00Z"/>
                <w:rFonts w:eastAsia="Times New Roman" w:cstheme="minorHAnsi"/>
                <w:b/>
                <w:bCs/>
                <w:color w:val="000000"/>
                <w:sz w:val="16"/>
                <w:szCs w:val="16"/>
              </w:rPr>
              <w:pPrChange w:id="3936" w:author="Alotaibi, Raed" w:date="2019-07-15T13:58:00Z">
                <w:pPr>
                  <w:spacing w:after="0" w:line="240" w:lineRule="auto"/>
                  <w:jc w:val="center"/>
                </w:pPr>
              </w:pPrChange>
            </w:pPr>
            <w:del w:id="3937"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662386D0" w14:textId="60EFDE3C" w:rsidR="000F539B" w:rsidRPr="003453AB" w:rsidDel="003C316A" w:rsidRDefault="000F539B">
            <w:pPr>
              <w:spacing w:after="0" w:line="276" w:lineRule="auto"/>
              <w:jc w:val="center"/>
              <w:rPr>
                <w:del w:id="3938" w:author="Alotaibi, Raed" w:date="2019-07-12T12:52:00Z"/>
                <w:rFonts w:eastAsia="Times New Roman" w:cstheme="minorHAnsi"/>
                <w:b/>
                <w:bCs/>
                <w:color w:val="000000"/>
                <w:sz w:val="18"/>
                <w:szCs w:val="18"/>
              </w:rPr>
              <w:pPrChange w:id="3939" w:author="Alotaibi, Raed" w:date="2019-07-15T13:58:00Z">
                <w:pPr>
                  <w:spacing w:after="0" w:line="240" w:lineRule="auto"/>
                  <w:jc w:val="center"/>
                </w:pPr>
              </w:pPrChange>
            </w:pPr>
            <w:del w:id="3940" w:author="Alotaibi, Raed" w:date="2019-07-12T12:52:00Z">
              <w:r w:rsidRPr="003453AB" w:rsidDel="003C316A">
                <w:rPr>
                  <w:rFonts w:eastAsia="Times New Roman" w:cstheme="minorHAnsi"/>
                  <w:b/>
                  <w:bCs/>
                  <w:color w:val="000000"/>
                  <w:sz w:val="18"/>
                  <w:szCs w:val="18"/>
                </w:rPr>
                <w:delText>AC</w:delText>
              </w:r>
            </w:del>
          </w:p>
        </w:tc>
        <w:tc>
          <w:tcPr>
            <w:tcW w:w="351" w:type="pct"/>
            <w:tcBorders>
              <w:top w:val="nil"/>
              <w:left w:val="nil"/>
              <w:bottom w:val="single" w:sz="4" w:space="0" w:color="auto"/>
              <w:right w:val="single" w:sz="4" w:space="0" w:color="auto"/>
            </w:tcBorders>
            <w:shd w:val="clear" w:color="auto" w:fill="auto"/>
            <w:vAlign w:val="center"/>
            <w:hideMark/>
          </w:tcPr>
          <w:p w14:paraId="7BF7D38B" w14:textId="6D2D8594" w:rsidR="000F539B" w:rsidRPr="003453AB" w:rsidDel="003C316A" w:rsidRDefault="000F539B">
            <w:pPr>
              <w:spacing w:after="0" w:line="276" w:lineRule="auto"/>
              <w:jc w:val="center"/>
              <w:rPr>
                <w:del w:id="3941" w:author="Alotaibi, Raed" w:date="2019-07-12T12:52:00Z"/>
                <w:rFonts w:eastAsia="Times New Roman" w:cstheme="minorHAnsi"/>
                <w:b/>
                <w:bCs/>
                <w:color w:val="000000"/>
                <w:sz w:val="18"/>
                <w:szCs w:val="18"/>
              </w:rPr>
              <w:pPrChange w:id="3942" w:author="Alotaibi, Raed" w:date="2019-07-15T13:58:00Z">
                <w:pPr>
                  <w:spacing w:after="0" w:line="240" w:lineRule="auto"/>
                  <w:jc w:val="center"/>
                </w:pPr>
              </w:pPrChange>
            </w:pPr>
            <w:del w:id="3943" w:author="Alotaibi, Raed" w:date="2019-07-12T12:52:00Z">
              <w:r w:rsidRPr="003453AB" w:rsidDel="003C316A">
                <w:rPr>
                  <w:rFonts w:eastAsia="Times New Roman" w:cstheme="minorHAnsi"/>
                  <w:b/>
                  <w:bCs/>
                  <w:color w:val="000000"/>
                  <w:sz w:val="18"/>
                  <w:szCs w:val="18"/>
                </w:rPr>
                <w:delText>AF</w:delText>
              </w:r>
            </w:del>
          </w:p>
        </w:tc>
      </w:tr>
      <w:tr w:rsidR="00CC3C13" w:rsidRPr="003453AB" w:rsidDel="003C316A" w14:paraId="09C2D0EE" w14:textId="6AF97239" w:rsidTr="00CC3C13">
        <w:trPr>
          <w:trHeight w:val="247"/>
          <w:jc w:val="center"/>
          <w:del w:id="39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39BE6EA" w14:textId="3ACA2D8E" w:rsidR="00CC3C13" w:rsidRPr="003453AB" w:rsidDel="003C316A" w:rsidRDefault="00CC3C13">
            <w:pPr>
              <w:spacing w:after="0" w:line="276" w:lineRule="auto"/>
              <w:rPr>
                <w:del w:id="3945" w:author="Alotaibi, Raed" w:date="2019-07-12T12:52:00Z"/>
                <w:rFonts w:eastAsia="Times New Roman" w:cstheme="minorHAnsi"/>
                <w:b/>
                <w:bCs/>
                <w:color w:val="000000"/>
                <w:sz w:val="18"/>
                <w:szCs w:val="18"/>
              </w:rPr>
              <w:pPrChange w:id="3946" w:author="Alotaibi, Raed" w:date="2019-07-15T13:58:00Z">
                <w:pPr>
                  <w:spacing w:after="0" w:line="240" w:lineRule="auto"/>
                </w:pPr>
              </w:pPrChange>
            </w:pPr>
            <w:del w:id="3947" w:author="Alotaibi, Raed" w:date="2019-07-12T12:52:00Z">
              <w:r w:rsidRPr="003453AB" w:rsidDel="003C316A">
                <w:rPr>
                  <w:rFonts w:eastAsia="Times New Roman" w:cstheme="minorHAnsi"/>
                  <w:b/>
                  <w:bCs/>
                  <w:color w:val="000000"/>
                  <w:sz w:val="18"/>
                  <w:szCs w:val="18"/>
                </w:rPr>
                <w:delText>Alabama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F67B8A" w14:textId="7942666A" w:rsidR="00CC3C13" w:rsidRPr="003453AB" w:rsidDel="003C316A" w:rsidRDefault="00CC3C13">
            <w:pPr>
              <w:spacing w:after="0" w:line="276" w:lineRule="auto"/>
              <w:jc w:val="right"/>
              <w:rPr>
                <w:del w:id="3948" w:author="Alotaibi, Raed" w:date="2019-07-12T12:52:00Z"/>
                <w:rFonts w:eastAsia="Times New Roman" w:cstheme="minorHAnsi"/>
                <w:color w:val="000000"/>
                <w:sz w:val="18"/>
                <w:szCs w:val="18"/>
              </w:rPr>
              <w:pPrChange w:id="3949" w:author="Alotaibi, Raed" w:date="2019-07-15T13:58:00Z">
                <w:pPr>
                  <w:spacing w:after="0" w:line="240" w:lineRule="auto"/>
                  <w:jc w:val="right"/>
                </w:pPr>
              </w:pPrChange>
            </w:pPr>
            <w:del w:id="3950" w:author="Alotaibi, Raed" w:date="2019-07-12T12:52:00Z">
              <w:r w:rsidRPr="003453AB" w:rsidDel="003C316A">
                <w:rPr>
                  <w:rFonts w:eastAsia="Times New Roman" w:cstheme="minorHAnsi"/>
                  <w:color w:val="000000"/>
                  <w:sz w:val="18"/>
                  <w:szCs w:val="18"/>
                </w:rPr>
                <w:delText>12,200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0EE69D9" w14:textId="035FFBCE" w:rsidR="00CC3C13" w:rsidRPr="003453AB" w:rsidDel="003C316A" w:rsidRDefault="00CC3C13">
            <w:pPr>
              <w:spacing w:after="0" w:line="276" w:lineRule="auto"/>
              <w:jc w:val="right"/>
              <w:rPr>
                <w:del w:id="3951" w:author="Alotaibi, Raed" w:date="2019-07-12T12:52:00Z"/>
                <w:rFonts w:eastAsia="Times New Roman" w:cstheme="minorHAnsi"/>
                <w:color w:val="000000"/>
                <w:sz w:val="18"/>
                <w:szCs w:val="18"/>
              </w:rPr>
              <w:pPrChange w:id="3952" w:author="Alotaibi, Raed" w:date="2019-07-15T13:58:00Z">
                <w:pPr>
                  <w:spacing w:after="0" w:line="240" w:lineRule="auto"/>
                  <w:jc w:val="right"/>
                </w:pPr>
              </w:pPrChange>
            </w:pPr>
            <w:del w:id="3953"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55F8877" w14:textId="144BB4BA" w:rsidR="00CC3C13" w:rsidRPr="003453AB" w:rsidDel="003C316A" w:rsidRDefault="00CC3C13">
            <w:pPr>
              <w:spacing w:after="0" w:line="276" w:lineRule="auto"/>
              <w:jc w:val="right"/>
              <w:rPr>
                <w:del w:id="3954" w:author="Alotaibi, Raed" w:date="2019-07-12T12:52:00Z"/>
                <w:rFonts w:eastAsia="Times New Roman" w:cstheme="minorHAnsi"/>
                <w:color w:val="000000"/>
                <w:sz w:val="18"/>
                <w:szCs w:val="18"/>
              </w:rPr>
              <w:pPrChange w:id="3955" w:author="Alotaibi, Raed" w:date="2019-07-15T13:58:00Z">
                <w:pPr>
                  <w:spacing w:after="0" w:line="240" w:lineRule="auto"/>
                  <w:jc w:val="right"/>
                </w:pPr>
              </w:pPrChange>
            </w:pPr>
            <w:del w:id="3956" w:author="Alotaibi, Raed" w:date="2019-07-12T12:52:00Z">
              <w:r w:rsidRPr="003453AB" w:rsidDel="003C316A">
                <w:rPr>
                  <w:rFonts w:eastAsia="Times New Roman" w:cstheme="minorHAnsi"/>
                  <w:color w:val="000000"/>
                  <w:sz w:val="18"/>
                  <w:szCs w:val="18"/>
                </w:rPr>
                <w:delText>11.5%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0326E2" w14:textId="37610176" w:rsidR="00CC3C13" w:rsidRPr="003453AB" w:rsidDel="003C316A" w:rsidRDefault="00CC3C13">
            <w:pPr>
              <w:spacing w:after="0" w:line="276" w:lineRule="auto"/>
              <w:jc w:val="right"/>
              <w:rPr>
                <w:del w:id="3957" w:author="Alotaibi, Raed" w:date="2019-07-12T12:52:00Z"/>
                <w:rFonts w:eastAsia="Times New Roman" w:cstheme="minorHAnsi"/>
                <w:color w:val="000000"/>
                <w:sz w:val="18"/>
                <w:szCs w:val="18"/>
              </w:rPr>
              <w:pPrChange w:id="3958" w:author="Alotaibi, Raed" w:date="2019-07-15T13:58:00Z">
                <w:pPr>
                  <w:spacing w:after="0" w:line="240" w:lineRule="auto"/>
                  <w:jc w:val="right"/>
                </w:pPr>
              </w:pPrChange>
            </w:pPr>
            <w:del w:id="3959" w:author="Alotaibi, Raed" w:date="2019-07-12T12:52:00Z">
              <w:r w:rsidRPr="003453AB" w:rsidDel="003C316A">
                <w:rPr>
                  <w:rFonts w:eastAsia="Times New Roman" w:cstheme="minorHAnsi"/>
                  <w:color w:val="000000"/>
                  <w:sz w:val="18"/>
                  <w:szCs w:val="18"/>
                </w:rPr>
                <w:delText>11,700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F763ED" w14:textId="1F81E70F" w:rsidR="00CC3C13" w:rsidRPr="003453AB" w:rsidDel="003C316A" w:rsidRDefault="00CC3C13">
            <w:pPr>
              <w:spacing w:after="0" w:line="276" w:lineRule="auto"/>
              <w:jc w:val="right"/>
              <w:rPr>
                <w:del w:id="3960" w:author="Alotaibi, Raed" w:date="2019-07-12T12:52:00Z"/>
                <w:rFonts w:eastAsia="Times New Roman" w:cstheme="minorHAnsi"/>
                <w:color w:val="000000"/>
                <w:sz w:val="18"/>
                <w:szCs w:val="18"/>
              </w:rPr>
              <w:pPrChange w:id="3961" w:author="Alotaibi, Raed" w:date="2019-07-15T13:58:00Z">
                <w:pPr>
                  <w:spacing w:after="0" w:line="240" w:lineRule="auto"/>
                  <w:jc w:val="right"/>
                </w:pPr>
              </w:pPrChange>
            </w:pPr>
            <w:del w:id="3962" w:author="Alotaibi, Raed" w:date="2019-07-12T12:52:00Z">
              <w:r w:rsidRPr="003453AB" w:rsidDel="003C316A">
                <w:rPr>
                  <w:rFonts w:eastAsia="Times New Roman" w:cstheme="minorHAnsi"/>
                  <w:color w:val="000000"/>
                  <w:sz w:val="18"/>
                  <w:szCs w:val="18"/>
                </w:rPr>
                <w:delText>1,380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9C13AEF" w14:textId="5589E019" w:rsidR="00CC3C13" w:rsidRPr="003453AB" w:rsidDel="003C316A" w:rsidRDefault="00CC3C13">
            <w:pPr>
              <w:spacing w:after="0" w:line="276" w:lineRule="auto"/>
              <w:jc w:val="right"/>
              <w:rPr>
                <w:del w:id="3963" w:author="Alotaibi, Raed" w:date="2019-07-12T12:52:00Z"/>
                <w:rFonts w:eastAsia="Times New Roman" w:cstheme="minorHAnsi"/>
                <w:color w:val="000000"/>
                <w:sz w:val="18"/>
                <w:szCs w:val="18"/>
              </w:rPr>
              <w:pPrChange w:id="3964" w:author="Alotaibi, Raed" w:date="2019-07-15T13:58:00Z">
                <w:pPr>
                  <w:spacing w:after="0" w:line="240" w:lineRule="auto"/>
                  <w:jc w:val="right"/>
                </w:pPr>
              </w:pPrChange>
            </w:pPr>
            <w:del w:id="3965" w:author="Alotaibi, Raed" w:date="2019-07-12T12:52:00Z">
              <w:r w:rsidRPr="003453AB" w:rsidDel="003C316A">
                <w:rPr>
                  <w:rFonts w:eastAsia="Times New Roman" w:cstheme="minorHAnsi"/>
                  <w:color w:val="000000"/>
                  <w:sz w:val="18"/>
                  <w:szCs w:val="18"/>
                </w:rPr>
                <w:delText>11.8%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4FED9BC" w14:textId="7AB8C3C8" w:rsidR="00CC3C13" w:rsidRPr="00CC3C13" w:rsidDel="003C316A" w:rsidRDefault="00CC3C13">
            <w:pPr>
              <w:spacing w:after="0" w:line="276" w:lineRule="auto"/>
              <w:jc w:val="right"/>
              <w:rPr>
                <w:del w:id="3966" w:author="Alotaibi, Raed" w:date="2019-07-12T12:52:00Z"/>
                <w:rFonts w:eastAsia="Times New Roman" w:cstheme="minorHAnsi"/>
                <w:color w:val="000000"/>
                <w:sz w:val="18"/>
                <w:szCs w:val="18"/>
              </w:rPr>
              <w:pPrChange w:id="3967" w:author="Alotaibi, Raed" w:date="2019-07-15T13:58:00Z">
                <w:pPr>
                  <w:spacing w:after="0" w:line="240" w:lineRule="auto"/>
                  <w:jc w:val="right"/>
                </w:pPr>
              </w:pPrChange>
            </w:pPr>
            <w:del w:id="3968"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FF3E541" w14:textId="1A853DF7" w:rsidR="00CC3C13" w:rsidRPr="00CC3C13" w:rsidDel="003C316A" w:rsidRDefault="00CC3C13">
            <w:pPr>
              <w:spacing w:after="0" w:line="276" w:lineRule="auto"/>
              <w:jc w:val="right"/>
              <w:rPr>
                <w:del w:id="3969" w:author="Alotaibi, Raed" w:date="2019-07-12T12:52:00Z"/>
                <w:rFonts w:eastAsia="Times New Roman" w:cstheme="minorHAnsi"/>
                <w:color w:val="000000"/>
                <w:sz w:val="18"/>
                <w:szCs w:val="18"/>
              </w:rPr>
              <w:pPrChange w:id="3970" w:author="Alotaibi, Raed" w:date="2019-07-15T13:58:00Z">
                <w:pPr>
                  <w:spacing w:after="0" w:line="240" w:lineRule="auto"/>
                  <w:jc w:val="right"/>
                </w:pPr>
              </w:pPrChange>
            </w:pPr>
            <w:del w:id="3971"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AEADED" w14:textId="125B72C3" w:rsidR="00CC3C13" w:rsidRPr="00CC3C13" w:rsidDel="003C316A" w:rsidRDefault="00CC3C13">
            <w:pPr>
              <w:spacing w:after="0" w:line="276" w:lineRule="auto"/>
              <w:jc w:val="right"/>
              <w:rPr>
                <w:del w:id="3972" w:author="Alotaibi, Raed" w:date="2019-07-12T12:52:00Z"/>
                <w:rFonts w:eastAsia="Times New Roman" w:cstheme="minorHAnsi"/>
                <w:color w:val="000000"/>
                <w:sz w:val="18"/>
                <w:szCs w:val="18"/>
              </w:rPr>
              <w:pPrChange w:id="3973" w:author="Alotaibi, Raed" w:date="2019-07-15T13:58:00Z">
                <w:pPr>
                  <w:spacing w:after="0" w:line="240" w:lineRule="auto"/>
                  <w:jc w:val="right"/>
                </w:pPr>
              </w:pPrChange>
            </w:pPr>
            <w:del w:id="3974"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534998" w14:textId="308B2DFB" w:rsidR="00CC3C13" w:rsidRPr="00CC3C13" w:rsidDel="003C316A" w:rsidRDefault="00CC3C13">
            <w:pPr>
              <w:spacing w:after="0" w:line="276" w:lineRule="auto"/>
              <w:jc w:val="right"/>
              <w:rPr>
                <w:del w:id="3975" w:author="Alotaibi, Raed" w:date="2019-07-12T12:52:00Z"/>
                <w:rFonts w:eastAsia="Times New Roman" w:cstheme="minorHAnsi"/>
                <w:color w:val="000000"/>
                <w:sz w:val="18"/>
                <w:szCs w:val="18"/>
              </w:rPr>
              <w:pPrChange w:id="3976" w:author="Alotaibi, Raed" w:date="2019-07-15T13:58:00Z">
                <w:pPr>
                  <w:spacing w:after="0" w:line="240" w:lineRule="auto"/>
                  <w:jc w:val="right"/>
                </w:pPr>
              </w:pPrChange>
            </w:pPr>
            <w:del w:id="3977" w:author="Alotaibi, Raed" w:date="2019-07-12T12:52:00Z">
              <w:r w:rsidRPr="00CC3C13" w:rsidDel="003C316A">
                <w:rPr>
                  <w:rFonts w:ascii="Calibri" w:hAnsi="Calibri" w:cs="Calibri"/>
                  <w:color w:val="000000"/>
                  <w:sz w:val="18"/>
                  <w:szCs w:val="18"/>
                </w:rPr>
                <w:delText>-4.1%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783B26A7" w14:textId="6B751D60" w:rsidR="00CC3C13" w:rsidRPr="00CC3C13" w:rsidDel="003C316A" w:rsidRDefault="00CC3C13">
            <w:pPr>
              <w:spacing w:after="0" w:line="276" w:lineRule="auto"/>
              <w:jc w:val="right"/>
              <w:rPr>
                <w:del w:id="3978" w:author="Alotaibi, Raed" w:date="2019-07-12T12:52:00Z"/>
                <w:rFonts w:eastAsia="Times New Roman" w:cstheme="minorHAnsi"/>
                <w:color w:val="000000"/>
                <w:sz w:val="18"/>
                <w:szCs w:val="18"/>
              </w:rPr>
              <w:pPrChange w:id="3979" w:author="Alotaibi, Raed" w:date="2019-07-15T13:58:00Z">
                <w:pPr>
                  <w:spacing w:after="0" w:line="240" w:lineRule="auto"/>
                  <w:jc w:val="right"/>
                </w:pPr>
              </w:pPrChange>
            </w:pPr>
            <w:del w:id="3980" w:author="Alotaibi, Raed" w:date="2019-07-12T12:52:00Z">
              <w:r w:rsidRPr="00CC3C13" w:rsidDel="003C316A">
                <w:rPr>
                  <w:rFonts w:ascii="Calibri" w:hAnsi="Calibri" w:cs="Calibri"/>
                  <w:color w:val="000000"/>
                  <w:sz w:val="18"/>
                  <w:szCs w:val="18"/>
                </w:rPr>
                <w:delText>-1.4%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046DE17" w14:textId="78F85C4A" w:rsidR="00CC3C13" w:rsidRPr="00CC3C13" w:rsidDel="003C316A" w:rsidRDefault="00CC3C13">
            <w:pPr>
              <w:spacing w:after="0" w:line="276" w:lineRule="auto"/>
              <w:jc w:val="right"/>
              <w:rPr>
                <w:del w:id="3981" w:author="Alotaibi, Raed" w:date="2019-07-12T12:52:00Z"/>
                <w:rFonts w:eastAsia="Times New Roman" w:cstheme="minorHAnsi"/>
                <w:color w:val="000000"/>
                <w:sz w:val="18"/>
                <w:szCs w:val="18"/>
              </w:rPr>
              <w:pPrChange w:id="3982" w:author="Alotaibi, Raed" w:date="2019-07-15T13:58:00Z">
                <w:pPr>
                  <w:spacing w:after="0" w:line="240" w:lineRule="auto"/>
                  <w:jc w:val="right"/>
                </w:pPr>
              </w:pPrChange>
            </w:pPr>
            <w:del w:id="3983" w:author="Alotaibi, Raed" w:date="2019-07-12T12:52:00Z">
              <w:r w:rsidRPr="00CC3C13" w:rsidDel="003C316A">
                <w:rPr>
                  <w:rFonts w:ascii="Calibri" w:hAnsi="Calibri" w:cs="Calibri"/>
                  <w:color w:val="000000"/>
                  <w:sz w:val="18"/>
                  <w:szCs w:val="18"/>
                </w:rPr>
                <w:delText>2.8%</w:delText>
              </w:r>
            </w:del>
          </w:p>
        </w:tc>
      </w:tr>
      <w:tr w:rsidR="00CC3C13" w:rsidRPr="003453AB" w:rsidDel="003C316A" w14:paraId="7C98F65A" w14:textId="169924BA" w:rsidTr="00CC3C13">
        <w:trPr>
          <w:trHeight w:val="247"/>
          <w:jc w:val="center"/>
          <w:del w:id="39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1D5F342" w14:textId="7E9FF1E9" w:rsidR="00CC3C13" w:rsidRPr="003453AB" w:rsidDel="003C316A" w:rsidRDefault="00CC3C13">
            <w:pPr>
              <w:spacing w:after="0" w:line="276" w:lineRule="auto"/>
              <w:rPr>
                <w:del w:id="3985" w:author="Alotaibi, Raed" w:date="2019-07-12T12:52:00Z"/>
                <w:rFonts w:eastAsia="Times New Roman" w:cstheme="minorHAnsi"/>
                <w:b/>
                <w:bCs/>
                <w:color w:val="000000"/>
                <w:sz w:val="18"/>
                <w:szCs w:val="18"/>
              </w:rPr>
              <w:pPrChange w:id="3986" w:author="Alotaibi, Raed" w:date="2019-07-15T13:58:00Z">
                <w:pPr>
                  <w:spacing w:after="0" w:line="240" w:lineRule="auto"/>
                </w:pPr>
              </w:pPrChange>
            </w:pPr>
            <w:del w:id="3987" w:author="Alotaibi, Raed" w:date="2019-07-12T12:52:00Z">
              <w:r w:rsidRPr="003453AB" w:rsidDel="003C316A">
                <w:rPr>
                  <w:rFonts w:eastAsia="Times New Roman" w:cstheme="minorHAnsi"/>
                  <w:b/>
                  <w:bCs/>
                  <w:color w:val="000000"/>
                  <w:sz w:val="18"/>
                  <w:szCs w:val="18"/>
                </w:rPr>
                <w:delText>Arizona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7E1F8AD" w14:textId="59106590" w:rsidR="00CC3C13" w:rsidRPr="003453AB" w:rsidDel="003C316A" w:rsidRDefault="00CC3C13">
            <w:pPr>
              <w:spacing w:after="0" w:line="276" w:lineRule="auto"/>
              <w:jc w:val="right"/>
              <w:rPr>
                <w:del w:id="3988" w:author="Alotaibi, Raed" w:date="2019-07-12T12:52:00Z"/>
                <w:rFonts w:eastAsia="Times New Roman" w:cstheme="minorHAnsi"/>
                <w:color w:val="000000"/>
                <w:sz w:val="18"/>
                <w:szCs w:val="18"/>
              </w:rPr>
              <w:pPrChange w:id="3989" w:author="Alotaibi, Raed" w:date="2019-07-15T13:58:00Z">
                <w:pPr>
                  <w:spacing w:after="0" w:line="240" w:lineRule="auto"/>
                  <w:jc w:val="right"/>
                </w:pPr>
              </w:pPrChange>
            </w:pPr>
            <w:del w:id="3990" w:author="Alotaibi, Raed" w:date="2019-07-12T12:52:00Z">
              <w:r w:rsidRPr="003453AB" w:rsidDel="003C316A">
                <w:rPr>
                  <w:rFonts w:eastAsia="Times New Roman" w:cstheme="minorHAnsi"/>
                  <w:color w:val="000000"/>
                  <w:sz w:val="18"/>
                  <w:szCs w:val="18"/>
                </w:rPr>
                <w:delText>17,600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30DEC8D" w14:textId="65153122" w:rsidR="00CC3C13" w:rsidRPr="003453AB" w:rsidDel="003C316A" w:rsidRDefault="00CC3C13">
            <w:pPr>
              <w:spacing w:after="0" w:line="276" w:lineRule="auto"/>
              <w:jc w:val="right"/>
              <w:rPr>
                <w:del w:id="3991" w:author="Alotaibi, Raed" w:date="2019-07-12T12:52:00Z"/>
                <w:rFonts w:eastAsia="Times New Roman" w:cstheme="minorHAnsi"/>
                <w:color w:val="000000"/>
                <w:sz w:val="18"/>
                <w:szCs w:val="18"/>
              </w:rPr>
              <w:pPrChange w:id="3992" w:author="Alotaibi, Raed" w:date="2019-07-15T13:58:00Z">
                <w:pPr>
                  <w:spacing w:after="0" w:line="240" w:lineRule="auto"/>
                  <w:jc w:val="right"/>
                </w:pPr>
              </w:pPrChange>
            </w:pPr>
            <w:del w:id="3993" w:author="Alotaibi, Raed" w:date="2019-07-12T12:52:00Z">
              <w:r w:rsidRPr="003453AB" w:rsidDel="003C316A">
                <w:rPr>
                  <w:rFonts w:eastAsia="Times New Roman" w:cstheme="minorHAnsi"/>
                  <w:color w:val="000000"/>
                  <w:sz w:val="18"/>
                  <w:szCs w:val="18"/>
                </w:rPr>
                <w:delText>3,800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8389FB0" w14:textId="790ACDCC" w:rsidR="00CC3C13" w:rsidRPr="003453AB" w:rsidDel="003C316A" w:rsidRDefault="00CC3C13">
            <w:pPr>
              <w:spacing w:after="0" w:line="276" w:lineRule="auto"/>
              <w:jc w:val="right"/>
              <w:rPr>
                <w:del w:id="3994" w:author="Alotaibi, Raed" w:date="2019-07-12T12:52:00Z"/>
                <w:rFonts w:eastAsia="Times New Roman" w:cstheme="minorHAnsi"/>
                <w:color w:val="000000"/>
                <w:sz w:val="18"/>
                <w:szCs w:val="18"/>
              </w:rPr>
              <w:pPrChange w:id="3995" w:author="Alotaibi, Raed" w:date="2019-07-15T13:58:00Z">
                <w:pPr>
                  <w:spacing w:after="0" w:line="240" w:lineRule="auto"/>
                  <w:jc w:val="right"/>
                </w:pPr>
              </w:pPrChange>
            </w:pPr>
            <w:del w:id="3996" w:author="Alotaibi, Raed" w:date="2019-07-12T12:52:00Z">
              <w:r w:rsidRPr="003453AB" w:rsidDel="003C316A">
                <w:rPr>
                  <w:rFonts w:eastAsia="Times New Roman" w:cstheme="minorHAnsi"/>
                  <w:color w:val="000000"/>
                  <w:sz w:val="18"/>
                  <w:szCs w:val="18"/>
                </w:rPr>
                <w:delText>21.6%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F52DAD5" w14:textId="2E861341" w:rsidR="00CC3C13" w:rsidRPr="003453AB" w:rsidDel="003C316A" w:rsidRDefault="00CC3C13">
            <w:pPr>
              <w:spacing w:after="0" w:line="276" w:lineRule="auto"/>
              <w:jc w:val="right"/>
              <w:rPr>
                <w:del w:id="3997" w:author="Alotaibi, Raed" w:date="2019-07-12T12:52:00Z"/>
                <w:rFonts w:eastAsia="Times New Roman" w:cstheme="minorHAnsi"/>
                <w:color w:val="000000"/>
                <w:sz w:val="18"/>
                <w:szCs w:val="18"/>
              </w:rPr>
              <w:pPrChange w:id="3998" w:author="Alotaibi, Raed" w:date="2019-07-15T13:58:00Z">
                <w:pPr>
                  <w:spacing w:after="0" w:line="240" w:lineRule="auto"/>
                  <w:jc w:val="right"/>
                </w:pPr>
              </w:pPrChange>
            </w:pPr>
            <w:del w:id="3999" w:author="Alotaibi, Raed" w:date="2019-07-12T12:52:00Z">
              <w:r w:rsidRPr="003453AB" w:rsidDel="003C316A">
                <w:rPr>
                  <w:rFonts w:eastAsia="Times New Roman" w:cstheme="minorHAnsi"/>
                  <w:color w:val="000000"/>
                  <w:sz w:val="18"/>
                  <w:szCs w:val="18"/>
                </w:rPr>
                <w:delText>21,500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8A20A8D" w14:textId="689D8019" w:rsidR="00CC3C13" w:rsidRPr="003453AB" w:rsidDel="003C316A" w:rsidRDefault="00CC3C13">
            <w:pPr>
              <w:spacing w:after="0" w:line="276" w:lineRule="auto"/>
              <w:jc w:val="right"/>
              <w:rPr>
                <w:del w:id="4000" w:author="Alotaibi, Raed" w:date="2019-07-12T12:52:00Z"/>
                <w:rFonts w:eastAsia="Times New Roman" w:cstheme="minorHAnsi"/>
                <w:color w:val="000000"/>
                <w:sz w:val="18"/>
                <w:szCs w:val="18"/>
              </w:rPr>
              <w:pPrChange w:id="4001" w:author="Alotaibi, Raed" w:date="2019-07-15T13:58:00Z">
                <w:pPr>
                  <w:spacing w:after="0" w:line="240" w:lineRule="auto"/>
                  <w:jc w:val="right"/>
                </w:pPr>
              </w:pPrChange>
            </w:pPr>
            <w:del w:id="4002" w:author="Alotaibi, Raed" w:date="2019-07-12T12:52:00Z">
              <w:r w:rsidRPr="003453AB" w:rsidDel="003C316A">
                <w:rPr>
                  <w:rFonts w:eastAsia="Times New Roman" w:cstheme="minorHAnsi"/>
                  <w:color w:val="000000"/>
                  <w:sz w:val="18"/>
                  <w:szCs w:val="18"/>
                </w:rPr>
                <w:delText>4,620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B7B8FA6" w14:textId="7D4836F7" w:rsidR="00CC3C13" w:rsidRPr="003453AB" w:rsidDel="003C316A" w:rsidRDefault="00CC3C13">
            <w:pPr>
              <w:spacing w:after="0" w:line="276" w:lineRule="auto"/>
              <w:jc w:val="right"/>
              <w:rPr>
                <w:del w:id="4003" w:author="Alotaibi, Raed" w:date="2019-07-12T12:52:00Z"/>
                <w:rFonts w:eastAsia="Times New Roman" w:cstheme="minorHAnsi"/>
                <w:color w:val="000000"/>
                <w:sz w:val="18"/>
                <w:szCs w:val="18"/>
              </w:rPr>
              <w:pPrChange w:id="4004" w:author="Alotaibi, Raed" w:date="2019-07-15T13:58:00Z">
                <w:pPr>
                  <w:spacing w:after="0" w:line="240" w:lineRule="auto"/>
                  <w:jc w:val="right"/>
                </w:pPr>
              </w:pPrChange>
            </w:pPr>
            <w:del w:id="4005" w:author="Alotaibi, Raed" w:date="2019-07-12T12:52:00Z">
              <w:r w:rsidRPr="003453AB" w:rsidDel="003C316A">
                <w:rPr>
                  <w:rFonts w:eastAsia="Times New Roman" w:cstheme="minorHAnsi"/>
                  <w:color w:val="000000"/>
                  <w:sz w:val="18"/>
                  <w:szCs w:val="18"/>
                </w:rPr>
                <w:delText>21.5%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42B7A3" w14:textId="5E363866" w:rsidR="00CC3C13" w:rsidRPr="00CC3C13" w:rsidDel="003C316A" w:rsidRDefault="00CC3C13">
            <w:pPr>
              <w:spacing w:after="0" w:line="276" w:lineRule="auto"/>
              <w:jc w:val="right"/>
              <w:rPr>
                <w:del w:id="4006" w:author="Alotaibi, Raed" w:date="2019-07-12T12:52:00Z"/>
                <w:rFonts w:eastAsia="Times New Roman" w:cstheme="minorHAnsi"/>
                <w:color w:val="000000"/>
                <w:sz w:val="18"/>
                <w:szCs w:val="18"/>
              </w:rPr>
              <w:pPrChange w:id="4007" w:author="Alotaibi, Raed" w:date="2019-07-15T13:58:00Z">
                <w:pPr>
                  <w:spacing w:after="0" w:line="240" w:lineRule="auto"/>
                  <w:jc w:val="right"/>
                </w:pPr>
              </w:pPrChange>
            </w:pPr>
            <w:del w:id="4008" w:author="Alotaibi, Raed" w:date="2019-07-12T12:52:00Z">
              <w:r w:rsidRPr="00CC3C13" w:rsidDel="003C316A">
                <w:rPr>
                  <w:rFonts w:ascii="Calibri" w:hAnsi="Calibri" w:cs="Calibri"/>
                  <w:color w:val="000000"/>
                  <w:sz w:val="18"/>
                  <w:szCs w:val="18"/>
                </w:rPr>
                <w:delText>3,900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08BA402" w14:textId="6DEF603A" w:rsidR="00CC3C13" w:rsidRPr="00CC3C13" w:rsidDel="003C316A" w:rsidRDefault="00CC3C13">
            <w:pPr>
              <w:spacing w:after="0" w:line="276" w:lineRule="auto"/>
              <w:jc w:val="right"/>
              <w:rPr>
                <w:del w:id="4009" w:author="Alotaibi, Raed" w:date="2019-07-12T12:52:00Z"/>
                <w:rFonts w:eastAsia="Times New Roman" w:cstheme="minorHAnsi"/>
                <w:color w:val="000000"/>
                <w:sz w:val="18"/>
                <w:szCs w:val="18"/>
              </w:rPr>
              <w:pPrChange w:id="4010" w:author="Alotaibi, Raed" w:date="2019-07-15T13:58:00Z">
                <w:pPr>
                  <w:spacing w:after="0" w:line="240" w:lineRule="auto"/>
                  <w:jc w:val="right"/>
                </w:pPr>
              </w:pPrChange>
            </w:pPr>
            <w:del w:id="4011" w:author="Alotaibi, Raed" w:date="2019-07-12T12:52:00Z">
              <w:r w:rsidRPr="00CC3C13" w:rsidDel="003C316A">
                <w:rPr>
                  <w:rFonts w:ascii="Calibri" w:hAnsi="Calibri" w:cs="Calibri"/>
                  <w:color w:val="000000"/>
                  <w:sz w:val="18"/>
                  <w:szCs w:val="18"/>
                </w:rPr>
                <w:delText>820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81FB89D" w14:textId="50DB0C99" w:rsidR="00CC3C13" w:rsidRPr="00CC3C13" w:rsidDel="003C316A" w:rsidRDefault="00CC3C13">
            <w:pPr>
              <w:spacing w:after="0" w:line="276" w:lineRule="auto"/>
              <w:jc w:val="right"/>
              <w:rPr>
                <w:del w:id="4012" w:author="Alotaibi, Raed" w:date="2019-07-12T12:52:00Z"/>
                <w:rFonts w:eastAsia="Times New Roman" w:cstheme="minorHAnsi"/>
                <w:color w:val="000000"/>
                <w:sz w:val="18"/>
                <w:szCs w:val="18"/>
              </w:rPr>
              <w:pPrChange w:id="4013" w:author="Alotaibi, Raed" w:date="2019-07-15T13:58:00Z">
                <w:pPr>
                  <w:spacing w:after="0" w:line="240" w:lineRule="auto"/>
                  <w:jc w:val="right"/>
                </w:pPr>
              </w:pPrChange>
            </w:pPr>
            <w:del w:id="401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3FA61B5" w14:textId="700E45ED" w:rsidR="00CC3C13" w:rsidRPr="00CC3C13" w:rsidDel="003C316A" w:rsidRDefault="00CC3C13">
            <w:pPr>
              <w:spacing w:after="0" w:line="276" w:lineRule="auto"/>
              <w:jc w:val="right"/>
              <w:rPr>
                <w:del w:id="4015" w:author="Alotaibi, Raed" w:date="2019-07-12T12:52:00Z"/>
                <w:rFonts w:eastAsia="Times New Roman" w:cstheme="minorHAnsi"/>
                <w:color w:val="000000"/>
                <w:sz w:val="18"/>
                <w:szCs w:val="18"/>
              </w:rPr>
              <w:pPrChange w:id="4016" w:author="Alotaibi, Raed" w:date="2019-07-15T13:58:00Z">
                <w:pPr>
                  <w:spacing w:after="0" w:line="240" w:lineRule="auto"/>
                  <w:jc w:val="right"/>
                </w:pPr>
              </w:pPrChange>
            </w:pPr>
            <w:del w:id="4017" w:author="Alotaibi, Raed" w:date="2019-07-12T12:52:00Z">
              <w:r w:rsidRPr="00CC3C13" w:rsidDel="003C316A">
                <w:rPr>
                  <w:rFonts w:ascii="Calibri" w:hAnsi="Calibri" w:cs="Calibri"/>
                  <w:color w:val="000000"/>
                  <w:sz w:val="18"/>
                  <w:szCs w:val="18"/>
                </w:rPr>
                <w:delText>22.2%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835490" w14:textId="2ECBB8D7" w:rsidR="00CC3C13" w:rsidRPr="00CC3C13" w:rsidDel="003C316A" w:rsidRDefault="00CC3C13">
            <w:pPr>
              <w:spacing w:after="0" w:line="276" w:lineRule="auto"/>
              <w:jc w:val="right"/>
              <w:rPr>
                <w:del w:id="4018" w:author="Alotaibi, Raed" w:date="2019-07-12T12:52:00Z"/>
                <w:rFonts w:eastAsia="Times New Roman" w:cstheme="minorHAnsi"/>
                <w:color w:val="000000"/>
                <w:sz w:val="18"/>
                <w:szCs w:val="18"/>
              </w:rPr>
              <w:pPrChange w:id="4019" w:author="Alotaibi, Raed" w:date="2019-07-15T13:58:00Z">
                <w:pPr>
                  <w:spacing w:after="0" w:line="240" w:lineRule="auto"/>
                  <w:jc w:val="right"/>
                </w:pPr>
              </w:pPrChange>
            </w:pPr>
            <w:del w:id="4020" w:author="Alotaibi, Raed" w:date="2019-07-12T12:52:00Z">
              <w:r w:rsidRPr="00CC3C13" w:rsidDel="003C316A">
                <w:rPr>
                  <w:rFonts w:ascii="Calibri" w:hAnsi="Calibri" w:cs="Calibri"/>
                  <w:color w:val="000000"/>
                  <w:sz w:val="18"/>
                  <w:szCs w:val="18"/>
                </w:rPr>
                <w:delText>21.6%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450033C" w14:textId="1796FDF3" w:rsidR="00CC3C13" w:rsidRPr="00CC3C13" w:rsidDel="003C316A" w:rsidRDefault="00CC3C13">
            <w:pPr>
              <w:spacing w:after="0" w:line="276" w:lineRule="auto"/>
              <w:jc w:val="right"/>
              <w:rPr>
                <w:del w:id="4021" w:author="Alotaibi, Raed" w:date="2019-07-12T12:52:00Z"/>
                <w:rFonts w:eastAsia="Times New Roman" w:cstheme="minorHAnsi"/>
                <w:color w:val="000000"/>
                <w:sz w:val="18"/>
                <w:szCs w:val="18"/>
              </w:rPr>
              <w:pPrChange w:id="4022" w:author="Alotaibi, Raed" w:date="2019-07-15T13:58:00Z">
                <w:pPr>
                  <w:spacing w:after="0" w:line="240" w:lineRule="auto"/>
                  <w:jc w:val="right"/>
                </w:pPr>
              </w:pPrChange>
            </w:pPr>
            <w:del w:id="4023"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BCBF034" w14:textId="1193932A" w:rsidTr="00CC3C13">
        <w:trPr>
          <w:trHeight w:val="247"/>
          <w:jc w:val="center"/>
          <w:del w:id="40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32FC792" w14:textId="0C22B80F" w:rsidR="00CC3C13" w:rsidRPr="003453AB" w:rsidDel="003C316A" w:rsidRDefault="00CC3C13">
            <w:pPr>
              <w:spacing w:after="0" w:line="276" w:lineRule="auto"/>
              <w:rPr>
                <w:del w:id="4025" w:author="Alotaibi, Raed" w:date="2019-07-12T12:52:00Z"/>
                <w:rFonts w:eastAsia="Times New Roman" w:cstheme="minorHAnsi"/>
                <w:b/>
                <w:bCs/>
                <w:color w:val="000000"/>
                <w:sz w:val="18"/>
                <w:szCs w:val="18"/>
              </w:rPr>
              <w:pPrChange w:id="4026" w:author="Alotaibi, Raed" w:date="2019-07-15T13:58:00Z">
                <w:pPr>
                  <w:spacing w:after="0" w:line="240" w:lineRule="auto"/>
                </w:pPr>
              </w:pPrChange>
            </w:pPr>
            <w:del w:id="4027" w:author="Alotaibi, Raed" w:date="2019-07-12T12:52:00Z">
              <w:r w:rsidRPr="003453AB" w:rsidDel="003C316A">
                <w:rPr>
                  <w:rFonts w:eastAsia="Times New Roman" w:cstheme="minorHAnsi"/>
                  <w:b/>
                  <w:bCs/>
                  <w:color w:val="000000"/>
                  <w:sz w:val="18"/>
                  <w:szCs w:val="18"/>
                </w:rPr>
                <w:delText>Arkansas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07DCAB" w14:textId="2AFBCBAD" w:rsidR="00CC3C13" w:rsidRPr="003453AB" w:rsidDel="003C316A" w:rsidRDefault="00CC3C13">
            <w:pPr>
              <w:spacing w:after="0" w:line="276" w:lineRule="auto"/>
              <w:jc w:val="right"/>
              <w:rPr>
                <w:del w:id="4028" w:author="Alotaibi, Raed" w:date="2019-07-12T12:52:00Z"/>
                <w:rFonts w:eastAsia="Times New Roman" w:cstheme="minorHAnsi"/>
                <w:color w:val="000000"/>
                <w:sz w:val="18"/>
                <w:szCs w:val="18"/>
              </w:rPr>
              <w:pPrChange w:id="4029" w:author="Alotaibi, Raed" w:date="2019-07-15T13:58:00Z">
                <w:pPr>
                  <w:spacing w:after="0" w:line="240" w:lineRule="auto"/>
                  <w:jc w:val="right"/>
                </w:pPr>
              </w:pPrChange>
            </w:pPr>
            <w:del w:id="4030" w:author="Alotaibi, Raed" w:date="2019-07-12T12:52:00Z">
              <w:r w:rsidRPr="003453AB" w:rsidDel="003C316A">
                <w:rPr>
                  <w:rFonts w:eastAsia="Times New Roman" w:cstheme="minorHAnsi"/>
                  <w:color w:val="000000"/>
                  <w:sz w:val="18"/>
                  <w:szCs w:val="18"/>
                </w:rPr>
                <w:delText>7,700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7A9618A" w14:textId="18C1767B" w:rsidR="00CC3C13" w:rsidRPr="003453AB" w:rsidDel="003C316A" w:rsidRDefault="00CC3C13">
            <w:pPr>
              <w:spacing w:after="0" w:line="276" w:lineRule="auto"/>
              <w:jc w:val="right"/>
              <w:rPr>
                <w:del w:id="4031" w:author="Alotaibi, Raed" w:date="2019-07-12T12:52:00Z"/>
                <w:rFonts w:eastAsia="Times New Roman" w:cstheme="minorHAnsi"/>
                <w:color w:val="000000"/>
                <w:sz w:val="18"/>
                <w:szCs w:val="18"/>
              </w:rPr>
              <w:pPrChange w:id="4032" w:author="Alotaibi, Raed" w:date="2019-07-15T13:58:00Z">
                <w:pPr>
                  <w:spacing w:after="0" w:line="240" w:lineRule="auto"/>
                  <w:jc w:val="right"/>
                </w:pPr>
              </w:pPrChange>
            </w:pPr>
            <w:del w:id="4033"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80FC7AB" w14:textId="50EAFCDD" w:rsidR="00CC3C13" w:rsidRPr="003453AB" w:rsidDel="003C316A" w:rsidRDefault="00CC3C13">
            <w:pPr>
              <w:spacing w:after="0" w:line="276" w:lineRule="auto"/>
              <w:jc w:val="right"/>
              <w:rPr>
                <w:del w:id="4034" w:author="Alotaibi, Raed" w:date="2019-07-12T12:52:00Z"/>
                <w:rFonts w:eastAsia="Times New Roman" w:cstheme="minorHAnsi"/>
                <w:color w:val="000000"/>
                <w:sz w:val="18"/>
                <w:szCs w:val="18"/>
              </w:rPr>
              <w:pPrChange w:id="4035" w:author="Alotaibi, Raed" w:date="2019-07-15T13:58:00Z">
                <w:pPr>
                  <w:spacing w:after="0" w:line="240" w:lineRule="auto"/>
                  <w:jc w:val="right"/>
                </w:pPr>
              </w:pPrChange>
            </w:pPr>
            <w:del w:id="4036"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06BD179" w14:textId="54F2BEE0" w:rsidR="00CC3C13" w:rsidRPr="003453AB" w:rsidDel="003C316A" w:rsidRDefault="00CC3C13">
            <w:pPr>
              <w:spacing w:after="0" w:line="276" w:lineRule="auto"/>
              <w:jc w:val="right"/>
              <w:rPr>
                <w:del w:id="4037" w:author="Alotaibi, Raed" w:date="2019-07-12T12:52:00Z"/>
                <w:rFonts w:eastAsia="Times New Roman" w:cstheme="minorHAnsi"/>
                <w:color w:val="000000"/>
                <w:sz w:val="18"/>
                <w:szCs w:val="18"/>
              </w:rPr>
              <w:pPrChange w:id="4038" w:author="Alotaibi, Raed" w:date="2019-07-15T13:58:00Z">
                <w:pPr>
                  <w:spacing w:after="0" w:line="240" w:lineRule="auto"/>
                  <w:jc w:val="right"/>
                </w:pPr>
              </w:pPrChange>
            </w:pPr>
            <w:del w:id="4039" w:author="Alotaibi, Raed" w:date="2019-07-12T12:52:00Z">
              <w:r w:rsidRPr="003453AB" w:rsidDel="003C316A">
                <w:rPr>
                  <w:rFonts w:eastAsia="Times New Roman" w:cstheme="minorHAnsi"/>
                  <w:color w:val="000000"/>
                  <w:sz w:val="18"/>
                  <w:szCs w:val="18"/>
                </w:rPr>
                <w:delText>7,500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4FED72" w14:textId="7F917B7A" w:rsidR="00CC3C13" w:rsidRPr="003453AB" w:rsidDel="003C316A" w:rsidRDefault="00CC3C13">
            <w:pPr>
              <w:spacing w:after="0" w:line="276" w:lineRule="auto"/>
              <w:jc w:val="right"/>
              <w:rPr>
                <w:del w:id="4040" w:author="Alotaibi, Raed" w:date="2019-07-12T12:52:00Z"/>
                <w:rFonts w:eastAsia="Times New Roman" w:cstheme="minorHAnsi"/>
                <w:color w:val="000000"/>
                <w:sz w:val="18"/>
                <w:szCs w:val="18"/>
              </w:rPr>
              <w:pPrChange w:id="4041" w:author="Alotaibi, Raed" w:date="2019-07-15T13:58:00Z">
                <w:pPr>
                  <w:spacing w:after="0" w:line="240" w:lineRule="auto"/>
                  <w:jc w:val="right"/>
                </w:pPr>
              </w:pPrChange>
            </w:pPr>
            <w:del w:id="4042" w:author="Alotaibi, Raed" w:date="2019-07-12T12:52:00Z">
              <w:r w:rsidRPr="003453AB" w:rsidDel="003C316A">
                <w:rPr>
                  <w:rFonts w:eastAsia="Times New Roman" w:cstheme="minorHAnsi"/>
                  <w:color w:val="000000"/>
                  <w:sz w:val="18"/>
                  <w:szCs w:val="18"/>
                </w:rPr>
                <w:delText>860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C54E3C4" w14:textId="0B3AEAF0" w:rsidR="00CC3C13" w:rsidRPr="003453AB" w:rsidDel="003C316A" w:rsidRDefault="00CC3C13">
            <w:pPr>
              <w:spacing w:after="0" w:line="276" w:lineRule="auto"/>
              <w:jc w:val="right"/>
              <w:rPr>
                <w:del w:id="4043" w:author="Alotaibi, Raed" w:date="2019-07-12T12:52:00Z"/>
                <w:rFonts w:eastAsia="Times New Roman" w:cstheme="minorHAnsi"/>
                <w:color w:val="000000"/>
                <w:sz w:val="18"/>
                <w:szCs w:val="18"/>
              </w:rPr>
              <w:pPrChange w:id="4044" w:author="Alotaibi, Raed" w:date="2019-07-15T13:58:00Z">
                <w:pPr>
                  <w:spacing w:after="0" w:line="240" w:lineRule="auto"/>
                  <w:jc w:val="right"/>
                </w:pPr>
              </w:pPrChange>
            </w:pPr>
            <w:del w:id="4045" w:author="Alotaibi, Raed" w:date="2019-07-12T12:52:00Z">
              <w:r w:rsidRPr="003453AB" w:rsidDel="003C316A">
                <w:rPr>
                  <w:rFonts w:eastAsia="Times New Roman" w:cstheme="minorHAnsi"/>
                  <w:color w:val="000000"/>
                  <w:sz w:val="18"/>
                  <w:szCs w:val="18"/>
                </w:rPr>
                <w:delText>11.5%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FB29645" w14:textId="1CA63554" w:rsidR="00CC3C13" w:rsidRPr="00CC3C13" w:rsidDel="003C316A" w:rsidRDefault="00CC3C13">
            <w:pPr>
              <w:spacing w:after="0" w:line="276" w:lineRule="auto"/>
              <w:jc w:val="right"/>
              <w:rPr>
                <w:del w:id="4046" w:author="Alotaibi, Raed" w:date="2019-07-12T12:52:00Z"/>
                <w:rFonts w:eastAsia="Times New Roman" w:cstheme="minorHAnsi"/>
                <w:color w:val="000000"/>
                <w:sz w:val="18"/>
                <w:szCs w:val="18"/>
              </w:rPr>
              <w:pPrChange w:id="4047" w:author="Alotaibi, Raed" w:date="2019-07-15T13:58:00Z">
                <w:pPr>
                  <w:spacing w:after="0" w:line="240" w:lineRule="auto"/>
                  <w:jc w:val="right"/>
                </w:pPr>
              </w:pPrChange>
            </w:pPr>
            <w:del w:id="4048"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13BAB2A" w14:textId="7294070C" w:rsidR="00CC3C13" w:rsidRPr="00CC3C13" w:rsidDel="003C316A" w:rsidRDefault="00CC3C13">
            <w:pPr>
              <w:spacing w:after="0" w:line="276" w:lineRule="auto"/>
              <w:jc w:val="right"/>
              <w:rPr>
                <w:del w:id="4049" w:author="Alotaibi, Raed" w:date="2019-07-12T12:52:00Z"/>
                <w:rFonts w:eastAsia="Times New Roman" w:cstheme="minorHAnsi"/>
                <w:color w:val="000000"/>
                <w:sz w:val="18"/>
                <w:szCs w:val="18"/>
              </w:rPr>
              <w:pPrChange w:id="4050" w:author="Alotaibi, Raed" w:date="2019-07-15T13:58:00Z">
                <w:pPr>
                  <w:spacing w:after="0" w:line="240" w:lineRule="auto"/>
                  <w:jc w:val="right"/>
                </w:pPr>
              </w:pPrChange>
            </w:pPr>
            <w:del w:id="4051"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922126C" w14:textId="17B0DDC6" w:rsidR="00CC3C13" w:rsidRPr="00CC3C13" w:rsidDel="003C316A" w:rsidRDefault="00CC3C13">
            <w:pPr>
              <w:spacing w:after="0" w:line="276" w:lineRule="auto"/>
              <w:jc w:val="right"/>
              <w:rPr>
                <w:del w:id="4052" w:author="Alotaibi, Raed" w:date="2019-07-12T12:52:00Z"/>
                <w:rFonts w:eastAsia="Times New Roman" w:cstheme="minorHAnsi"/>
                <w:color w:val="000000"/>
                <w:sz w:val="18"/>
                <w:szCs w:val="18"/>
              </w:rPr>
              <w:pPrChange w:id="4053" w:author="Alotaibi, Raed" w:date="2019-07-15T13:58:00Z">
                <w:pPr>
                  <w:spacing w:after="0" w:line="240" w:lineRule="auto"/>
                  <w:jc w:val="right"/>
                </w:pPr>
              </w:pPrChange>
            </w:pPr>
            <w:del w:id="405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B297A7F" w14:textId="53BB4E4A" w:rsidR="00CC3C13" w:rsidRPr="00CC3C13" w:rsidDel="003C316A" w:rsidRDefault="00CC3C13">
            <w:pPr>
              <w:spacing w:after="0" w:line="276" w:lineRule="auto"/>
              <w:jc w:val="right"/>
              <w:rPr>
                <w:del w:id="4055" w:author="Alotaibi, Raed" w:date="2019-07-12T12:52:00Z"/>
                <w:rFonts w:eastAsia="Times New Roman" w:cstheme="minorHAnsi"/>
                <w:color w:val="000000"/>
                <w:sz w:val="18"/>
                <w:szCs w:val="18"/>
              </w:rPr>
              <w:pPrChange w:id="4056" w:author="Alotaibi, Raed" w:date="2019-07-15T13:58:00Z">
                <w:pPr>
                  <w:spacing w:after="0" w:line="240" w:lineRule="auto"/>
                  <w:jc w:val="right"/>
                </w:pPr>
              </w:pPrChange>
            </w:pPr>
            <w:del w:id="4057"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14D3BFF" w14:textId="39437754" w:rsidR="00CC3C13" w:rsidRPr="00CC3C13" w:rsidDel="003C316A" w:rsidRDefault="00CC3C13">
            <w:pPr>
              <w:spacing w:after="0" w:line="276" w:lineRule="auto"/>
              <w:jc w:val="right"/>
              <w:rPr>
                <w:del w:id="4058" w:author="Alotaibi, Raed" w:date="2019-07-12T12:52:00Z"/>
                <w:rFonts w:eastAsia="Times New Roman" w:cstheme="minorHAnsi"/>
                <w:color w:val="000000"/>
                <w:sz w:val="18"/>
                <w:szCs w:val="18"/>
              </w:rPr>
              <w:pPrChange w:id="4059" w:author="Alotaibi, Raed" w:date="2019-07-15T13:58:00Z">
                <w:pPr>
                  <w:spacing w:after="0" w:line="240" w:lineRule="auto"/>
                  <w:jc w:val="right"/>
                </w:pPr>
              </w:pPrChange>
            </w:pPr>
            <w:del w:id="4060" w:author="Alotaibi, Raed" w:date="2019-07-12T12:52:00Z">
              <w:r w:rsidRPr="00CC3C13" w:rsidDel="003C316A">
                <w:rPr>
                  <w:rFonts w:ascii="Calibri" w:hAnsi="Calibri" w:cs="Calibri"/>
                  <w:color w:val="000000"/>
                  <w:sz w:val="18"/>
                  <w:szCs w:val="18"/>
                </w:rPr>
                <w:delText>-4.4%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B0361CD" w14:textId="4610E7A6" w:rsidR="00CC3C13" w:rsidRPr="00CC3C13" w:rsidDel="003C316A" w:rsidRDefault="00CC3C13">
            <w:pPr>
              <w:spacing w:after="0" w:line="276" w:lineRule="auto"/>
              <w:jc w:val="right"/>
              <w:rPr>
                <w:del w:id="4061" w:author="Alotaibi, Raed" w:date="2019-07-12T12:52:00Z"/>
                <w:rFonts w:eastAsia="Times New Roman" w:cstheme="minorHAnsi"/>
                <w:color w:val="000000"/>
                <w:sz w:val="18"/>
                <w:szCs w:val="18"/>
              </w:rPr>
              <w:pPrChange w:id="4062" w:author="Alotaibi, Raed" w:date="2019-07-15T13:58:00Z">
                <w:pPr>
                  <w:spacing w:after="0" w:line="240" w:lineRule="auto"/>
                  <w:jc w:val="right"/>
                </w:pPr>
              </w:pPrChange>
            </w:pPr>
            <w:del w:id="4063" w:author="Alotaibi, Raed" w:date="2019-07-12T12:52:00Z">
              <w:r w:rsidRPr="00CC3C13" w:rsidDel="003C316A">
                <w:rPr>
                  <w:rFonts w:ascii="Calibri" w:hAnsi="Calibri" w:cs="Calibri"/>
                  <w:color w:val="000000"/>
                  <w:sz w:val="18"/>
                  <w:szCs w:val="18"/>
                </w:rPr>
                <w:delText>-1.9%</w:delText>
              </w:r>
            </w:del>
          </w:p>
        </w:tc>
      </w:tr>
      <w:tr w:rsidR="00CC3C13" w:rsidRPr="003453AB" w:rsidDel="003C316A" w14:paraId="734DC356" w14:textId="2283D9F5" w:rsidTr="00CC3C13">
        <w:trPr>
          <w:trHeight w:val="247"/>
          <w:jc w:val="center"/>
          <w:del w:id="40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CAE91C" w14:textId="65816D26" w:rsidR="00CC3C13" w:rsidRPr="003453AB" w:rsidDel="003C316A" w:rsidRDefault="00CC3C13">
            <w:pPr>
              <w:spacing w:after="0" w:line="276" w:lineRule="auto"/>
              <w:rPr>
                <w:del w:id="4065" w:author="Alotaibi, Raed" w:date="2019-07-12T12:52:00Z"/>
                <w:rFonts w:eastAsia="Times New Roman" w:cstheme="minorHAnsi"/>
                <w:b/>
                <w:bCs/>
                <w:color w:val="000000"/>
                <w:sz w:val="18"/>
                <w:szCs w:val="18"/>
              </w:rPr>
              <w:pPrChange w:id="4066" w:author="Alotaibi, Raed" w:date="2019-07-15T13:58:00Z">
                <w:pPr>
                  <w:spacing w:after="0" w:line="240" w:lineRule="auto"/>
                </w:pPr>
              </w:pPrChange>
            </w:pPr>
            <w:del w:id="4067" w:author="Alotaibi, Raed" w:date="2019-07-12T12:52:00Z">
              <w:r w:rsidRPr="003453AB" w:rsidDel="003C316A">
                <w:rPr>
                  <w:rFonts w:eastAsia="Times New Roman" w:cstheme="minorHAnsi"/>
                  <w:b/>
                  <w:bCs/>
                  <w:color w:val="000000"/>
                  <w:sz w:val="18"/>
                  <w:szCs w:val="18"/>
                </w:rPr>
                <w:delText>California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85DB86E" w14:textId="3145422B" w:rsidR="00CC3C13" w:rsidRPr="003453AB" w:rsidDel="003C316A" w:rsidRDefault="00CC3C13">
            <w:pPr>
              <w:spacing w:after="0" w:line="276" w:lineRule="auto"/>
              <w:jc w:val="right"/>
              <w:rPr>
                <w:del w:id="4068" w:author="Alotaibi, Raed" w:date="2019-07-12T12:52:00Z"/>
                <w:rFonts w:eastAsia="Times New Roman" w:cstheme="minorHAnsi"/>
                <w:color w:val="000000"/>
                <w:sz w:val="18"/>
                <w:szCs w:val="18"/>
              </w:rPr>
              <w:pPrChange w:id="4069" w:author="Alotaibi, Raed" w:date="2019-07-15T13:58:00Z">
                <w:pPr>
                  <w:spacing w:after="0" w:line="240" w:lineRule="auto"/>
                  <w:jc w:val="right"/>
                </w:pPr>
              </w:pPrChange>
            </w:pPr>
            <w:del w:id="4070" w:author="Alotaibi, Raed" w:date="2019-07-12T12:52:00Z">
              <w:r w:rsidRPr="003453AB" w:rsidDel="003C316A">
                <w:rPr>
                  <w:rFonts w:eastAsia="Times New Roman" w:cstheme="minorHAnsi"/>
                  <w:color w:val="000000"/>
                  <w:sz w:val="18"/>
                  <w:szCs w:val="18"/>
                </w:rPr>
                <w:delText>100,300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7924F6" w14:textId="49082CA9" w:rsidR="00CC3C13" w:rsidRPr="003453AB" w:rsidDel="003C316A" w:rsidRDefault="00CC3C13">
            <w:pPr>
              <w:spacing w:after="0" w:line="276" w:lineRule="auto"/>
              <w:jc w:val="right"/>
              <w:rPr>
                <w:del w:id="4071" w:author="Alotaibi, Raed" w:date="2019-07-12T12:52:00Z"/>
                <w:rFonts w:eastAsia="Times New Roman" w:cstheme="minorHAnsi"/>
                <w:color w:val="000000"/>
                <w:sz w:val="18"/>
                <w:szCs w:val="18"/>
              </w:rPr>
              <w:pPrChange w:id="4072" w:author="Alotaibi, Raed" w:date="2019-07-15T13:58:00Z">
                <w:pPr>
                  <w:spacing w:after="0" w:line="240" w:lineRule="auto"/>
                  <w:jc w:val="right"/>
                </w:pPr>
              </w:pPrChange>
            </w:pPr>
            <w:del w:id="4073" w:author="Alotaibi, Raed" w:date="2019-07-12T12:52:00Z">
              <w:r w:rsidRPr="003453AB" w:rsidDel="003C316A">
                <w:rPr>
                  <w:rFonts w:eastAsia="Times New Roman" w:cstheme="minorHAnsi"/>
                  <w:color w:val="000000"/>
                  <w:sz w:val="18"/>
                  <w:szCs w:val="18"/>
                </w:rPr>
                <w:delText>25,400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88BB267" w14:textId="59A61C58" w:rsidR="00CC3C13" w:rsidRPr="003453AB" w:rsidDel="003C316A" w:rsidRDefault="00CC3C13">
            <w:pPr>
              <w:spacing w:after="0" w:line="276" w:lineRule="auto"/>
              <w:jc w:val="right"/>
              <w:rPr>
                <w:del w:id="4074" w:author="Alotaibi, Raed" w:date="2019-07-12T12:52:00Z"/>
                <w:rFonts w:eastAsia="Times New Roman" w:cstheme="minorHAnsi"/>
                <w:color w:val="000000"/>
                <w:sz w:val="18"/>
                <w:szCs w:val="18"/>
              </w:rPr>
              <w:pPrChange w:id="4075" w:author="Alotaibi, Raed" w:date="2019-07-15T13:58:00Z">
                <w:pPr>
                  <w:spacing w:after="0" w:line="240" w:lineRule="auto"/>
                  <w:jc w:val="right"/>
                </w:pPr>
              </w:pPrChange>
            </w:pPr>
            <w:del w:id="4076"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2480CBC" w14:textId="549A4AB6" w:rsidR="00CC3C13" w:rsidRPr="003453AB" w:rsidDel="003C316A" w:rsidRDefault="00CC3C13">
            <w:pPr>
              <w:spacing w:after="0" w:line="276" w:lineRule="auto"/>
              <w:jc w:val="right"/>
              <w:rPr>
                <w:del w:id="4077" w:author="Alotaibi, Raed" w:date="2019-07-12T12:52:00Z"/>
                <w:rFonts w:eastAsia="Times New Roman" w:cstheme="minorHAnsi"/>
                <w:color w:val="000000"/>
                <w:sz w:val="18"/>
                <w:szCs w:val="18"/>
              </w:rPr>
              <w:pPrChange w:id="4078" w:author="Alotaibi, Raed" w:date="2019-07-15T13:58:00Z">
                <w:pPr>
                  <w:spacing w:after="0" w:line="240" w:lineRule="auto"/>
                  <w:jc w:val="right"/>
                </w:pPr>
              </w:pPrChange>
            </w:pPr>
            <w:del w:id="4079" w:author="Alotaibi, Raed" w:date="2019-07-12T12:52:00Z">
              <w:r w:rsidRPr="003453AB" w:rsidDel="003C316A">
                <w:rPr>
                  <w:rFonts w:eastAsia="Times New Roman" w:cstheme="minorHAnsi"/>
                  <w:color w:val="000000"/>
                  <w:sz w:val="18"/>
                  <w:szCs w:val="18"/>
                </w:rPr>
                <w:delText>75,800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11D50C1" w14:textId="3E3113CA" w:rsidR="00CC3C13" w:rsidRPr="003453AB" w:rsidDel="003C316A" w:rsidRDefault="00CC3C13">
            <w:pPr>
              <w:spacing w:after="0" w:line="276" w:lineRule="auto"/>
              <w:jc w:val="right"/>
              <w:rPr>
                <w:del w:id="4080" w:author="Alotaibi, Raed" w:date="2019-07-12T12:52:00Z"/>
                <w:rFonts w:eastAsia="Times New Roman" w:cstheme="minorHAnsi"/>
                <w:color w:val="000000"/>
                <w:sz w:val="18"/>
                <w:szCs w:val="18"/>
              </w:rPr>
              <w:pPrChange w:id="4081" w:author="Alotaibi, Raed" w:date="2019-07-15T13:58:00Z">
                <w:pPr>
                  <w:spacing w:after="0" w:line="240" w:lineRule="auto"/>
                  <w:jc w:val="right"/>
                </w:pPr>
              </w:pPrChange>
            </w:pPr>
            <w:del w:id="4082" w:author="Alotaibi, Raed" w:date="2019-07-12T12:52:00Z">
              <w:r w:rsidRPr="003453AB" w:rsidDel="003C316A">
                <w:rPr>
                  <w:rFonts w:eastAsia="Times New Roman" w:cstheme="minorHAnsi"/>
                  <w:color w:val="000000"/>
                  <w:sz w:val="18"/>
                  <w:szCs w:val="18"/>
                </w:rPr>
                <w:delText>19,200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CAFC865" w14:textId="7BD106E5" w:rsidR="00CC3C13" w:rsidRPr="003453AB" w:rsidDel="003C316A" w:rsidRDefault="00CC3C13">
            <w:pPr>
              <w:spacing w:after="0" w:line="276" w:lineRule="auto"/>
              <w:jc w:val="right"/>
              <w:rPr>
                <w:del w:id="4083" w:author="Alotaibi, Raed" w:date="2019-07-12T12:52:00Z"/>
                <w:rFonts w:eastAsia="Times New Roman" w:cstheme="minorHAnsi"/>
                <w:color w:val="000000"/>
                <w:sz w:val="18"/>
                <w:szCs w:val="18"/>
              </w:rPr>
              <w:pPrChange w:id="4084" w:author="Alotaibi, Raed" w:date="2019-07-15T13:58:00Z">
                <w:pPr>
                  <w:spacing w:after="0" w:line="240" w:lineRule="auto"/>
                  <w:jc w:val="right"/>
                </w:pPr>
              </w:pPrChange>
            </w:pPr>
            <w:del w:id="4085" w:author="Alotaibi, Raed" w:date="2019-07-12T12:52:00Z">
              <w:r w:rsidRPr="003453AB" w:rsidDel="003C316A">
                <w:rPr>
                  <w:rFonts w:eastAsia="Times New Roman" w:cstheme="minorHAnsi"/>
                  <w:color w:val="000000"/>
                  <w:sz w:val="18"/>
                  <w:szCs w:val="18"/>
                </w:rPr>
                <w:delText>25.3%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A77AB9" w14:textId="008B3DB9" w:rsidR="00CC3C13" w:rsidRPr="00CC3C13" w:rsidDel="003C316A" w:rsidRDefault="00CC3C13">
            <w:pPr>
              <w:spacing w:after="0" w:line="276" w:lineRule="auto"/>
              <w:jc w:val="right"/>
              <w:rPr>
                <w:del w:id="4086" w:author="Alotaibi, Raed" w:date="2019-07-12T12:52:00Z"/>
                <w:rFonts w:eastAsia="Times New Roman" w:cstheme="minorHAnsi"/>
                <w:color w:val="000000"/>
                <w:sz w:val="18"/>
                <w:szCs w:val="18"/>
              </w:rPr>
              <w:pPrChange w:id="4087" w:author="Alotaibi, Raed" w:date="2019-07-15T13:58:00Z">
                <w:pPr>
                  <w:spacing w:after="0" w:line="240" w:lineRule="auto"/>
                  <w:jc w:val="right"/>
                </w:pPr>
              </w:pPrChange>
            </w:pPr>
            <w:del w:id="4088" w:author="Alotaibi, Raed" w:date="2019-07-12T12:52:00Z">
              <w:r w:rsidRPr="00CC3C13" w:rsidDel="003C316A">
                <w:rPr>
                  <w:rFonts w:ascii="Calibri" w:hAnsi="Calibri" w:cs="Calibri"/>
                  <w:color w:val="000000"/>
                  <w:sz w:val="18"/>
                  <w:szCs w:val="18"/>
                </w:rPr>
                <w:delText>-24,500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A1BCF3F" w14:textId="35094E72" w:rsidR="00CC3C13" w:rsidRPr="00CC3C13" w:rsidDel="003C316A" w:rsidRDefault="00CC3C13">
            <w:pPr>
              <w:spacing w:after="0" w:line="276" w:lineRule="auto"/>
              <w:jc w:val="right"/>
              <w:rPr>
                <w:del w:id="4089" w:author="Alotaibi, Raed" w:date="2019-07-12T12:52:00Z"/>
                <w:rFonts w:eastAsia="Times New Roman" w:cstheme="minorHAnsi"/>
                <w:color w:val="000000"/>
                <w:sz w:val="18"/>
                <w:szCs w:val="18"/>
              </w:rPr>
              <w:pPrChange w:id="4090" w:author="Alotaibi, Raed" w:date="2019-07-15T13:58:00Z">
                <w:pPr>
                  <w:spacing w:after="0" w:line="240" w:lineRule="auto"/>
                  <w:jc w:val="right"/>
                </w:pPr>
              </w:pPrChange>
            </w:pPr>
            <w:del w:id="4091" w:author="Alotaibi, Raed" w:date="2019-07-12T12:52:00Z">
              <w:r w:rsidRPr="00CC3C13" w:rsidDel="003C316A">
                <w:rPr>
                  <w:rFonts w:ascii="Calibri" w:hAnsi="Calibri" w:cs="Calibri"/>
                  <w:color w:val="000000"/>
                  <w:sz w:val="18"/>
                  <w:szCs w:val="18"/>
                </w:rPr>
                <w:delText>-6,200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7EA54AA" w14:textId="1C011887" w:rsidR="00CC3C13" w:rsidRPr="00CC3C13" w:rsidDel="003C316A" w:rsidRDefault="00CC3C13">
            <w:pPr>
              <w:spacing w:after="0" w:line="276" w:lineRule="auto"/>
              <w:jc w:val="right"/>
              <w:rPr>
                <w:del w:id="4092" w:author="Alotaibi, Raed" w:date="2019-07-12T12:52:00Z"/>
                <w:rFonts w:eastAsia="Times New Roman" w:cstheme="minorHAnsi"/>
                <w:color w:val="000000"/>
                <w:sz w:val="18"/>
                <w:szCs w:val="18"/>
              </w:rPr>
              <w:pPrChange w:id="4093" w:author="Alotaibi, Raed" w:date="2019-07-15T13:58:00Z">
                <w:pPr>
                  <w:spacing w:after="0" w:line="240" w:lineRule="auto"/>
                  <w:jc w:val="right"/>
                </w:pPr>
              </w:pPrChange>
            </w:pPr>
            <w:del w:id="409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3BEE11D" w14:textId="101E2A0A" w:rsidR="00CC3C13" w:rsidRPr="00CC3C13" w:rsidDel="003C316A" w:rsidRDefault="00CC3C13">
            <w:pPr>
              <w:spacing w:after="0" w:line="276" w:lineRule="auto"/>
              <w:jc w:val="right"/>
              <w:rPr>
                <w:del w:id="4095" w:author="Alotaibi, Raed" w:date="2019-07-12T12:52:00Z"/>
                <w:rFonts w:eastAsia="Times New Roman" w:cstheme="minorHAnsi"/>
                <w:color w:val="000000"/>
                <w:sz w:val="18"/>
                <w:szCs w:val="18"/>
              </w:rPr>
              <w:pPrChange w:id="4096" w:author="Alotaibi, Raed" w:date="2019-07-15T13:58:00Z">
                <w:pPr>
                  <w:spacing w:after="0" w:line="240" w:lineRule="auto"/>
                  <w:jc w:val="right"/>
                </w:pPr>
              </w:pPrChange>
            </w:pPr>
            <w:del w:id="4097" w:author="Alotaibi, Raed" w:date="2019-07-12T12:52:00Z">
              <w:r w:rsidRPr="00CC3C13" w:rsidDel="003C316A">
                <w:rPr>
                  <w:rFonts w:ascii="Calibri" w:hAnsi="Calibri" w:cs="Calibri"/>
                  <w:color w:val="000000"/>
                  <w:sz w:val="18"/>
                  <w:szCs w:val="18"/>
                </w:rPr>
                <w:delText>-24.4%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CCEE9D4" w14:textId="4E347C91" w:rsidR="00CC3C13" w:rsidRPr="00CC3C13" w:rsidDel="003C316A" w:rsidRDefault="00CC3C13">
            <w:pPr>
              <w:spacing w:after="0" w:line="276" w:lineRule="auto"/>
              <w:jc w:val="right"/>
              <w:rPr>
                <w:del w:id="4098" w:author="Alotaibi, Raed" w:date="2019-07-12T12:52:00Z"/>
                <w:rFonts w:eastAsia="Times New Roman" w:cstheme="minorHAnsi"/>
                <w:color w:val="000000"/>
                <w:sz w:val="18"/>
                <w:szCs w:val="18"/>
              </w:rPr>
              <w:pPrChange w:id="4099" w:author="Alotaibi, Raed" w:date="2019-07-15T13:58:00Z">
                <w:pPr>
                  <w:spacing w:after="0" w:line="240" w:lineRule="auto"/>
                  <w:jc w:val="right"/>
                </w:pPr>
              </w:pPrChange>
            </w:pPr>
            <w:del w:id="4100" w:author="Alotaibi, Raed" w:date="2019-07-12T12:52:00Z">
              <w:r w:rsidRPr="00CC3C13" w:rsidDel="003C316A">
                <w:rPr>
                  <w:rFonts w:ascii="Calibri" w:hAnsi="Calibri" w:cs="Calibri"/>
                  <w:color w:val="000000"/>
                  <w:sz w:val="18"/>
                  <w:szCs w:val="18"/>
                </w:rPr>
                <w:delText>-24.4%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8ED511D" w14:textId="441631DE" w:rsidR="00CC3C13" w:rsidRPr="00CC3C13" w:rsidDel="003C316A" w:rsidRDefault="00CC3C13">
            <w:pPr>
              <w:spacing w:after="0" w:line="276" w:lineRule="auto"/>
              <w:jc w:val="right"/>
              <w:rPr>
                <w:del w:id="4101" w:author="Alotaibi, Raed" w:date="2019-07-12T12:52:00Z"/>
                <w:rFonts w:eastAsia="Times New Roman" w:cstheme="minorHAnsi"/>
                <w:color w:val="000000"/>
                <w:sz w:val="18"/>
                <w:szCs w:val="18"/>
              </w:rPr>
              <w:pPrChange w:id="4102" w:author="Alotaibi, Raed" w:date="2019-07-15T13:58:00Z">
                <w:pPr>
                  <w:spacing w:after="0" w:line="240" w:lineRule="auto"/>
                  <w:jc w:val="right"/>
                </w:pPr>
              </w:pPrChange>
            </w:pPr>
            <w:del w:id="4103"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732D323A" w14:textId="0512905A" w:rsidTr="00CC3C13">
        <w:trPr>
          <w:trHeight w:val="247"/>
          <w:jc w:val="center"/>
          <w:del w:id="41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94BB979" w14:textId="374D4A58" w:rsidR="00CC3C13" w:rsidRPr="003453AB" w:rsidDel="003C316A" w:rsidRDefault="00CC3C13">
            <w:pPr>
              <w:spacing w:after="0" w:line="276" w:lineRule="auto"/>
              <w:rPr>
                <w:del w:id="4105" w:author="Alotaibi, Raed" w:date="2019-07-12T12:52:00Z"/>
                <w:rFonts w:eastAsia="Times New Roman" w:cstheme="minorHAnsi"/>
                <w:b/>
                <w:bCs/>
                <w:color w:val="000000"/>
                <w:sz w:val="18"/>
                <w:szCs w:val="18"/>
              </w:rPr>
              <w:pPrChange w:id="4106" w:author="Alotaibi, Raed" w:date="2019-07-15T13:58:00Z">
                <w:pPr>
                  <w:spacing w:after="0" w:line="240" w:lineRule="auto"/>
                </w:pPr>
              </w:pPrChange>
            </w:pPr>
            <w:del w:id="4107" w:author="Alotaibi, Raed" w:date="2019-07-12T12:52:00Z">
              <w:r w:rsidRPr="003453AB" w:rsidDel="003C316A">
                <w:rPr>
                  <w:rFonts w:eastAsia="Times New Roman" w:cstheme="minorHAnsi"/>
                  <w:b/>
                  <w:bCs/>
                  <w:color w:val="000000"/>
                  <w:sz w:val="18"/>
                  <w:szCs w:val="18"/>
                </w:rPr>
                <w:delText>Colorado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9171AEB" w14:textId="2B29F09B" w:rsidR="00CC3C13" w:rsidRPr="003453AB" w:rsidDel="003C316A" w:rsidRDefault="00CC3C13">
            <w:pPr>
              <w:spacing w:after="0" w:line="276" w:lineRule="auto"/>
              <w:jc w:val="right"/>
              <w:rPr>
                <w:del w:id="4108" w:author="Alotaibi, Raed" w:date="2019-07-12T12:52:00Z"/>
                <w:rFonts w:eastAsia="Times New Roman" w:cstheme="minorHAnsi"/>
                <w:color w:val="000000"/>
                <w:sz w:val="18"/>
                <w:szCs w:val="18"/>
              </w:rPr>
              <w:pPrChange w:id="4109" w:author="Alotaibi, Raed" w:date="2019-07-15T13:58:00Z">
                <w:pPr>
                  <w:spacing w:after="0" w:line="240" w:lineRule="auto"/>
                  <w:jc w:val="right"/>
                </w:pPr>
              </w:pPrChange>
            </w:pPr>
            <w:del w:id="4110" w:author="Alotaibi, Raed" w:date="2019-07-12T12:52:00Z">
              <w:r w:rsidRPr="003453AB" w:rsidDel="003C316A">
                <w:rPr>
                  <w:rFonts w:eastAsia="Times New Roman" w:cstheme="minorHAnsi"/>
                  <w:color w:val="000000"/>
                  <w:sz w:val="18"/>
                  <w:szCs w:val="18"/>
                </w:rPr>
                <w:delText>13,200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670798B" w14:textId="03002D99" w:rsidR="00CC3C13" w:rsidRPr="003453AB" w:rsidDel="003C316A" w:rsidRDefault="00CC3C13">
            <w:pPr>
              <w:spacing w:after="0" w:line="276" w:lineRule="auto"/>
              <w:jc w:val="right"/>
              <w:rPr>
                <w:del w:id="4111" w:author="Alotaibi, Raed" w:date="2019-07-12T12:52:00Z"/>
                <w:rFonts w:eastAsia="Times New Roman" w:cstheme="minorHAnsi"/>
                <w:color w:val="000000"/>
                <w:sz w:val="18"/>
                <w:szCs w:val="18"/>
              </w:rPr>
              <w:pPrChange w:id="4112" w:author="Alotaibi, Raed" w:date="2019-07-15T13:58:00Z">
                <w:pPr>
                  <w:spacing w:after="0" w:line="240" w:lineRule="auto"/>
                  <w:jc w:val="right"/>
                </w:pPr>
              </w:pPrChange>
            </w:pPr>
            <w:del w:id="4113"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3F3B0F8" w14:textId="38E1FE68" w:rsidR="00CC3C13" w:rsidRPr="003453AB" w:rsidDel="003C316A" w:rsidRDefault="00CC3C13">
            <w:pPr>
              <w:spacing w:after="0" w:line="276" w:lineRule="auto"/>
              <w:jc w:val="right"/>
              <w:rPr>
                <w:del w:id="4114" w:author="Alotaibi, Raed" w:date="2019-07-12T12:52:00Z"/>
                <w:rFonts w:eastAsia="Times New Roman" w:cstheme="minorHAnsi"/>
                <w:color w:val="000000"/>
                <w:sz w:val="18"/>
                <w:szCs w:val="18"/>
              </w:rPr>
              <w:pPrChange w:id="4115" w:author="Alotaibi, Raed" w:date="2019-07-15T13:58:00Z">
                <w:pPr>
                  <w:spacing w:after="0" w:line="240" w:lineRule="auto"/>
                  <w:jc w:val="right"/>
                </w:pPr>
              </w:pPrChange>
            </w:pPr>
            <w:del w:id="4116" w:author="Alotaibi, Raed" w:date="2019-07-12T12:52:00Z">
              <w:r w:rsidRPr="003453AB" w:rsidDel="003C316A">
                <w:rPr>
                  <w:rFonts w:eastAsia="Times New Roman" w:cstheme="minorHAnsi"/>
                  <w:color w:val="000000"/>
                  <w:sz w:val="18"/>
                  <w:szCs w:val="18"/>
                </w:rPr>
                <w:delText>23.5%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D91461" w14:textId="50E99B9F" w:rsidR="00CC3C13" w:rsidRPr="003453AB" w:rsidDel="003C316A" w:rsidRDefault="00CC3C13">
            <w:pPr>
              <w:spacing w:after="0" w:line="276" w:lineRule="auto"/>
              <w:jc w:val="right"/>
              <w:rPr>
                <w:del w:id="4117" w:author="Alotaibi, Raed" w:date="2019-07-12T12:52:00Z"/>
                <w:rFonts w:eastAsia="Times New Roman" w:cstheme="minorHAnsi"/>
                <w:color w:val="000000"/>
                <w:sz w:val="18"/>
                <w:szCs w:val="18"/>
              </w:rPr>
              <w:pPrChange w:id="4118" w:author="Alotaibi, Raed" w:date="2019-07-15T13:58:00Z">
                <w:pPr>
                  <w:spacing w:after="0" w:line="240" w:lineRule="auto"/>
                  <w:jc w:val="right"/>
                </w:pPr>
              </w:pPrChange>
            </w:pPr>
            <w:del w:id="4119" w:author="Alotaibi, Raed" w:date="2019-07-12T12:52:00Z">
              <w:r w:rsidRPr="003453AB" w:rsidDel="003C316A">
                <w:rPr>
                  <w:rFonts w:eastAsia="Times New Roman" w:cstheme="minorHAnsi"/>
                  <w:color w:val="000000"/>
                  <w:sz w:val="18"/>
                  <w:szCs w:val="18"/>
                </w:rPr>
                <w:delText>12,900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0EF9180" w14:textId="2D040A50" w:rsidR="00CC3C13" w:rsidRPr="003453AB" w:rsidDel="003C316A" w:rsidRDefault="00CC3C13">
            <w:pPr>
              <w:spacing w:after="0" w:line="276" w:lineRule="auto"/>
              <w:jc w:val="right"/>
              <w:rPr>
                <w:del w:id="4120" w:author="Alotaibi, Raed" w:date="2019-07-12T12:52:00Z"/>
                <w:rFonts w:eastAsia="Times New Roman" w:cstheme="minorHAnsi"/>
                <w:color w:val="000000"/>
                <w:sz w:val="18"/>
                <w:szCs w:val="18"/>
              </w:rPr>
              <w:pPrChange w:id="4121" w:author="Alotaibi, Raed" w:date="2019-07-15T13:58:00Z">
                <w:pPr>
                  <w:spacing w:after="0" w:line="240" w:lineRule="auto"/>
                  <w:jc w:val="right"/>
                </w:pPr>
              </w:pPrChange>
            </w:pPr>
            <w:del w:id="4122" w:author="Alotaibi, Raed" w:date="2019-07-12T12:52:00Z">
              <w:r w:rsidRPr="003453AB" w:rsidDel="003C316A">
                <w:rPr>
                  <w:rFonts w:eastAsia="Times New Roman" w:cstheme="minorHAnsi"/>
                  <w:color w:val="000000"/>
                  <w:sz w:val="18"/>
                  <w:szCs w:val="18"/>
                </w:rPr>
                <w:delText>3,010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1ADA12F" w14:textId="0F0C79F4" w:rsidR="00CC3C13" w:rsidRPr="003453AB" w:rsidDel="003C316A" w:rsidRDefault="00CC3C13">
            <w:pPr>
              <w:spacing w:after="0" w:line="276" w:lineRule="auto"/>
              <w:jc w:val="right"/>
              <w:rPr>
                <w:del w:id="4123" w:author="Alotaibi, Raed" w:date="2019-07-12T12:52:00Z"/>
                <w:rFonts w:eastAsia="Times New Roman" w:cstheme="minorHAnsi"/>
                <w:color w:val="000000"/>
                <w:sz w:val="18"/>
                <w:szCs w:val="18"/>
              </w:rPr>
              <w:pPrChange w:id="4124" w:author="Alotaibi, Raed" w:date="2019-07-15T13:58:00Z">
                <w:pPr>
                  <w:spacing w:after="0" w:line="240" w:lineRule="auto"/>
                  <w:jc w:val="right"/>
                </w:pPr>
              </w:pPrChange>
            </w:pPr>
            <w:del w:id="4125" w:author="Alotaibi, Raed" w:date="2019-07-12T12:52:00Z">
              <w:r w:rsidRPr="003453AB" w:rsidDel="003C316A">
                <w:rPr>
                  <w:rFonts w:eastAsia="Times New Roman" w:cstheme="minorHAnsi"/>
                  <w:color w:val="000000"/>
                  <w:sz w:val="18"/>
                  <w:szCs w:val="18"/>
                </w:rPr>
                <w:delText>23.3%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D0D5F12" w14:textId="1B14CFB7" w:rsidR="00CC3C13" w:rsidRPr="00CC3C13" w:rsidDel="003C316A" w:rsidRDefault="00CC3C13">
            <w:pPr>
              <w:spacing w:after="0" w:line="276" w:lineRule="auto"/>
              <w:jc w:val="right"/>
              <w:rPr>
                <w:del w:id="4126" w:author="Alotaibi, Raed" w:date="2019-07-12T12:52:00Z"/>
                <w:rFonts w:eastAsia="Times New Roman" w:cstheme="minorHAnsi"/>
                <w:color w:val="000000"/>
                <w:sz w:val="18"/>
                <w:szCs w:val="18"/>
              </w:rPr>
              <w:pPrChange w:id="4127" w:author="Alotaibi, Raed" w:date="2019-07-15T13:58:00Z">
                <w:pPr>
                  <w:spacing w:after="0" w:line="240" w:lineRule="auto"/>
                  <w:jc w:val="right"/>
                </w:pPr>
              </w:pPrChange>
            </w:pPr>
            <w:del w:id="4128"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504E499" w14:textId="03569B54" w:rsidR="00CC3C13" w:rsidRPr="00CC3C13" w:rsidDel="003C316A" w:rsidRDefault="00CC3C13">
            <w:pPr>
              <w:spacing w:after="0" w:line="276" w:lineRule="auto"/>
              <w:jc w:val="right"/>
              <w:rPr>
                <w:del w:id="4129" w:author="Alotaibi, Raed" w:date="2019-07-12T12:52:00Z"/>
                <w:rFonts w:eastAsia="Times New Roman" w:cstheme="minorHAnsi"/>
                <w:color w:val="000000"/>
                <w:sz w:val="18"/>
                <w:szCs w:val="18"/>
              </w:rPr>
              <w:pPrChange w:id="4130" w:author="Alotaibi, Raed" w:date="2019-07-15T13:58:00Z">
                <w:pPr>
                  <w:spacing w:after="0" w:line="240" w:lineRule="auto"/>
                  <w:jc w:val="right"/>
                </w:pPr>
              </w:pPrChange>
            </w:pPr>
            <w:del w:id="4131"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7C277C1" w14:textId="68B8592B" w:rsidR="00CC3C13" w:rsidRPr="00CC3C13" w:rsidDel="003C316A" w:rsidRDefault="00CC3C13">
            <w:pPr>
              <w:spacing w:after="0" w:line="276" w:lineRule="auto"/>
              <w:jc w:val="right"/>
              <w:rPr>
                <w:del w:id="4132" w:author="Alotaibi, Raed" w:date="2019-07-12T12:52:00Z"/>
                <w:rFonts w:eastAsia="Times New Roman" w:cstheme="minorHAnsi"/>
                <w:color w:val="000000"/>
                <w:sz w:val="18"/>
                <w:szCs w:val="18"/>
              </w:rPr>
              <w:pPrChange w:id="4133" w:author="Alotaibi, Raed" w:date="2019-07-15T13:58:00Z">
                <w:pPr>
                  <w:spacing w:after="0" w:line="240" w:lineRule="auto"/>
                  <w:jc w:val="right"/>
                </w:pPr>
              </w:pPrChange>
            </w:pPr>
            <w:del w:id="413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A790D78" w14:textId="09AF89C8" w:rsidR="00CC3C13" w:rsidRPr="00CC3C13" w:rsidDel="003C316A" w:rsidRDefault="00CC3C13">
            <w:pPr>
              <w:spacing w:after="0" w:line="276" w:lineRule="auto"/>
              <w:jc w:val="right"/>
              <w:rPr>
                <w:del w:id="4135" w:author="Alotaibi, Raed" w:date="2019-07-12T12:52:00Z"/>
                <w:rFonts w:eastAsia="Times New Roman" w:cstheme="minorHAnsi"/>
                <w:color w:val="000000"/>
                <w:sz w:val="18"/>
                <w:szCs w:val="18"/>
              </w:rPr>
              <w:pPrChange w:id="4136" w:author="Alotaibi, Raed" w:date="2019-07-15T13:58:00Z">
                <w:pPr>
                  <w:spacing w:after="0" w:line="240" w:lineRule="auto"/>
                  <w:jc w:val="right"/>
                </w:pPr>
              </w:pPrChange>
            </w:pPr>
            <w:del w:id="4137" w:author="Alotaibi, Raed" w:date="2019-07-12T12:52:00Z">
              <w:r w:rsidRPr="00CC3C13" w:rsidDel="003C316A">
                <w:rPr>
                  <w:rFonts w:ascii="Calibri" w:hAnsi="Calibri" w:cs="Calibri"/>
                  <w:color w:val="000000"/>
                  <w:sz w:val="18"/>
                  <w:szCs w:val="18"/>
                </w:rPr>
                <w:delText>-2.3%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066CB7" w14:textId="398AC896" w:rsidR="00CC3C13" w:rsidRPr="00CC3C13" w:rsidDel="003C316A" w:rsidRDefault="00CC3C13">
            <w:pPr>
              <w:spacing w:after="0" w:line="276" w:lineRule="auto"/>
              <w:jc w:val="right"/>
              <w:rPr>
                <w:del w:id="4138" w:author="Alotaibi, Raed" w:date="2019-07-12T12:52:00Z"/>
                <w:rFonts w:eastAsia="Times New Roman" w:cstheme="minorHAnsi"/>
                <w:color w:val="000000"/>
                <w:sz w:val="18"/>
                <w:szCs w:val="18"/>
              </w:rPr>
              <w:pPrChange w:id="4139" w:author="Alotaibi, Raed" w:date="2019-07-15T13:58:00Z">
                <w:pPr>
                  <w:spacing w:after="0" w:line="240" w:lineRule="auto"/>
                  <w:jc w:val="right"/>
                </w:pPr>
              </w:pPrChange>
            </w:pPr>
            <w:del w:id="4140" w:author="Alotaibi, Raed" w:date="2019-07-12T12:52:00Z">
              <w:r w:rsidRPr="00CC3C13" w:rsidDel="003C316A">
                <w:rPr>
                  <w:rFonts w:ascii="Calibri" w:hAnsi="Calibri" w:cs="Calibri"/>
                  <w:color w:val="000000"/>
                  <w:sz w:val="18"/>
                  <w:szCs w:val="18"/>
                </w:rPr>
                <w:delText>-2.9%</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E858431" w14:textId="101EB501" w:rsidR="00CC3C13" w:rsidRPr="00CC3C13" w:rsidDel="003C316A" w:rsidRDefault="00CC3C13">
            <w:pPr>
              <w:spacing w:after="0" w:line="276" w:lineRule="auto"/>
              <w:jc w:val="right"/>
              <w:rPr>
                <w:del w:id="4141" w:author="Alotaibi, Raed" w:date="2019-07-12T12:52:00Z"/>
                <w:rFonts w:eastAsia="Times New Roman" w:cstheme="minorHAnsi"/>
                <w:color w:val="000000"/>
                <w:sz w:val="18"/>
                <w:szCs w:val="18"/>
              </w:rPr>
              <w:pPrChange w:id="4142" w:author="Alotaibi, Raed" w:date="2019-07-15T13:58:00Z">
                <w:pPr>
                  <w:spacing w:after="0" w:line="240" w:lineRule="auto"/>
                  <w:jc w:val="right"/>
                </w:pPr>
              </w:pPrChange>
            </w:pPr>
            <w:del w:id="4143"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4FC54256" w14:textId="06F6A848" w:rsidTr="00CC3C13">
        <w:trPr>
          <w:trHeight w:val="247"/>
          <w:jc w:val="center"/>
          <w:del w:id="41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7ECC086" w14:textId="34388DE2" w:rsidR="00CC3C13" w:rsidRPr="003453AB" w:rsidDel="003C316A" w:rsidRDefault="00CC3C13">
            <w:pPr>
              <w:spacing w:after="0" w:line="276" w:lineRule="auto"/>
              <w:rPr>
                <w:del w:id="4145" w:author="Alotaibi, Raed" w:date="2019-07-12T12:52:00Z"/>
                <w:rFonts w:eastAsia="Times New Roman" w:cstheme="minorHAnsi"/>
                <w:b/>
                <w:bCs/>
                <w:color w:val="000000"/>
                <w:sz w:val="18"/>
                <w:szCs w:val="18"/>
              </w:rPr>
              <w:pPrChange w:id="4146" w:author="Alotaibi, Raed" w:date="2019-07-15T13:58:00Z">
                <w:pPr>
                  <w:spacing w:after="0" w:line="240" w:lineRule="auto"/>
                </w:pPr>
              </w:pPrChange>
            </w:pPr>
            <w:del w:id="4147" w:author="Alotaibi, Raed" w:date="2019-07-12T12:52:00Z">
              <w:r w:rsidRPr="003453AB" w:rsidDel="003C316A">
                <w:rPr>
                  <w:rFonts w:eastAsia="Times New Roman" w:cstheme="minorHAnsi"/>
                  <w:b/>
                  <w:bCs/>
                  <w:color w:val="000000"/>
                  <w:sz w:val="18"/>
                  <w:szCs w:val="18"/>
                </w:rPr>
                <w:delText>Connecticut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0A2AC6C" w14:textId="78A7F1FD" w:rsidR="00CC3C13" w:rsidRPr="003453AB" w:rsidDel="003C316A" w:rsidRDefault="00CC3C13">
            <w:pPr>
              <w:spacing w:after="0" w:line="276" w:lineRule="auto"/>
              <w:jc w:val="right"/>
              <w:rPr>
                <w:del w:id="4148" w:author="Alotaibi, Raed" w:date="2019-07-12T12:52:00Z"/>
                <w:rFonts w:eastAsia="Times New Roman" w:cstheme="minorHAnsi"/>
                <w:color w:val="000000"/>
                <w:sz w:val="18"/>
                <w:szCs w:val="18"/>
              </w:rPr>
              <w:pPrChange w:id="4149" w:author="Alotaibi, Raed" w:date="2019-07-15T13:58:00Z">
                <w:pPr>
                  <w:spacing w:after="0" w:line="240" w:lineRule="auto"/>
                  <w:jc w:val="right"/>
                </w:pPr>
              </w:pPrChange>
            </w:pPr>
            <w:del w:id="4150" w:author="Alotaibi, Raed" w:date="2019-07-12T12:52:00Z">
              <w:r w:rsidRPr="003453AB" w:rsidDel="003C316A">
                <w:rPr>
                  <w:rFonts w:eastAsia="Times New Roman" w:cstheme="minorHAnsi"/>
                  <w:color w:val="000000"/>
                  <w:sz w:val="18"/>
                  <w:szCs w:val="18"/>
                </w:rPr>
                <w:delText>8,800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BBD799C" w14:textId="5DFB5D69" w:rsidR="00CC3C13" w:rsidRPr="003453AB" w:rsidDel="003C316A" w:rsidRDefault="00CC3C13">
            <w:pPr>
              <w:spacing w:after="0" w:line="276" w:lineRule="auto"/>
              <w:jc w:val="right"/>
              <w:rPr>
                <w:del w:id="4151" w:author="Alotaibi, Raed" w:date="2019-07-12T12:52:00Z"/>
                <w:rFonts w:eastAsia="Times New Roman" w:cstheme="minorHAnsi"/>
                <w:color w:val="000000"/>
                <w:sz w:val="18"/>
                <w:szCs w:val="18"/>
              </w:rPr>
              <w:pPrChange w:id="4152" w:author="Alotaibi, Raed" w:date="2019-07-15T13:58:00Z">
                <w:pPr>
                  <w:spacing w:after="0" w:line="240" w:lineRule="auto"/>
                  <w:jc w:val="right"/>
                </w:pPr>
              </w:pPrChange>
            </w:pPr>
            <w:del w:id="4153"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EEF2F5C" w14:textId="0F3B7192" w:rsidR="00CC3C13" w:rsidRPr="003453AB" w:rsidDel="003C316A" w:rsidRDefault="00CC3C13">
            <w:pPr>
              <w:spacing w:after="0" w:line="276" w:lineRule="auto"/>
              <w:jc w:val="right"/>
              <w:rPr>
                <w:del w:id="4154" w:author="Alotaibi, Raed" w:date="2019-07-12T12:52:00Z"/>
                <w:rFonts w:eastAsia="Times New Roman" w:cstheme="minorHAnsi"/>
                <w:color w:val="000000"/>
                <w:sz w:val="18"/>
                <w:szCs w:val="18"/>
              </w:rPr>
              <w:pPrChange w:id="4155" w:author="Alotaibi, Raed" w:date="2019-07-15T13:58:00Z">
                <w:pPr>
                  <w:spacing w:after="0" w:line="240" w:lineRule="auto"/>
                  <w:jc w:val="right"/>
                </w:pPr>
              </w:pPrChange>
            </w:pPr>
            <w:del w:id="4156"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F8C685" w14:textId="76809B25" w:rsidR="00CC3C13" w:rsidRPr="003453AB" w:rsidDel="003C316A" w:rsidRDefault="00CC3C13">
            <w:pPr>
              <w:spacing w:after="0" w:line="276" w:lineRule="auto"/>
              <w:jc w:val="right"/>
              <w:rPr>
                <w:del w:id="4157" w:author="Alotaibi, Raed" w:date="2019-07-12T12:52:00Z"/>
                <w:rFonts w:eastAsia="Times New Roman" w:cstheme="minorHAnsi"/>
                <w:color w:val="000000"/>
                <w:sz w:val="18"/>
                <w:szCs w:val="18"/>
              </w:rPr>
              <w:pPrChange w:id="4158" w:author="Alotaibi, Raed" w:date="2019-07-15T13:58:00Z">
                <w:pPr>
                  <w:spacing w:after="0" w:line="240" w:lineRule="auto"/>
                  <w:jc w:val="right"/>
                </w:pPr>
              </w:pPrChange>
            </w:pPr>
            <w:del w:id="4159" w:author="Alotaibi, Raed" w:date="2019-07-12T12:52:00Z">
              <w:r w:rsidRPr="003453AB" w:rsidDel="003C316A">
                <w:rPr>
                  <w:rFonts w:eastAsia="Times New Roman" w:cstheme="minorHAnsi"/>
                  <w:color w:val="000000"/>
                  <w:sz w:val="18"/>
                  <w:szCs w:val="18"/>
                </w:rPr>
                <w:delText>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AE4BDF3" w14:textId="502CA8E2" w:rsidR="00CC3C13" w:rsidRPr="003453AB" w:rsidDel="003C316A" w:rsidRDefault="00CC3C13">
            <w:pPr>
              <w:spacing w:after="0" w:line="276" w:lineRule="auto"/>
              <w:jc w:val="right"/>
              <w:rPr>
                <w:del w:id="4160" w:author="Alotaibi, Raed" w:date="2019-07-12T12:52:00Z"/>
                <w:rFonts w:eastAsia="Times New Roman" w:cstheme="minorHAnsi"/>
                <w:color w:val="000000"/>
                <w:sz w:val="18"/>
                <w:szCs w:val="18"/>
              </w:rPr>
              <w:pPrChange w:id="4161" w:author="Alotaibi, Raed" w:date="2019-07-15T13:58:00Z">
                <w:pPr>
                  <w:spacing w:after="0" w:line="240" w:lineRule="auto"/>
                  <w:jc w:val="right"/>
                </w:pPr>
              </w:pPrChange>
            </w:pPr>
            <w:del w:id="4162" w:author="Alotaibi, Raed" w:date="2019-07-12T12:52:00Z">
              <w:r w:rsidRPr="003453AB" w:rsidDel="003C316A">
                <w:rPr>
                  <w:rFonts w:eastAsia="Times New Roman" w:cstheme="minorHAnsi"/>
                  <w:color w:val="000000"/>
                  <w:sz w:val="18"/>
                  <w:szCs w:val="18"/>
                </w:rPr>
                <w:delText>1,500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457E0C1" w14:textId="5C57C1D0" w:rsidR="00CC3C13" w:rsidRPr="003453AB" w:rsidDel="003C316A" w:rsidRDefault="00CC3C13">
            <w:pPr>
              <w:spacing w:after="0" w:line="276" w:lineRule="auto"/>
              <w:jc w:val="right"/>
              <w:rPr>
                <w:del w:id="4163" w:author="Alotaibi, Raed" w:date="2019-07-12T12:52:00Z"/>
                <w:rFonts w:eastAsia="Times New Roman" w:cstheme="minorHAnsi"/>
                <w:color w:val="000000"/>
                <w:sz w:val="18"/>
                <w:szCs w:val="18"/>
              </w:rPr>
              <w:pPrChange w:id="4164" w:author="Alotaibi, Raed" w:date="2019-07-15T13:58:00Z">
                <w:pPr>
                  <w:spacing w:after="0" w:line="240" w:lineRule="auto"/>
                  <w:jc w:val="right"/>
                </w:pPr>
              </w:pPrChange>
            </w:pPr>
            <w:del w:id="4165"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A561EE8" w14:textId="4E1E855D" w:rsidR="00CC3C13" w:rsidRPr="00CC3C13" w:rsidDel="003C316A" w:rsidRDefault="00CC3C13">
            <w:pPr>
              <w:spacing w:after="0" w:line="276" w:lineRule="auto"/>
              <w:jc w:val="right"/>
              <w:rPr>
                <w:del w:id="4166" w:author="Alotaibi, Raed" w:date="2019-07-12T12:52:00Z"/>
                <w:rFonts w:eastAsia="Times New Roman" w:cstheme="minorHAnsi"/>
                <w:color w:val="000000"/>
                <w:sz w:val="18"/>
                <w:szCs w:val="18"/>
              </w:rPr>
              <w:pPrChange w:id="4167" w:author="Alotaibi, Raed" w:date="2019-07-15T13:58:00Z">
                <w:pPr>
                  <w:spacing w:after="0" w:line="240" w:lineRule="auto"/>
                  <w:jc w:val="right"/>
                </w:pPr>
              </w:pPrChange>
            </w:pPr>
            <w:del w:id="4168"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EC9F78" w14:textId="068701AE" w:rsidR="00CC3C13" w:rsidRPr="00CC3C13" w:rsidDel="003C316A" w:rsidRDefault="00CC3C13">
            <w:pPr>
              <w:spacing w:after="0" w:line="276" w:lineRule="auto"/>
              <w:jc w:val="right"/>
              <w:rPr>
                <w:del w:id="4169" w:author="Alotaibi, Raed" w:date="2019-07-12T12:52:00Z"/>
                <w:rFonts w:eastAsia="Times New Roman" w:cstheme="minorHAnsi"/>
                <w:color w:val="000000"/>
                <w:sz w:val="18"/>
                <w:szCs w:val="18"/>
              </w:rPr>
              <w:pPrChange w:id="4170" w:author="Alotaibi, Raed" w:date="2019-07-15T13:58:00Z">
                <w:pPr>
                  <w:spacing w:after="0" w:line="240" w:lineRule="auto"/>
                  <w:jc w:val="right"/>
                </w:pPr>
              </w:pPrChange>
            </w:pPr>
            <w:del w:id="4171"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4AE9BBA" w14:textId="45945AA4" w:rsidR="00CC3C13" w:rsidRPr="00CC3C13" w:rsidDel="003C316A" w:rsidRDefault="00CC3C13">
            <w:pPr>
              <w:spacing w:after="0" w:line="276" w:lineRule="auto"/>
              <w:jc w:val="right"/>
              <w:rPr>
                <w:del w:id="4172" w:author="Alotaibi, Raed" w:date="2019-07-12T12:52:00Z"/>
                <w:rFonts w:eastAsia="Times New Roman" w:cstheme="minorHAnsi"/>
                <w:color w:val="000000"/>
                <w:sz w:val="18"/>
                <w:szCs w:val="18"/>
              </w:rPr>
              <w:pPrChange w:id="4173" w:author="Alotaibi, Raed" w:date="2019-07-15T13:58:00Z">
                <w:pPr>
                  <w:spacing w:after="0" w:line="240" w:lineRule="auto"/>
                  <w:jc w:val="right"/>
                </w:pPr>
              </w:pPrChange>
            </w:pPr>
            <w:del w:id="417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999264E" w14:textId="560943EF" w:rsidR="00CC3C13" w:rsidRPr="00CC3C13" w:rsidDel="003C316A" w:rsidRDefault="00CC3C13">
            <w:pPr>
              <w:spacing w:after="0" w:line="276" w:lineRule="auto"/>
              <w:jc w:val="right"/>
              <w:rPr>
                <w:del w:id="4175" w:author="Alotaibi, Raed" w:date="2019-07-12T12:52:00Z"/>
                <w:rFonts w:eastAsia="Times New Roman" w:cstheme="minorHAnsi"/>
                <w:color w:val="000000"/>
                <w:sz w:val="18"/>
                <w:szCs w:val="18"/>
              </w:rPr>
              <w:pPrChange w:id="4176" w:author="Alotaibi, Raed" w:date="2019-07-15T13:58:00Z">
                <w:pPr>
                  <w:spacing w:after="0" w:line="240" w:lineRule="auto"/>
                  <w:jc w:val="right"/>
                </w:pPr>
              </w:pPrChange>
            </w:pPr>
            <w:del w:id="4177" w:author="Alotaibi, Raed" w:date="2019-07-12T12:52:00Z">
              <w:r w:rsidRPr="00CC3C13" w:rsidDel="003C316A">
                <w:rPr>
                  <w:rFonts w:ascii="Calibri" w:hAnsi="Calibri" w:cs="Calibri"/>
                  <w:color w:val="000000"/>
                  <w:sz w:val="18"/>
                  <w:szCs w:val="18"/>
                </w:rPr>
                <w:delText>-5.7%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5F625E" w14:textId="19EE78D7" w:rsidR="00CC3C13" w:rsidRPr="00CC3C13" w:rsidDel="003C316A" w:rsidRDefault="00CC3C13">
            <w:pPr>
              <w:spacing w:after="0" w:line="276" w:lineRule="auto"/>
              <w:jc w:val="right"/>
              <w:rPr>
                <w:del w:id="4178" w:author="Alotaibi, Raed" w:date="2019-07-12T12:52:00Z"/>
                <w:rFonts w:eastAsia="Times New Roman" w:cstheme="minorHAnsi"/>
                <w:color w:val="000000"/>
                <w:sz w:val="18"/>
                <w:szCs w:val="18"/>
              </w:rPr>
              <w:pPrChange w:id="4179" w:author="Alotaibi, Raed" w:date="2019-07-15T13:58:00Z">
                <w:pPr>
                  <w:spacing w:after="0" w:line="240" w:lineRule="auto"/>
                  <w:jc w:val="right"/>
                </w:pPr>
              </w:pPrChange>
            </w:pPr>
            <w:del w:id="4180" w:author="Alotaibi, Raed" w:date="2019-07-12T12:52:00Z">
              <w:r w:rsidRPr="00CC3C13" w:rsidDel="003C316A">
                <w:rPr>
                  <w:rFonts w:ascii="Calibri" w:hAnsi="Calibri" w:cs="Calibri"/>
                  <w:color w:val="000000"/>
                  <w:sz w:val="18"/>
                  <w:szCs w:val="18"/>
                </w:rPr>
                <w:delText>-6.3%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D4D766E" w14:textId="1ACB5E8B" w:rsidR="00CC3C13" w:rsidRPr="00CC3C13" w:rsidDel="003C316A" w:rsidRDefault="00CC3C13">
            <w:pPr>
              <w:spacing w:after="0" w:line="276" w:lineRule="auto"/>
              <w:jc w:val="right"/>
              <w:rPr>
                <w:del w:id="4181" w:author="Alotaibi, Raed" w:date="2019-07-12T12:52:00Z"/>
                <w:rFonts w:eastAsia="Times New Roman" w:cstheme="minorHAnsi"/>
                <w:color w:val="000000"/>
                <w:sz w:val="18"/>
                <w:szCs w:val="18"/>
              </w:rPr>
              <w:pPrChange w:id="4182" w:author="Alotaibi, Raed" w:date="2019-07-15T13:58:00Z">
                <w:pPr>
                  <w:spacing w:after="0" w:line="240" w:lineRule="auto"/>
                  <w:jc w:val="right"/>
                </w:pPr>
              </w:pPrChange>
            </w:pPr>
            <w:del w:id="4183"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7B379C5B" w14:textId="4C3A1CD5" w:rsidTr="00CC3C13">
        <w:trPr>
          <w:trHeight w:val="247"/>
          <w:jc w:val="center"/>
          <w:del w:id="41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D8EB821" w14:textId="3FA284F5" w:rsidR="00CC3C13" w:rsidRPr="003453AB" w:rsidDel="003C316A" w:rsidRDefault="00CC3C13">
            <w:pPr>
              <w:spacing w:after="0" w:line="276" w:lineRule="auto"/>
              <w:rPr>
                <w:del w:id="4185" w:author="Alotaibi, Raed" w:date="2019-07-12T12:52:00Z"/>
                <w:rFonts w:eastAsia="Times New Roman" w:cstheme="minorHAnsi"/>
                <w:b/>
                <w:bCs/>
                <w:color w:val="000000"/>
                <w:sz w:val="18"/>
                <w:szCs w:val="18"/>
              </w:rPr>
              <w:pPrChange w:id="4186" w:author="Alotaibi, Raed" w:date="2019-07-15T13:58:00Z">
                <w:pPr>
                  <w:spacing w:after="0" w:line="240" w:lineRule="auto"/>
                </w:pPr>
              </w:pPrChange>
            </w:pPr>
            <w:del w:id="4187" w:author="Alotaibi, Raed" w:date="2019-07-12T12:52:00Z">
              <w:r w:rsidRPr="003453AB" w:rsidDel="003C316A">
                <w:rPr>
                  <w:rFonts w:eastAsia="Times New Roman" w:cstheme="minorHAnsi"/>
                  <w:b/>
                  <w:bCs/>
                  <w:color w:val="000000"/>
                  <w:sz w:val="18"/>
                  <w:szCs w:val="18"/>
                </w:rPr>
                <w:delText>Delaware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73AB07D" w14:textId="58D38AB0" w:rsidR="00CC3C13" w:rsidRPr="003453AB" w:rsidDel="003C316A" w:rsidRDefault="00CC3C13">
            <w:pPr>
              <w:spacing w:after="0" w:line="276" w:lineRule="auto"/>
              <w:jc w:val="right"/>
              <w:rPr>
                <w:del w:id="4188" w:author="Alotaibi, Raed" w:date="2019-07-12T12:52:00Z"/>
                <w:rFonts w:eastAsia="Times New Roman" w:cstheme="minorHAnsi"/>
                <w:color w:val="000000"/>
                <w:sz w:val="18"/>
                <w:szCs w:val="18"/>
              </w:rPr>
              <w:pPrChange w:id="4189" w:author="Alotaibi, Raed" w:date="2019-07-15T13:58:00Z">
                <w:pPr>
                  <w:spacing w:after="0" w:line="240" w:lineRule="auto"/>
                  <w:jc w:val="right"/>
                </w:pPr>
              </w:pPrChange>
            </w:pPr>
            <w:del w:id="4190"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9197D5" w14:textId="467C5A0E" w:rsidR="00CC3C13" w:rsidRPr="003453AB" w:rsidDel="003C316A" w:rsidRDefault="00CC3C13">
            <w:pPr>
              <w:spacing w:after="0" w:line="276" w:lineRule="auto"/>
              <w:jc w:val="right"/>
              <w:rPr>
                <w:del w:id="4191" w:author="Alotaibi, Raed" w:date="2019-07-12T12:52:00Z"/>
                <w:rFonts w:eastAsia="Times New Roman" w:cstheme="minorHAnsi"/>
                <w:color w:val="000000"/>
                <w:sz w:val="18"/>
                <w:szCs w:val="18"/>
              </w:rPr>
              <w:pPrChange w:id="4192" w:author="Alotaibi, Raed" w:date="2019-07-15T13:58:00Z">
                <w:pPr>
                  <w:spacing w:after="0" w:line="240" w:lineRule="auto"/>
                  <w:jc w:val="right"/>
                </w:pPr>
              </w:pPrChange>
            </w:pPr>
            <w:del w:id="4193"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97A99DA" w14:textId="2B9795F1" w:rsidR="00CC3C13" w:rsidRPr="003453AB" w:rsidDel="003C316A" w:rsidRDefault="00CC3C13">
            <w:pPr>
              <w:spacing w:after="0" w:line="276" w:lineRule="auto"/>
              <w:jc w:val="right"/>
              <w:rPr>
                <w:del w:id="4194" w:author="Alotaibi, Raed" w:date="2019-07-12T12:52:00Z"/>
                <w:rFonts w:eastAsia="Times New Roman" w:cstheme="minorHAnsi"/>
                <w:color w:val="000000"/>
                <w:sz w:val="18"/>
                <w:szCs w:val="18"/>
              </w:rPr>
              <w:pPrChange w:id="4195" w:author="Alotaibi, Raed" w:date="2019-07-15T13:58:00Z">
                <w:pPr>
                  <w:spacing w:after="0" w:line="240" w:lineRule="auto"/>
                  <w:jc w:val="right"/>
                </w:pPr>
              </w:pPrChange>
            </w:pPr>
            <w:del w:id="4196"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D0102" w14:textId="716003A2" w:rsidR="00CC3C13" w:rsidRPr="003453AB" w:rsidDel="003C316A" w:rsidRDefault="00CC3C13">
            <w:pPr>
              <w:spacing w:after="0" w:line="276" w:lineRule="auto"/>
              <w:jc w:val="right"/>
              <w:rPr>
                <w:del w:id="4197" w:author="Alotaibi, Raed" w:date="2019-07-12T12:52:00Z"/>
                <w:rFonts w:eastAsia="Times New Roman" w:cstheme="minorHAnsi"/>
                <w:color w:val="000000"/>
                <w:sz w:val="18"/>
                <w:szCs w:val="18"/>
              </w:rPr>
              <w:pPrChange w:id="4198" w:author="Alotaibi, Raed" w:date="2019-07-15T13:58:00Z">
                <w:pPr>
                  <w:spacing w:after="0" w:line="240" w:lineRule="auto"/>
                  <w:jc w:val="right"/>
                </w:pPr>
              </w:pPrChange>
            </w:pPr>
            <w:del w:id="4199" w:author="Alotaibi, Raed" w:date="2019-07-12T12:52:00Z">
              <w:r w:rsidRPr="003453AB" w:rsidDel="003C316A">
                <w:rPr>
                  <w:rFonts w:eastAsia="Times New Roman" w:cstheme="minorHAnsi"/>
                  <w:color w:val="000000"/>
                  <w:sz w:val="18"/>
                  <w:szCs w:val="18"/>
                </w:rPr>
                <w:delText>2,000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CC8824" w14:textId="0B7849D4" w:rsidR="00CC3C13" w:rsidRPr="003453AB" w:rsidDel="003C316A" w:rsidRDefault="00CC3C13">
            <w:pPr>
              <w:spacing w:after="0" w:line="276" w:lineRule="auto"/>
              <w:jc w:val="right"/>
              <w:rPr>
                <w:del w:id="4200" w:author="Alotaibi, Raed" w:date="2019-07-12T12:52:00Z"/>
                <w:rFonts w:eastAsia="Times New Roman" w:cstheme="minorHAnsi"/>
                <w:color w:val="000000"/>
                <w:sz w:val="18"/>
                <w:szCs w:val="18"/>
              </w:rPr>
              <w:pPrChange w:id="4201" w:author="Alotaibi, Raed" w:date="2019-07-15T13:58:00Z">
                <w:pPr>
                  <w:spacing w:after="0" w:line="240" w:lineRule="auto"/>
                  <w:jc w:val="right"/>
                </w:pPr>
              </w:pPrChange>
            </w:pPr>
            <w:del w:id="4202"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88F7B75" w14:textId="20B4F3C1" w:rsidR="00CC3C13" w:rsidRPr="003453AB" w:rsidDel="003C316A" w:rsidRDefault="00CC3C13">
            <w:pPr>
              <w:spacing w:after="0" w:line="276" w:lineRule="auto"/>
              <w:jc w:val="right"/>
              <w:rPr>
                <w:del w:id="4203" w:author="Alotaibi, Raed" w:date="2019-07-12T12:52:00Z"/>
                <w:rFonts w:eastAsia="Times New Roman" w:cstheme="minorHAnsi"/>
                <w:color w:val="000000"/>
                <w:sz w:val="18"/>
                <w:szCs w:val="18"/>
              </w:rPr>
              <w:pPrChange w:id="4204" w:author="Alotaibi, Raed" w:date="2019-07-15T13:58:00Z">
                <w:pPr>
                  <w:spacing w:after="0" w:line="240" w:lineRule="auto"/>
                  <w:jc w:val="right"/>
                </w:pPr>
              </w:pPrChange>
            </w:pPr>
            <w:del w:id="4205" w:author="Alotaibi, Raed" w:date="2019-07-12T12:52:00Z">
              <w:r w:rsidRPr="003453AB" w:rsidDel="003C316A">
                <w:rPr>
                  <w:rFonts w:eastAsia="Times New Roman" w:cstheme="minorHAnsi"/>
                  <w:color w:val="000000"/>
                  <w:sz w:val="18"/>
                  <w:szCs w:val="18"/>
                </w:rPr>
                <w:delText>16.5%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80220E" w14:textId="3A55D505" w:rsidR="00CC3C13" w:rsidRPr="00CC3C13" w:rsidDel="003C316A" w:rsidRDefault="00CC3C13">
            <w:pPr>
              <w:spacing w:after="0" w:line="276" w:lineRule="auto"/>
              <w:jc w:val="right"/>
              <w:rPr>
                <w:del w:id="4206" w:author="Alotaibi, Raed" w:date="2019-07-12T12:52:00Z"/>
                <w:rFonts w:eastAsia="Times New Roman" w:cstheme="minorHAnsi"/>
                <w:color w:val="000000"/>
                <w:sz w:val="18"/>
                <w:szCs w:val="18"/>
              </w:rPr>
              <w:pPrChange w:id="4207" w:author="Alotaibi, Raed" w:date="2019-07-15T13:58:00Z">
                <w:pPr>
                  <w:spacing w:after="0" w:line="240" w:lineRule="auto"/>
                  <w:jc w:val="right"/>
                </w:pPr>
              </w:pPrChange>
            </w:pPr>
            <w:del w:id="4208"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5A731CD" w14:textId="07279699" w:rsidR="00CC3C13" w:rsidRPr="00CC3C13" w:rsidDel="003C316A" w:rsidRDefault="00CC3C13">
            <w:pPr>
              <w:spacing w:after="0" w:line="276" w:lineRule="auto"/>
              <w:jc w:val="right"/>
              <w:rPr>
                <w:del w:id="4209" w:author="Alotaibi, Raed" w:date="2019-07-12T12:52:00Z"/>
                <w:rFonts w:eastAsia="Times New Roman" w:cstheme="minorHAnsi"/>
                <w:color w:val="000000"/>
                <w:sz w:val="18"/>
                <w:szCs w:val="18"/>
              </w:rPr>
              <w:pPrChange w:id="4210" w:author="Alotaibi, Raed" w:date="2019-07-15T13:58:00Z">
                <w:pPr>
                  <w:spacing w:after="0" w:line="240" w:lineRule="auto"/>
                  <w:jc w:val="right"/>
                </w:pPr>
              </w:pPrChange>
            </w:pPr>
            <w:del w:id="4211" w:author="Alotaibi, Raed" w:date="2019-07-12T12:52:00Z">
              <w:r w:rsidRPr="00CC3C13" w:rsidDel="003C316A">
                <w:rPr>
                  <w:rFonts w:ascii="Calibri" w:hAnsi="Calibri" w:cs="Calibri"/>
                  <w:color w:val="000000"/>
                  <w:sz w:val="18"/>
                  <w:szCs w:val="18"/>
                </w:rPr>
                <w:delText>-70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2E6095" w14:textId="0562957A" w:rsidR="00CC3C13" w:rsidRPr="00CC3C13" w:rsidDel="003C316A" w:rsidRDefault="00CC3C13">
            <w:pPr>
              <w:spacing w:after="0" w:line="276" w:lineRule="auto"/>
              <w:jc w:val="right"/>
              <w:rPr>
                <w:del w:id="4212" w:author="Alotaibi, Raed" w:date="2019-07-12T12:52:00Z"/>
                <w:rFonts w:eastAsia="Times New Roman" w:cstheme="minorHAnsi"/>
                <w:color w:val="000000"/>
                <w:sz w:val="18"/>
                <w:szCs w:val="18"/>
              </w:rPr>
              <w:pPrChange w:id="4213" w:author="Alotaibi, Raed" w:date="2019-07-15T13:58:00Z">
                <w:pPr>
                  <w:spacing w:after="0" w:line="240" w:lineRule="auto"/>
                  <w:jc w:val="right"/>
                </w:pPr>
              </w:pPrChange>
            </w:pPr>
            <w:del w:id="4214" w:author="Alotaibi, Raed" w:date="2019-07-12T12:52:00Z">
              <w:r w:rsidRPr="00CC3C13" w:rsidDel="003C316A">
                <w:rPr>
                  <w:rFonts w:ascii="Calibri" w:hAnsi="Calibri" w:cs="Calibri"/>
                  <w:color w:val="000000"/>
                  <w:sz w:val="18"/>
                  <w:szCs w:val="18"/>
                </w:rPr>
                <w:delText>-1.7%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3C2F8A" w14:textId="3961CEF3" w:rsidR="00CC3C13" w:rsidRPr="00CC3C13" w:rsidDel="003C316A" w:rsidRDefault="00CC3C13">
            <w:pPr>
              <w:spacing w:after="0" w:line="276" w:lineRule="auto"/>
              <w:jc w:val="right"/>
              <w:rPr>
                <w:del w:id="4215" w:author="Alotaibi, Raed" w:date="2019-07-12T12:52:00Z"/>
                <w:rFonts w:eastAsia="Times New Roman" w:cstheme="minorHAnsi"/>
                <w:color w:val="000000"/>
                <w:sz w:val="18"/>
                <w:szCs w:val="18"/>
              </w:rPr>
              <w:pPrChange w:id="4216" w:author="Alotaibi, Raed" w:date="2019-07-15T13:58:00Z">
                <w:pPr>
                  <w:spacing w:after="0" w:line="240" w:lineRule="auto"/>
                  <w:jc w:val="right"/>
                </w:pPr>
              </w:pPrChange>
            </w:pPr>
            <w:del w:id="4217" w:author="Alotaibi, Raed" w:date="2019-07-12T12:52:00Z">
              <w:r w:rsidRPr="00CC3C13" w:rsidDel="003C316A">
                <w:rPr>
                  <w:rFonts w:ascii="Calibri" w:hAnsi="Calibri" w:cs="Calibri"/>
                  <w:color w:val="000000"/>
                  <w:sz w:val="18"/>
                  <w:szCs w:val="18"/>
                </w:rPr>
                <w:delText>-9.1%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FF87AD3" w14:textId="403AAAB8" w:rsidR="00CC3C13" w:rsidRPr="00CC3C13" w:rsidDel="003C316A" w:rsidRDefault="00CC3C13">
            <w:pPr>
              <w:spacing w:after="0" w:line="276" w:lineRule="auto"/>
              <w:jc w:val="right"/>
              <w:rPr>
                <w:del w:id="4218" w:author="Alotaibi, Raed" w:date="2019-07-12T12:52:00Z"/>
                <w:rFonts w:eastAsia="Times New Roman" w:cstheme="minorHAnsi"/>
                <w:color w:val="000000"/>
                <w:sz w:val="18"/>
                <w:szCs w:val="18"/>
              </w:rPr>
              <w:pPrChange w:id="4219" w:author="Alotaibi, Raed" w:date="2019-07-15T13:58:00Z">
                <w:pPr>
                  <w:spacing w:after="0" w:line="240" w:lineRule="auto"/>
                  <w:jc w:val="right"/>
                </w:pPr>
              </w:pPrChange>
            </w:pPr>
            <w:del w:id="4220" w:author="Alotaibi, Raed" w:date="2019-07-12T12:52:00Z">
              <w:r w:rsidRPr="00CC3C13" w:rsidDel="003C316A">
                <w:rPr>
                  <w:rFonts w:ascii="Calibri" w:hAnsi="Calibri" w:cs="Calibri"/>
                  <w:color w:val="000000"/>
                  <w:sz w:val="18"/>
                  <w:szCs w:val="18"/>
                </w:rPr>
                <w:delText>-17.5%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8CEB9C" w14:textId="0B0B5149" w:rsidR="00CC3C13" w:rsidRPr="00CC3C13" w:rsidDel="003C316A" w:rsidRDefault="00CC3C13">
            <w:pPr>
              <w:spacing w:after="0" w:line="276" w:lineRule="auto"/>
              <w:jc w:val="right"/>
              <w:rPr>
                <w:del w:id="4221" w:author="Alotaibi, Raed" w:date="2019-07-12T12:52:00Z"/>
                <w:rFonts w:eastAsia="Times New Roman" w:cstheme="minorHAnsi"/>
                <w:color w:val="000000"/>
                <w:sz w:val="18"/>
                <w:szCs w:val="18"/>
              </w:rPr>
              <w:pPrChange w:id="4222" w:author="Alotaibi, Raed" w:date="2019-07-15T13:58:00Z">
                <w:pPr>
                  <w:spacing w:after="0" w:line="240" w:lineRule="auto"/>
                  <w:jc w:val="right"/>
                </w:pPr>
              </w:pPrChange>
            </w:pPr>
            <w:del w:id="4223" w:author="Alotaibi, Raed" w:date="2019-07-12T12:52:00Z">
              <w:r w:rsidRPr="00CC3C13" w:rsidDel="003C316A">
                <w:rPr>
                  <w:rFonts w:ascii="Calibri" w:hAnsi="Calibri" w:cs="Calibri"/>
                  <w:color w:val="000000"/>
                  <w:sz w:val="18"/>
                  <w:szCs w:val="18"/>
                </w:rPr>
                <w:delText>-9.3%</w:delText>
              </w:r>
            </w:del>
          </w:p>
        </w:tc>
      </w:tr>
      <w:tr w:rsidR="00CC3C13" w:rsidRPr="003453AB" w:rsidDel="003C316A" w14:paraId="44F80F53" w14:textId="61630B14" w:rsidTr="00CC3C13">
        <w:trPr>
          <w:trHeight w:val="247"/>
          <w:jc w:val="center"/>
          <w:del w:id="42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F76435A" w14:textId="6C7103DF" w:rsidR="00CC3C13" w:rsidRPr="003453AB" w:rsidDel="003C316A" w:rsidRDefault="00CC3C13">
            <w:pPr>
              <w:spacing w:after="0" w:line="276" w:lineRule="auto"/>
              <w:rPr>
                <w:del w:id="4225" w:author="Alotaibi, Raed" w:date="2019-07-12T12:52:00Z"/>
                <w:rFonts w:eastAsia="Times New Roman" w:cstheme="minorHAnsi"/>
                <w:b/>
                <w:bCs/>
                <w:color w:val="000000"/>
                <w:sz w:val="18"/>
                <w:szCs w:val="18"/>
              </w:rPr>
              <w:pPrChange w:id="4226" w:author="Alotaibi, Raed" w:date="2019-07-15T13:58:00Z">
                <w:pPr>
                  <w:spacing w:after="0" w:line="240" w:lineRule="auto"/>
                </w:pPr>
              </w:pPrChange>
            </w:pPr>
            <w:del w:id="4227" w:author="Alotaibi, Raed" w:date="2019-07-12T12:52:00Z">
              <w:r w:rsidRPr="003453AB" w:rsidDel="003C316A">
                <w:rPr>
                  <w:rFonts w:eastAsia="Times New Roman" w:cstheme="minorHAnsi"/>
                  <w:b/>
                  <w:bCs/>
                  <w:color w:val="000000"/>
                  <w:sz w:val="18"/>
                  <w:szCs w:val="18"/>
                </w:rPr>
                <w:delText>D.C.</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7028394" w14:textId="46AE82D0" w:rsidR="00CC3C13" w:rsidRPr="003453AB" w:rsidDel="003C316A" w:rsidRDefault="00CC3C13">
            <w:pPr>
              <w:spacing w:after="0" w:line="276" w:lineRule="auto"/>
              <w:jc w:val="right"/>
              <w:rPr>
                <w:del w:id="4228" w:author="Alotaibi, Raed" w:date="2019-07-12T12:52:00Z"/>
                <w:rFonts w:eastAsia="Times New Roman" w:cstheme="minorHAnsi"/>
                <w:color w:val="000000"/>
                <w:sz w:val="18"/>
                <w:szCs w:val="18"/>
              </w:rPr>
              <w:pPrChange w:id="4229" w:author="Alotaibi, Raed" w:date="2019-07-15T13:58:00Z">
                <w:pPr>
                  <w:spacing w:after="0" w:line="240" w:lineRule="auto"/>
                  <w:jc w:val="right"/>
                </w:pPr>
              </w:pPrChange>
            </w:pPr>
            <w:del w:id="4230" w:author="Alotaibi, Raed" w:date="2019-07-12T12:52:00Z">
              <w:r w:rsidRPr="003453AB" w:rsidDel="003C316A">
                <w:rPr>
                  <w:rFonts w:eastAsia="Times New Roman" w:cstheme="minorHAnsi"/>
                  <w:color w:val="000000"/>
                  <w:sz w:val="18"/>
                  <w:szCs w:val="18"/>
                </w:rPr>
                <w:delText>1,100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67E7ADD" w14:textId="2FDD48B2" w:rsidR="00CC3C13" w:rsidRPr="003453AB" w:rsidDel="003C316A" w:rsidRDefault="00CC3C13">
            <w:pPr>
              <w:spacing w:after="0" w:line="276" w:lineRule="auto"/>
              <w:jc w:val="right"/>
              <w:rPr>
                <w:del w:id="4231" w:author="Alotaibi, Raed" w:date="2019-07-12T12:52:00Z"/>
                <w:rFonts w:eastAsia="Times New Roman" w:cstheme="minorHAnsi"/>
                <w:color w:val="000000"/>
                <w:sz w:val="18"/>
                <w:szCs w:val="18"/>
              </w:rPr>
              <w:pPrChange w:id="4232" w:author="Alotaibi, Raed" w:date="2019-07-15T13:58:00Z">
                <w:pPr>
                  <w:spacing w:after="0" w:line="240" w:lineRule="auto"/>
                  <w:jc w:val="right"/>
                </w:pPr>
              </w:pPrChange>
            </w:pPr>
            <w:del w:id="4233"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D3C4FAB" w14:textId="573A940D" w:rsidR="00CC3C13" w:rsidRPr="003453AB" w:rsidDel="003C316A" w:rsidRDefault="00CC3C13">
            <w:pPr>
              <w:spacing w:after="0" w:line="276" w:lineRule="auto"/>
              <w:jc w:val="right"/>
              <w:rPr>
                <w:del w:id="4234" w:author="Alotaibi, Raed" w:date="2019-07-12T12:52:00Z"/>
                <w:rFonts w:eastAsia="Times New Roman" w:cstheme="minorHAnsi"/>
                <w:color w:val="000000"/>
                <w:sz w:val="18"/>
                <w:szCs w:val="18"/>
              </w:rPr>
              <w:pPrChange w:id="4235" w:author="Alotaibi, Raed" w:date="2019-07-15T13:58:00Z">
                <w:pPr>
                  <w:spacing w:after="0" w:line="240" w:lineRule="auto"/>
                  <w:jc w:val="right"/>
                </w:pPr>
              </w:pPrChange>
            </w:pPr>
            <w:del w:id="4236" w:author="Alotaibi, Raed" w:date="2019-07-12T12:52:00Z">
              <w:r w:rsidRPr="003453AB" w:rsidDel="003C316A">
                <w:rPr>
                  <w:rFonts w:eastAsia="Times New Roman" w:cstheme="minorHAnsi"/>
                  <w:color w:val="000000"/>
                  <w:sz w:val="18"/>
                  <w:szCs w:val="18"/>
                </w:rPr>
                <w:delText>27.3%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C935BB" w14:textId="7D4EAA2F" w:rsidR="00CC3C13" w:rsidRPr="003453AB" w:rsidDel="003C316A" w:rsidRDefault="00CC3C13">
            <w:pPr>
              <w:spacing w:after="0" w:line="276" w:lineRule="auto"/>
              <w:jc w:val="right"/>
              <w:rPr>
                <w:del w:id="4237" w:author="Alotaibi, Raed" w:date="2019-07-12T12:52:00Z"/>
                <w:rFonts w:eastAsia="Times New Roman" w:cstheme="minorHAnsi"/>
                <w:color w:val="000000"/>
                <w:sz w:val="18"/>
                <w:szCs w:val="18"/>
              </w:rPr>
              <w:pPrChange w:id="4238" w:author="Alotaibi, Raed" w:date="2019-07-15T13:58:00Z">
                <w:pPr>
                  <w:spacing w:after="0" w:line="240" w:lineRule="auto"/>
                  <w:jc w:val="right"/>
                </w:pPr>
              </w:pPrChange>
            </w:pPr>
            <w:del w:id="4239" w:author="Alotaibi, Raed" w:date="2019-07-12T12:52:00Z">
              <w:r w:rsidRPr="003453AB" w:rsidDel="003C316A">
                <w:rPr>
                  <w:rFonts w:eastAsia="Times New Roman" w:cstheme="minorHAnsi"/>
                  <w:color w:val="000000"/>
                  <w:sz w:val="18"/>
                  <w:szCs w:val="18"/>
                </w:rPr>
                <w:delText>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B1EFBE8" w14:textId="4DE3C9C1" w:rsidR="00CC3C13" w:rsidRPr="003453AB" w:rsidDel="003C316A" w:rsidRDefault="00CC3C13">
            <w:pPr>
              <w:spacing w:after="0" w:line="276" w:lineRule="auto"/>
              <w:jc w:val="right"/>
              <w:rPr>
                <w:del w:id="4240" w:author="Alotaibi, Raed" w:date="2019-07-12T12:52:00Z"/>
                <w:rFonts w:eastAsia="Times New Roman" w:cstheme="minorHAnsi"/>
                <w:color w:val="000000"/>
                <w:sz w:val="18"/>
                <w:szCs w:val="18"/>
              </w:rPr>
              <w:pPrChange w:id="4241" w:author="Alotaibi, Raed" w:date="2019-07-15T13:58:00Z">
                <w:pPr>
                  <w:spacing w:after="0" w:line="240" w:lineRule="auto"/>
                  <w:jc w:val="right"/>
                </w:pPr>
              </w:pPrChange>
            </w:pPr>
            <w:del w:id="4242" w:author="Alotaibi, Raed" w:date="2019-07-12T12:52:00Z">
              <w:r w:rsidRPr="003453AB" w:rsidDel="003C316A">
                <w:rPr>
                  <w:rFonts w:eastAsia="Times New Roman" w:cstheme="minorHAnsi"/>
                  <w:color w:val="000000"/>
                  <w:sz w:val="18"/>
                  <w:szCs w:val="18"/>
                </w:rPr>
                <w:delText>390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EB2DD3A" w14:textId="36BFD48B" w:rsidR="00CC3C13" w:rsidRPr="003453AB" w:rsidDel="003C316A" w:rsidRDefault="00CC3C13">
            <w:pPr>
              <w:spacing w:after="0" w:line="276" w:lineRule="auto"/>
              <w:jc w:val="right"/>
              <w:rPr>
                <w:del w:id="4243" w:author="Alotaibi, Raed" w:date="2019-07-12T12:52:00Z"/>
                <w:rFonts w:eastAsia="Times New Roman" w:cstheme="minorHAnsi"/>
                <w:color w:val="000000"/>
                <w:sz w:val="18"/>
                <w:szCs w:val="18"/>
              </w:rPr>
              <w:pPrChange w:id="4244" w:author="Alotaibi, Raed" w:date="2019-07-15T13:58:00Z">
                <w:pPr>
                  <w:spacing w:after="0" w:line="240" w:lineRule="auto"/>
                  <w:jc w:val="right"/>
                </w:pPr>
              </w:pPrChange>
            </w:pPr>
            <w:del w:id="4245" w:author="Alotaibi, Raed" w:date="2019-07-12T12:52:00Z">
              <w:r w:rsidRPr="003453AB" w:rsidDel="003C316A">
                <w:rPr>
                  <w:rFonts w:eastAsia="Times New Roman" w:cstheme="minorHAnsi"/>
                  <w:color w:val="000000"/>
                  <w:sz w:val="18"/>
                  <w:szCs w:val="18"/>
                </w:rPr>
                <w:delText>27.9%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EDDF421" w14:textId="3E81FC75" w:rsidR="00CC3C13" w:rsidRPr="00CC3C13" w:rsidDel="003C316A" w:rsidRDefault="00CC3C13">
            <w:pPr>
              <w:spacing w:after="0" w:line="276" w:lineRule="auto"/>
              <w:jc w:val="right"/>
              <w:rPr>
                <w:del w:id="4246" w:author="Alotaibi, Raed" w:date="2019-07-12T12:52:00Z"/>
                <w:rFonts w:eastAsia="Times New Roman" w:cstheme="minorHAnsi"/>
                <w:color w:val="000000"/>
                <w:sz w:val="18"/>
                <w:szCs w:val="18"/>
              </w:rPr>
              <w:pPrChange w:id="4247" w:author="Alotaibi, Raed" w:date="2019-07-15T13:58:00Z">
                <w:pPr>
                  <w:spacing w:after="0" w:line="240" w:lineRule="auto"/>
                  <w:jc w:val="right"/>
                </w:pPr>
              </w:pPrChange>
            </w:pPr>
            <w:del w:id="4248"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3EB6BC9" w14:textId="067FBB02" w:rsidR="00CC3C13" w:rsidRPr="00CC3C13" w:rsidDel="003C316A" w:rsidRDefault="00CC3C13">
            <w:pPr>
              <w:spacing w:after="0" w:line="276" w:lineRule="auto"/>
              <w:jc w:val="right"/>
              <w:rPr>
                <w:del w:id="4249" w:author="Alotaibi, Raed" w:date="2019-07-12T12:52:00Z"/>
                <w:rFonts w:eastAsia="Times New Roman" w:cstheme="minorHAnsi"/>
                <w:color w:val="000000"/>
                <w:sz w:val="18"/>
                <w:szCs w:val="18"/>
              </w:rPr>
              <w:pPrChange w:id="4250" w:author="Alotaibi, Raed" w:date="2019-07-15T13:58:00Z">
                <w:pPr>
                  <w:spacing w:after="0" w:line="240" w:lineRule="auto"/>
                  <w:jc w:val="right"/>
                </w:pPr>
              </w:pPrChange>
            </w:pPr>
            <w:del w:id="4251"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92B0AC" w14:textId="47E47E0C" w:rsidR="00CC3C13" w:rsidRPr="00CC3C13" w:rsidDel="003C316A" w:rsidRDefault="00CC3C13">
            <w:pPr>
              <w:spacing w:after="0" w:line="276" w:lineRule="auto"/>
              <w:jc w:val="right"/>
              <w:rPr>
                <w:del w:id="4252" w:author="Alotaibi, Raed" w:date="2019-07-12T12:52:00Z"/>
                <w:rFonts w:eastAsia="Times New Roman" w:cstheme="minorHAnsi"/>
                <w:color w:val="000000"/>
                <w:sz w:val="18"/>
                <w:szCs w:val="18"/>
              </w:rPr>
              <w:pPrChange w:id="4253" w:author="Alotaibi, Raed" w:date="2019-07-15T13:58:00Z">
                <w:pPr>
                  <w:spacing w:after="0" w:line="240" w:lineRule="auto"/>
                  <w:jc w:val="right"/>
                </w:pPr>
              </w:pPrChange>
            </w:pPr>
            <w:del w:id="4254"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B90883C" w14:textId="419A30A6" w:rsidR="00CC3C13" w:rsidRPr="00CC3C13" w:rsidDel="003C316A" w:rsidRDefault="00CC3C13">
            <w:pPr>
              <w:spacing w:after="0" w:line="276" w:lineRule="auto"/>
              <w:jc w:val="right"/>
              <w:rPr>
                <w:del w:id="4255" w:author="Alotaibi, Raed" w:date="2019-07-12T12:52:00Z"/>
                <w:rFonts w:eastAsia="Times New Roman" w:cstheme="minorHAnsi"/>
                <w:color w:val="000000"/>
                <w:sz w:val="18"/>
                <w:szCs w:val="18"/>
              </w:rPr>
              <w:pPrChange w:id="4256" w:author="Alotaibi, Raed" w:date="2019-07-15T13:58:00Z">
                <w:pPr>
                  <w:spacing w:after="0" w:line="240" w:lineRule="auto"/>
                  <w:jc w:val="right"/>
                </w:pPr>
              </w:pPrChange>
            </w:pPr>
            <w:del w:id="4257" w:author="Alotaibi, Raed" w:date="2019-07-12T12:52:00Z">
              <w:r w:rsidRPr="00CC3C13" w:rsidDel="003C316A">
                <w:rPr>
                  <w:rFonts w:ascii="Calibri" w:hAnsi="Calibri" w:cs="Calibri"/>
                  <w:color w:val="000000"/>
                  <w:sz w:val="18"/>
                  <w:szCs w:val="18"/>
                </w:rPr>
                <w:delText>27.3%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C71FCB" w14:textId="3727F308" w:rsidR="00CC3C13" w:rsidRPr="00CC3C13" w:rsidDel="003C316A" w:rsidRDefault="00CC3C13">
            <w:pPr>
              <w:spacing w:after="0" w:line="276" w:lineRule="auto"/>
              <w:jc w:val="right"/>
              <w:rPr>
                <w:del w:id="4258" w:author="Alotaibi, Raed" w:date="2019-07-12T12:52:00Z"/>
                <w:rFonts w:eastAsia="Times New Roman" w:cstheme="minorHAnsi"/>
                <w:color w:val="000000"/>
                <w:sz w:val="18"/>
                <w:szCs w:val="18"/>
              </w:rPr>
              <w:pPrChange w:id="4259" w:author="Alotaibi, Raed" w:date="2019-07-15T13:58:00Z">
                <w:pPr>
                  <w:spacing w:after="0" w:line="240" w:lineRule="auto"/>
                  <w:jc w:val="right"/>
                </w:pPr>
              </w:pPrChange>
            </w:pPr>
            <w:del w:id="4260"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1B78D9" w14:textId="1C1EB719" w:rsidR="00CC3C13" w:rsidRPr="00CC3C13" w:rsidDel="003C316A" w:rsidRDefault="00CC3C13">
            <w:pPr>
              <w:spacing w:after="0" w:line="276" w:lineRule="auto"/>
              <w:jc w:val="right"/>
              <w:rPr>
                <w:del w:id="4261" w:author="Alotaibi, Raed" w:date="2019-07-12T12:52:00Z"/>
                <w:rFonts w:eastAsia="Times New Roman" w:cstheme="minorHAnsi"/>
                <w:color w:val="000000"/>
                <w:sz w:val="18"/>
                <w:szCs w:val="18"/>
              </w:rPr>
              <w:pPrChange w:id="4262" w:author="Alotaibi, Raed" w:date="2019-07-15T13:58:00Z">
                <w:pPr>
                  <w:spacing w:after="0" w:line="240" w:lineRule="auto"/>
                  <w:jc w:val="right"/>
                </w:pPr>
              </w:pPrChange>
            </w:pPr>
            <w:del w:id="4263"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7441E2B8" w14:textId="25C41A96" w:rsidTr="00CC3C13">
        <w:trPr>
          <w:trHeight w:val="247"/>
          <w:jc w:val="center"/>
          <w:del w:id="42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70AB9B" w14:textId="2FACE5AB" w:rsidR="00CC3C13" w:rsidRPr="003453AB" w:rsidDel="003C316A" w:rsidRDefault="00CC3C13">
            <w:pPr>
              <w:spacing w:after="0" w:line="276" w:lineRule="auto"/>
              <w:rPr>
                <w:del w:id="4265" w:author="Alotaibi, Raed" w:date="2019-07-12T12:52:00Z"/>
                <w:rFonts w:eastAsia="Times New Roman" w:cstheme="minorHAnsi"/>
                <w:b/>
                <w:bCs/>
                <w:color w:val="000000"/>
                <w:sz w:val="18"/>
                <w:szCs w:val="18"/>
              </w:rPr>
              <w:pPrChange w:id="4266" w:author="Alotaibi, Raed" w:date="2019-07-15T13:58:00Z">
                <w:pPr>
                  <w:spacing w:after="0" w:line="240" w:lineRule="auto"/>
                </w:pPr>
              </w:pPrChange>
            </w:pPr>
            <w:del w:id="4267" w:author="Alotaibi, Raed" w:date="2019-07-12T12:52:00Z">
              <w:r w:rsidRPr="003453AB" w:rsidDel="003C316A">
                <w:rPr>
                  <w:rFonts w:eastAsia="Times New Roman" w:cstheme="minorHAnsi"/>
                  <w:b/>
                  <w:bCs/>
                  <w:color w:val="000000"/>
                  <w:sz w:val="18"/>
                  <w:szCs w:val="18"/>
                </w:rPr>
                <w:delText>Florida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C744BF3" w14:textId="16F39E13" w:rsidR="00CC3C13" w:rsidRPr="003453AB" w:rsidDel="003C316A" w:rsidRDefault="00CC3C13">
            <w:pPr>
              <w:spacing w:after="0" w:line="276" w:lineRule="auto"/>
              <w:jc w:val="right"/>
              <w:rPr>
                <w:del w:id="4268" w:author="Alotaibi, Raed" w:date="2019-07-12T12:52:00Z"/>
                <w:rFonts w:eastAsia="Times New Roman" w:cstheme="minorHAnsi"/>
                <w:color w:val="000000"/>
                <w:sz w:val="18"/>
                <w:szCs w:val="18"/>
              </w:rPr>
              <w:pPrChange w:id="4269" w:author="Alotaibi, Raed" w:date="2019-07-15T13:58:00Z">
                <w:pPr>
                  <w:spacing w:after="0" w:line="240" w:lineRule="auto"/>
                  <w:jc w:val="right"/>
                </w:pPr>
              </w:pPrChange>
            </w:pPr>
            <w:del w:id="4270" w:author="Alotaibi, Raed" w:date="2019-07-12T12:52:00Z">
              <w:r w:rsidRPr="003453AB" w:rsidDel="003C316A">
                <w:rPr>
                  <w:rFonts w:eastAsia="Times New Roman" w:cstheme="minorHAnsi"/>
                  <w:color w:val="000000"/>
                  <w:sz w:val="18"/>
                  <w:szCs w:val="18"/>
                </w:rPr>
                <w:delText>43,200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927FD3" w14:textId="1B040749" w:rsidR="00CC3C13" w:rsidRPr="003453AB" w:rsidDel="003C316A" w:rsidRDefault="00CC3C13">
            <w:pPr>
              <w:spacing w:after="0" w:line="276" w:lineRule="auto"/>
              <w:jc w:val="right"/>
              <w:rPr>
                <w:del w:id="4271" w:author="Alotaibi, Raed" w:date="2019-07-12T12:52:00Z"/>
                <w:rFonts w:eastAsia="Times New Roman" w:cstheme="minorHAnsi"/>
                <w:color w:val="000000"/>
                <w:sz w:val="18"/>
                <w:szCs w:val="18"/>
              </w:rPr>
              <w:pPrChange w:id="4272" w:author="Alotaibi, Raed" w:date="2019-07-15T13:58:00Z">
                <w:pPr>
                  <w:spacing w:after="0" w:line="240" w:lineRule="auto"/>
                  <w:jc w:val="right"/>
                </w:pPr>
              </w:pPrChange>
            </w:pPr>
            <w:del w:id="4273" w:author="Alotaibi, Raed" w:date="2019-07-12T12:52:00Z">
              <w:r w:rsidRPr="003453AB" w:rsidDel="003C316A">
                <w:rPr>
                  <w:rFonts w:eastAsia="Times New Roman" w:cstheme="minorHAnsi"/>
                  <w:color w:val="000000"/>
                  <w:sz w:val="18"/>
                  <w:szCs w:val="18"/>
                </w:rPr>
                <w:delText>5,500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3E6D44" w14:textId="049840D5" w:rsidR="00CC3C13" w:rsidRPr="003453AB" w:rsidDel="003C316A" w:rsidRDefault="00CC3C13">
            <w:pPr>
              <w:spacing w:after="0" w:line="276" w:lineRule="auto"/>
              <w:jc w:val="right"/>
              <w:rPr>
                <w:del w:id="4274" w:author="Alotaibi, Raed" w:date="2019-07-12T12:52:00Z"/>
                <w:rFonts w:eastAsia="Times New Roman" w:cstheme="minorHAnsi"/>
                <w:color w:val="000000"/>
                <w:sz w:val="18"/>
                <w:szCs w:val="18"/>
              </w:rPr>
              <w:pPrChange w:id="4275" w:author="Alotaibi, Raed" w:date="2019-07-15T13:58:00Z">
                <w:pPr>
                  <w:spacing w:after="0" w:line="240" w:lineRule="auto"/>
                  <w:jc w:val="right"/>
                </w:pPr>
              </w:pPrChange>
            </w:pPr>
            <w:del w:id="4276"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CF2723E" w14:textId="5FFBDF87" w:rsidR="00CC3C13" w:rsidRPr="003453AB" w:rsidDel="003C316A" w:rsidRDefault="00CC3C13">
            <w:pPr>
              <w:spacing w:after="0" w:line="276" w:lineRule="auto"/>
              <w:jc w:val="right"/>
              <w:rPr>
                <w:del w:id="4277" w:author="Alotaibi, Raed" w:date="2019-07-12T12:52:00Z"/>
                <w:rFonts w:eastAsia="Times New Roman" w:cstheme="minorHAnsi"/>
                <w:color w:val="000000"/>
                <w:sz w:val="18"/>
                <w:szCs w:val="18"/>
              </w:rPr>
              <w:pPrChange w:id="4278" w:author="Alotaibi, Raed" w:date="2019-07-15T13:58:00Z">
                <w:pPr>
                  <w:spacing w:after="0" w:line="240" w:lineRule="auto"/>
                  <w:jc w:val="right"/>
                </w:pPr>
              </w:pPrChange>
            </w:pPr>
            <w:del w:id="4279" w:author="Alotaibi, Raed" w:date="2019-07-12T12:52:00Z">
              <w:r w:rsidRPr="003453AB" w:rsidDel="003C316A">
                <w:rPr>
                  <w:rFonts w:eastAsia="Times New Roman" w:cstheme="minorHAnsi"/>
                  <w:color w:val="000000"/>
                  <w:sz w:val="18"/>
                  <w:szCs w:val="18"/>
                </w:rPr>
                <w:delText>42,100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C157244" w14:textId="5CBB2811" w:rsidR="00CC3C13" w:rsidRPr="003453AB" w:rsidDel="003C316A" w:rsidRDefault="00CC3C13">
            <w:pPr>
              <w:spacing w:after="0" w:line="276" w:lineRule="auto"/>
              <w:jc w:val="right"/>
              <w:rPr>
                <w:del w:id="4280" w:author="Alotaibi, Raed" w:date="2019-07-12T12:52:00Z"/>
                <w:rFonts w:eastAsia="Times New Roman" w:cstheme="minorHAnsi"/>
                <w:color w:val="000000"/>
                <w:sz w:val="18"/>
                <w:szCs w:val="18"/>
              </w:rPr>
              <w:pPrChange w:id="4281" w:author="Alotaibi, Raed" w:date="2019-07-15T13:58:00Z">
                <w:pPr>
                  <w:spacing w:after="0" w:line="240" w:lineRule="auto"/>
                  <w:jc w:val="right"/>
                </w:pPr>
              </w:pPrChange>
            </w:pPr>
            <w:del w:id="4282" w:author="Alotaibi, Raed" w:date="2019-07-12T12:52:00Z">
              <w:r w:rsidRPr="003453AB" w:rsidDel="003C316A">
                <w:rPr>
                  <w:rFonts w:eastAsia="Times New Roman" w:cstheme="minorHAnsi"/>
                  <w:color w:val="000000"/>
                  <w:sz w:val="18"/>
                  <w:szCs w:val="18"/>
                </w:rPr>
                <w:delText>5,360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CD7EF2" w14:textId="12FCEED8" w:rsidR="00CC3C13" w:rsidRPr="003453AB" w:rsidDel="003C316A" w:rsidRDefault="00CC3C13">
            <w:pPr>
              <w:spacing w:after="0" w:line="276" w:lineRule="auto"/>
              <w:jc w:val="right"/>
              <w:rPr>
                <w:del w:id="4283" w:author="Alotaibi, Raed" w:date="2019-07-12T12:52:00Z"/>
                <w:rFonts w:eastAsia="Times New Roman" w:cstheme="minorHAnsi"/>
                <w:color w:val="000000"/>
                <w:sz w:val="18"/>
                <w:szCs w:val="18"/>
              </w:rPr>
              <w:pPrChange w:id="4284" w:author="Alotaibi, Raed" w:date="2019-07-15T13:58:00Z">
                <w:pPr>
                  <w:spacing w:after="0" w:line="240" w:lineRule="auto"/>
                  <w:jc w:val="right"/>
                </w:pPr>
              </w:pPrChange>
            </w:pPr>
            <w:del w:id="4285" w:author="Alotaibi, Raed" w:date="2019-07-12T12:52:00Z">
              <w:r w:rsidRPr="003453AB" w:rsidDel="003C316A">
                <w:rPr>
                  <w:rFonts w:eastAsia="Times New Roman" w:cstheme="minorHAnsi"/>
                  <w:color w:val="000000"/>
                  <w:sz w:val="18"/>
                  <w:szCs w:val="18"/>
                </w:rPr>
                <w:delText>12.7%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F8BFC2D" w14:textId="6026EECF" w:rsidR="00CC3C13" w:rsidRPr="00CC3C13" w:rsidDel="003C316A" w:rsidRDefault="00CC3C13">
            <w:pPr>
              <w:spacing w:after="0" w:line="276" w:lineRule="auto"/>
              <w:jc w:val="right"/>
              <w:rPr>
                <w:del w:id="4286" w:author="Alotaibi, Raed" w:date="2019-07-12T12:52:00Z"/>
                <w:rFonts w:eastAsia="Times New Roman" w:cstheme="minorHAnsi"/>
                <w:color w:val="000000"/>
                <w:sz w:val="18"/>
                <w:szCs w:val="18"/>
              </w:rPr>
              <w:pPrChange w:id="4287" w:author="Alotaibi, Raed" w:date="2019-07-15T13:58:00Z">
                <w:pPr>
                  <w:spacing w:after="0" w:line="240" w:lineRule="auto"/>
                  <w:jc w:val="right"/>
                </w:pPr>
              </w:pPrChange>
            </w:pPr>
            <w:del w:id="4288" w:author="Alotaibi, Raed" w:date="2019-07-12T12:52:00Z">
              <w:r w:rsidRPr="00CC3C13" w:rsidDel="003C316A">
                <w:rPr>
                  <w:rFonts w:ascii="Calibri" w:hAnsi="Calibri" w:cs="Calibri"/>
                  <w:color w:val="000000"/>
                  <w:sz w:val="18"/>
                  <w:szCs w:val="18"/>
                </w:rPr>
                <w:delText>-1,100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8564AB3" w14:textId="4FFF7D06" w:rsidR="00CC3C13" w:rsidRPr="00CC3C13" w:rsidDel="003C316A" w:rsidRDefault="00CC3C13">
            <w:pPr>
              <w:spacing w:after="0" w:line="276" w:lineRule="auto"/>
              <w:jc w:val="right"/>
              <w:rPr>
                <w:del w:id="4289" w:author="Alotaibi, Raed" w:date="2019-07-12T12:52:00Z"/>
                <w:rFonts w:eastAsia="Times New Roman" w:cstheme="minorHAnsi"/>
                <w:color w:val="000000"/>
                <w:sz w:val="18"/>
                <w:szCs w:val="18"/>
              </w:rPr>
              <w:pPrChange w:id="4290" w:author="Alotaibi, Raed" w:date="2019-07-15T13:58:00Z">
                <w:pPr>
                  <w:spacing w:after="0" w:line="240" w:lineRule="auto"/>
                  <w:jc w:val="right"/>
                </w:pPr>
              </w:pPrChange>
            </w:pPr>
            <w:del w:id="4291"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17C94B6" w14:textId="29E1C856" w:rsidR="00CC3C13" w:rsidRPr="00CC3C13" w:rsidDel="003C316A" w:rsidRDefault="00CC3C13">
            <w:pPr>
              <w:spacing w:after="0" w:line="276" w:lineRule="auto"/>
              <w:jc w:val="right"/>
              <w:rPr>
                <w:del w:id="4292" w:author="Alotaibi, Raed" w:date="2019-07-12T12:52:00Z"/>
                <w:rFonts w:eastAsia="Times New Roman" w:cstheme="minorHAnsi"/>
                <w:color w:val="000000"/>
                <w:sz w:val="18"/>
                <w:szCs w:val="18"/>
              </w:rPr>
              <w:pPrChange w:id="4293" w:author="Alotaibi, Raed" w:date="2019-07-15T13:58:00Z">
                <w:pPr>
                  <w:spacing w:after="0" w:line="240" w:lineRule="auto"/>
                  <w:jc w:val="right"/>
                </w:pPr>
              </w:pPrChange>
            </w:pPr>
            <w:del w:id="429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361E23D" w14:textId="4C8EB5DC" w:rsidR="00CC3C13" w:rsidRPr="00CC3C13" w:rsidDel="003C316A" w:rsidRDefault="00CC3C13">
            <w:pPr>
              <w:spacing w:after="0" w:line="276" w:lineRule="auto"/>
              <w:jc w:val="right"/>
              <w:rPr>
                <w:del w:id="4295" w:author="Alotaibi, Raed" w:date="2019-07-12T12:52:00Z"/>
                <w:rFonts w:eastAsia="Times New Roman" w:cstheme="minorHAnsi"/>
                <w:color w:val="000000"/>
                <w:sz w:val="18"/>
                <w:szCs w:val="18"/>
              </w:rPr>
              <w:pPrChange w:id="4296" w:author="Alotaibi, Raed" w:date="2019-07-15T13:58:00Z">
                <w:pPr>
                  <w:spacing w:after="0" w:line="240" w:lineRule="auto"/>
                  <w:jc w:val="right"/>
                </w:pPr>
              </w:pPrChange>
            </w:pPr>
            <w:del w:id="4297"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D30E2A6" w14:textId="4920846B" w:rsidR="00CC3C13" w:rsidRPr="00CC3C13" w:rsidDel="003C316A" w:rsidRDefault="00CC3C13">
            <w:pPr>
              <w:spacing w:after="0" w:line="276" w:lineRule="auto"/>
              <w:jc w:val="right"/>
              <w:rPr>
                <w:del w:id="4298" w:author="Alotaibi, Raed" w:date="2019-07-12T12:52:00Z"/>
                <w:rFonts w:eastAsia="Times New Roman" w:cstheme="minorHAnsi"/>
                <w:color w:val="000000"/>
                <w:sz w:val="18"/>
                <w:szCs w:val="18"/>
              </w:rPr>
              <w:pPrChange w:id="4299" w:author="Alotaibi, Raed" w:date="2019-07-15T13:58:00Z">
                <w:pPr>
                  <w:spacing w:after="0" w:line="240" w:lineRule="auto"/>
                  <w:jc w:val="right"/>
                </w:pPr>
              </w:pPrChange>
            </w:pPr>
            <w:del w:id="4300" w:author="Alotaibi, Raed" w:date="2019-07-12T12:52:00Z">
              <w:r w:rsidRPr="00CC3C13" w:rsidDel="003C316A">
                <w:rPr>
                  <w:rFonts w:ascii="Calibri" w:hAnsi="Calibri" w:cs="Calibri"/>
                  <w:color w:val="000000"/>
                  <w:sz w:val="18"/>
                  <w:szCs w:val="18"/>
                </w:rPr>
                <w:delText>-2.5%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773E5C1" w14:textId="2755E878" w:rsidR="00CC3C13" w:rsidRPr="00CC3C13" w:rsidDel="003C316A" w:rsidRDefault="00CC3C13">
            <w:pPr>
              <w:spacing w:after="0" w:line="276" w:lineRule="auto"/>
              <w:jc w:val="right"/>
              <w:rPr>
                <w:del w:id="4301" w:author="Alotaibi, Raed" w:date="2019-07-12T12:52:00Z"/>
                <w:rFonts w:eastAsia="Times New Roman" w:cstheme="minorHAnsi"/>
                <w:color w:val="000000"/>
                <w:sz w:val="18"/>
                <w:szCs w:val="18"/>
              </w:rPr>
              <w:pPrChange w:id="4302" w:author="Alotaibi, Raed" w:date="2019-07-15T13:58:00Z">
                <w:pPr>
                  <w:spacing w:after="0" w:line="240" w:lineRule="auto"/>
                  <w:jc w:val="right"/>
                </w:pPr>
              </w:pPrChange>
            </w:pPr>
            <w:del w:id="4303"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416FB473" w14:textId="4209CB99" w:rsidTr="00CC3C13">
        <w:trPr>
          <w:trHeight w:val="247"/>
          <w:jc w:val="center"/>
          <w:del w:id="43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EA3A33C" w14:textId="6F3CC1E8" w:rsidR="00CC3C13" w:rsidRPr="003453AB" w:rsidDel="003C316A" w:rsidRDefault="00CC3C13">
            <w:pPr>
              <w:spacing w:after="0" w:line="276" w:lineRule="auto"/>
              <w:rPr>
                <w:del w:id="4305" w:author="Alotaibi, Raed" w:date="2019-07-12T12:52:00Z"/>
                <w:rFonts w:eastAsia="Times New Roman" w:cstheme="minorHAnsi"/>
                <w:b/>
                <w:bCs/>
                <w:color w:val="000000"/>
                <w:sz w:val="18"/>
                <w:szCs w:val="18"/>
              </w:rPr>
              <w:pPrChange w:id="4306" w:author="Alotaibi, Raed" w:date="2019-07-15T13:58:00Z">
                <w:pPr>
                  <w:spacing w:after="0" w:line="240" w:lineRule="auto"/>
                </w:pPr>
              </w:pPrChange>
            </w:pPr>
            <w:del w:id="4307" w:author="Alotaibi, Raed" w:date="2019-07-12T12:52:00Z">
              <w:r w:rsidRPr="003453AB" w:rsidDel="003C316A">
                <w:rPr>
                  <w:rFonts w:eastAsia="Times New Roman" w:cstheme="minorHAnsi"/>
                  <w:b/>
                  <w:bCs/>
                  <w:color w:val="000000"/>
                  <w:sz w:val="18"/>
                  <w:szCs w:val="18"/>
                </w:rPr>
                <w:delText>Georgia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6B9E7FA" w14:textId="08E7E42F" w:rsidR="00CC3C13" w:rsidRPr="003453AB" w:rsidDel="003C316A" w:rsidRDefault="00CC3C13">
            <w:pPr>
              <w:spacing w:after="0" w:line="276" w:lineRule="auto"/>
              <w:jc w:val="right"/>
              <w:rPr>
                <w:del w:id="4308" w:author="Alotaibi, Raed" w:date="2019-07-12T12:52:00Z"/>
                <w:rFonts w:eastAsia="Times New Roman" w:cstheme="minorHAnsi"/>
                <w:color w:val="000000"/>
                <w:sz w:val="18"/>
                <w:szCs w:val="18"/>
              </w:rPr>
              <w:pPrChange w:id="4309" w:author="Alotaibi, Raed" w:date="2019-07-15T13:58:00Z">
                <w:pPr>
                  <w:spacing w:after="0" w:line="240" w:lineRule="auto"/>
                  <w:jc w:val="right"/>
                </w:pPr>
              </w:pPrChange>
            </w:pPr>
            <w:del w:id="4310" w:author="Alotaibi, Raed" w:date="2019-07-12T12:52:00Z">
              <w:r w:rsidRPr="003453AB" w:rsidDel="003C316A">
                <w:rPr>
                  <w:rFonts w:eastAsia="Times New Roman" w:cstheme="minorHAnsi"/>
                  <w:color w:val="000000"/>
                  <w:sz w:val="18"/>
                  <w:szCs w:val="18"/>
                </w:rPr>
                <w:delText>26,900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505179F" w14:textId="43299F23" w:rsidR="00CC3C13" w:rsidRPr="003453AB" w:rsidDel="003C316A" w:rsidRDefault="00CC3C13">
            <w:pPr>
              <w:spacing w:after="0" w:line="276" w:lineRule="auto"/>
              <w:jc w:val="right"/>
              <w:rPr>
                <w:del w:id="4311" w:author="Alotaibi, Raed" w:date="2019-07-12T12:52:00Z"/>
                <w:rFonts w:eastAsia="Times New Roman" w:cstheme="minorHAnsi"/>
                <w:color w:val="000000"/>
                <w:sz w:val="18"/>
                <w:szCs w:val="18"/>
              </w:rPr>
              <w:pPrChange w:id="4312" w:author="Alotaibi, Raed" w:date="2019-07-15T13:58:00Z">
                <w:pPr>
                  <w:spacing w:after="0" w:line="240" w:lineRule="auto"/>
                  <w:jc w:val="right"/>
                </w:pPr>
              </w:pPrChange>
            </w:pPr>
            <w:del w:id="4313" w:author="Alotaibi, Raed" w:date="2019-07-12T12:52:00Z">
              <w:r w:rsidRPr="003453AB" w:rsidDel="003C316A">
                <w:rPr>
                  <w:rFonts w:eastAsia="Times New Roman" w:cstheme="minorHAnsi"/>
                  <w:color w:val="000000"/>
                  <w:sz w:val="18"/>
                  <w:szCs w:val="18"/>
                </w:rPr>
                <w:delText>3,900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F67F246" w14:textId="2ECAE72B" w:rsidR="00CC3C13" w:rsidRPr="003453AB" w:rsidDel="003C316A" w:rsidRDefault="00CC3C13">
            <w:pPr>
              <w:spacing w:after="0" w:line="276" w:lineRule="auto"/>
              <w:jc w:val="right"/>
              <w:rPr>
                <w:del w:id="4314" w:author="Alotaibi, Raed" w:date="2019-07-12T12:52:00Z"/>
                <w:rFonts w:eastAsia="Times New Roman" w:cstheme="minorHAnsi"/>
                <w:color w:val="000000"/>
                <w:sz w:val="18"/>
                <w:szCs w:val="18"/>
              </w:rPr>
              <w:pPrChange w:id="4315" w:author="Alotaibi, Raed" w:date="2019-07-15T13:58:00Z">
                <w:pPr>
                  <w:spacing w:after="0" w:line="240" w:lineRule="auto"/>
                  <w:jc w:val="right"/>
                </w:pPr>
              </w:pPrChange>
            </w:pPr>
            <w:del w:id="4316"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1C63428" w14:textId="39133437" w:rsidR="00CC3C13" w:rsidRPr="003453AB" w:rsidDel="003C316A" w:rsidRDefault="00CC3C13">
            <w:pPr>
              <w:spacing w:after="0" w:line="276" w:lineRule="auto"/>
              <w:jc w:val="right"/>
              <w:rPr>
                <w:del w:id="4317" w:author="Alotaibi, Raed" w:date="2019-07-12T12:52:00Z"/>
                <w:rFonts w:eastAsia="Times New Roman" w:cstheme="minorHAnsi"/>
                <w:color w:val="000000"/>
                <w:sz w:val="18"/>
                <w:szCs w:val="18"/>
              </w:rPr>
              <w:pPrChange w:id="4318" w:author="Alotaibi, Raed" w:date="2019-07-15T13:58:00Z">
                <w:pPr>
                  <w:spacing w:after="0" w:line="240" w:lineRule="auto"/>
                  <w:jc w:val="right"/>
                </w:pPr>
              </w:pPrChange>
            </w:pPr>
            <w:del w:id="4319" w:author="Alotaibi, Raed" w:date="2019-07-12T12:52:00Z">
              <w:r w:rsidRPr="003453AB" w:rsidDel="003C316A">
                <w:rPr>
                  <w:rFonts w:eastAsia="Times New Roman" w:cstheme="minorHAnsi"/>
                  <w:color w:val="000000"/>
                  <w:sz w:val="18"/>
                  <w:szCs w:val="18"/>
                </w:rPr>
                <w:delText>19,200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BCBBC60" w14:textId="30C6E26C" w:rsidR="00CC3C13" w:rsidRPr="003453AB" w:rsidDel="003C316A" w:rsidRDefault="00CC3C13">
            <w:pPr>
              <w:spacing w:after="0" w:line="276" w:lineRule="auto"/>
              <w:jc w:val="right"/>
              <w:rPr>
                <w:del w:id="4320" w:author="Alotaibi, Raed" w:date="2019-07-12T12:52:00Z"/>
                <w:rFonts w:eastAsia="Times New Roman" w:cstheme="minorHAnsi"/>
                <w:color w:val="000000"/>
                <w:sz w:val="18"/>
                <w:szCs w:val="18"/>
              </w:rPr>
              <w:pPrChange w:id="4321" w:author="Alotaibi, Raed" w:date="2019-07-15T13:58:00Z">
                <w:pPr>
                  <w:spacing w:after="0" w:line="240" w:lineRule="auto"/>
                  <w:jc w:val="right"/>
                </w:pPr>
              </w:pPrChange>
            </w:pPr>
            <w:del w:id="4322" w:author="Alotaibi, Raed" w:date="2019-07-12T12:52:00Z">
              <w:r w:rsidRPr="003453AB" w:rsidDel="003C316A">
                <w:rPr>
                  <w:rFonts w:eastAsia="Times New Roman" w:cstheme="minorHAnsi"/>
                  <w:color w:val="000000"/>
                  <w:sz w:val="18"/>
                  <w:szCs w:val="18"/>
                </w:rPr>
                <w:delText>2,770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2065A30" w14:textId="58E904CD" w:rsidR="00CC3C13" w:rsidRPr="003453AB" w:rsidDel="003C316A" w:rsidRDefault="00CC3C13">
            <w:pPr>
              <w:spacing w:after="0" w:line="276" w:lineRule="auto"/>
              <w:jc w:val="right"/>
              <w:rPr>
                <w:del w:id="4323" w:author="Alotaibi, Raed" w:date="2019-07-12T12:52:00Z"/>
                <w:rFonts w:eastAsia="Times New Roman" w:cstheme="minorHAnsi"/>
                <w:color w:val="000000"/>
                <w:sz w:val="18"/>
                <w:szCs w:val="18"/>
              </w:rPr>
              <w:pPrChange w:id="4324" w:author="Alotaibi, Raed" w:date="2019-07-15T13:58:00Z">
                <w:pPr>
                  <w:spacing w:after="0" w:line="240" w:lineRule="auto"/>
                  <w:jc w:val="right"/>
                </w:pPr>
              </w:pPrChange>
            </w:pPr>
            <w:del w:id="4325" w:author="Alotaibi, Raed" w:date="2019-07-12T12:52:00Z">
              <w:r w:rsidRPr="003453AB" w:rsidDel="003C316A">
                <w:rPr>
                  <w:rFonts w:eastAsia="Times New Roman" w:cstheme="minorHAnsi"/>
                  <w:color w:val="000000"/>
                  <w:sz w:val="18"/>
                  <w:szCs w:val="18"/>
                </w:rPr>
                <w:delText>14.4%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BE9676" w14:textId="46D401F7" w:rsidR="00CC3C13" w:rsidRPr="00CC3C13" w:rsidDel="003C316A" w:rsidRDefault="00CC3C13">
            <w:pPr>
              <w:spacing w:after="0" w:line="276" w:lineRule="auto"/>
              <w:jc w:val="right"/>
              <w:rPr>
                <w:del w:id="4326" w:author="Alotaibi, Raed" w:date="2019-07-12T12:52:00Z"/>
                <w:rFonts w:eastAsia="Times New Roman" w:cstheme="minorHAnsi"/>
                <w:color w:val="000000"/>
                <w:sz w:val="18"/>
                <w:szCs w:val="18"/>
              </w:rPr>
              <w:pPrChange w:id="4327" w:author="Alotaibi, Raed" w:date="2019-07-15T13:58:00Z">
                <w:pPr>
                  <w:spacing w:after="0" w:line="240" w:lineRule="auto"/>
                  <w:jc w:val="right"/>
                </w:pPr>
              </w:pPrChange>
            </w:pPr>
            <w:del w:id="4328" w:author="Alotaibi, Raed" w:date="2019-07-12T12:52:00Z">
              <w:r w:rsidRPr="00CC3C13" w:rsidDel="003C316A">
                <w:rPr>
                  <w:rFonts w:ascii="Calibri" w:hAnsi="Calibri" w:cs="Calibri"/>
                  <w:color w:val="000000"/>
                  <w:sz w:val="18"/>
                  <w:szCs w:val="18"/>
                </w:rPr>
                <w:delText>-7,700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29F2174" w14:textId="41D59502" w:rsidR="00CC3C13" w:rsidRPr="00CC3C13" w:rsidDel="003C316A" w:rsidRDefault="00CC3C13">
            <w:pPr>
              <w:spacing w:after="0" w:line="276" w:lineRule="auto"/>
              <w:jc w:val="right"/>
              <w:rPr>
                <w:del w:id="4329" w:author="Alotaibi, Raed" w:date="2019-07-12T12:52:00Z"/>
                <w:rFonts w:eastAsia="Times New Roman" w:cstheme="minorHAnsi"/>
                <w:color w:val="000000"/>
                <w:sz w:val="18"/>
                <w:szCs w:val="18"/>
              </w:rPr>
              <w:pPrChange w:id="4330" w:author="Alotaibi, Raed" w:date="2019-07-15T13:58:00Z">
                <w:pPr>
                  <w:spacing w:after="0" w:line="240" w:lineRule="auto"/>
                  <w:jc w:val="right"/>
                </w:pPr>
              </w:pPrChange>
            </w:pPr>
            <w:del w:id="4331" w:author="Alotaibi, Raed" w:date="2019-07-12T12:52:00Z">
              <w:r w:rsidRPr="00CC3C13" w:rsidDel="003C316A">
                <w:rPr>
                  <w:rFonts w:ascii="Calibri" w:hAnsi="Calibri" w:cs="Calibri"/>
                  <w:color w:val="000000"/>
                  <w:sz w:val="18"/>
                  <w:szCs w:val="18"/>
                </w:rPr>
                <w:delText>-1,130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DD35141" w14:textId="6A82F6E7" w:rsidR="00CC3C13" w:rsidRPr="00CC3C13" w:rsidDel="003C316A" w:rsidRDefault="00CC3C13">
            <w:pPr>
              <w:spacing w:after="0" w:line="276" w:lineRule="auto"/>
              <w:jc w:val="right"/>
              <w:rPr>
                <w:del w:id="4332" w:author="Alotaibi, Raed" w:date="2019-07-12T12:52:00Z"/>
                <w:rFonts w:eastAsia="Times New Roman" w:cstheme="minorHAnsi"/>
                <w:color w:val="000000"/>
                <w:sz w:val="18"/>
                <w:szCs w:val="18"/>
              </w:rPr>
              <w:pPrChange w:id="4333" w:author="Alotaibi, Raed" w:date="2019-07-15T13:58:00Z">
                <w:pPr>
                  <w:spacing w:after="0" w:line="240" w:lineRule="auto"/>
                  <w:jc w:val="right"/>
                </w:pPr>
              </w:pPrChange>
            </w:pPr>
            <w:del w:id="433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EE11D08" w14:textId="62A877F5" w:rsidR="00CC3C13" w:rsidRPr="00CC3C13" w:rsidDel="003C316A" w:rsidRDefault="00CC3C13">
            <w:pPr>
              <w:spacing w:after="0" w:line="276" w:lineRule="auto"/>
              <w:jc w:val="right"/>
              <w:rPr>
                <w:del w:id="4335" w:author="Alotaibi, Raed" w:date="2019-07-12T12:52:00Z"/>
                <w:rFonts w:eastAsia="Times New Roman" w:cstheme="minorHAnsi"/>
                <w:color w:val="000000"/>
                <w:sz w:val="18"/>
                <w:szCs w:val="18"/>
              </w:rPr>
              <w:pPrChange w:id="4336" w:author="Alotaibi, Raed" w:date="2019-07-15T13:58:00Z">
                <w:pPr>
                  <w:spacing w:after="0" w:line="240" w:lineRule="auto"/>
                  <w:jc w:val="right"/>
                </w:pPr>
              </w:pPrChange>
            </w:pPr>
            <w:del w:id="4337" w:author="Alotaibi, Raed" w:date="2019-07-12T12:52:00Z">
              <w:r w:rsidRPr="00CC3C13" w:rsidDel="003C316A">
                <w:rPr>
                  <w:rFonts w:ascii="Calibri" w:hAnsi="Calibri" w:cs="Calibri"/>
                  <w:color w:val="000000"/>
                  <w:sz w:val="18"/>
                  <w:szCs w:val="18"/>
                </w:rPr>
                <w:delText>-28.6%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D237D64" w14:textId="76DCED12" w:rsidR="00CC3C13" w:rsidRPr="00CC3C13" w:rsidDel="003C316A" w:rsidRDefault="00CC3C13">
            <w:pPr>
              <w:spacing w:after="0" w:line="276" w:lineRule="auto"/>
              <w:jc w:val="right"/>
              <w:rPr>
                <w:del w:id="4338" w:author="Alotaibi, Raed" w:date="2019-07-12T12:52:00Z"/>
                <w:rFonts w:eastAsia="Times New Roman" w:cstheme="minorHAnsi"/>
                <w:color w:val="000000"/>
                <w:sz w:val="18"/>
                <w:szCs w:val="18"/>
              </w:rPr>
              <w:pPrChange w:id="4339" w:author="Alotaibi, Raed" w:date="2019-07-15T13:58:00Z">
                <w:pPr>
                  <w:spacing w:after="0" w:line="240" w:lineRule="auto"/>
                  <w:jc w:val="right"/>
                </w:pPr>
              </w:pPrChange>
            </w:pPr>
            <w:del w:id="4340" w:author="Alotaibi, Raed" w:date="2019-07-12T12:52:00Z">
              <w:r w:rsidRPr="00CC3C13" w:rsidDel="003C316A">
                <w:rPr>
                  <w:rFonts w:ascii="Calibri" w:hAnsi="Calibri" w:cs="Calibri"/>
                  <w:color w:val="000000"/>
                  <w:sz w:val="18"/>
                  <w:szCs w:val="18"/>
                </w:rPr>
                <w:delText>-29.0%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8E5C18" w14:textId="018AB9E2" w:rsidR="00CC3C13" w:rsidRPr="00CC3C13" w:rsidDel="003C316A" w:rsidRDefault="00CC3C13">
            <w:pPr>
              <w:spacing w:after="0" w:line="276" w:lineRule="auto"/>
              <w:jc w:val="right"/>
              <w:rPr>
                <w:del w:id="4341" w:author="Alotaibi, Raed" w:date="2019-07-12T12:52:00Z"/>
                <w:rFonts w:eastAsia="Times New Roman" w:cstheme="minorHAnsi"/>
                <w:color w:val="000000"/>
                <w:sz w:val="18"/>
                <w:szCs w:val="18"/>
              </w:rPr>
              <w:pPrChange w:id="4342" w:author="Alotaibi, Raed" w:date="2019-07-15T13:58:00Z">
                <w:pPr>
                  <w:spacing w:after="0" w:line="240" w:lineRule="auto"/>
                  <w:jc w:val="right"/>
                </w:pPr>
              </w:pPrChange>
            </w:pPr>
            <w:del w:id="4343"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0408698" w14:textId="7AC6AAD0" w:rsidTr="00CC3C13">
        <w:trPr>
          <w:trHeight w:val="247"/>
          <w:jc w:val="center"/>
          <w:del w:id="43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56A6E4D" w14:textId="0CD484C7" w:rsidR="00CC3C13" w:rsidRPr="003453AB" w:rsidDel="003C316A" w:rsidRDefault="00CC3C13">
            <w:pPr>
              <w:spacing w:after="0" w:line="276" w:lineRule="auto"/>
              <w:rPr>
                <w:del w:id="4345" w:author="Alotaibi, Raed" w:date="2019-07-12T12:52:00Z"/>
                <w:rFonts w:eastAsia="Times New Roman" w:cstheme="minorHAnsi"/>
                <w:b/>
                <w:bCs/>
                <w:color w:val="000000"/>
                <w:sz w:val="18"/>
                <w:szCs w:val="18"/>
              </w:rPr>
              <w:pPrChange w:id="4346" w:author="Alotaibi, Raed" w:date="2019-07-15T13:58:00Z">
                <w:pPr>
                  <w:spacing w:after="0" w:line="240" w:lineRule="auto"/>
                </w:pPr>
              </w:pPrChange>
            </w:pPr>
            <w:del w:id="4347" w:author="Alotaibi, Raed" w:date="2019-07-12T12:52:00Z">
              <w:r w:rsidRPr="003453AB" w:rsidDel="003C316A">
                <w:rPr>
                  <w:rFonts w:eastAsia="Times New Roman" w:cstheme="minorHAnsi"/>
                  <w:b/>
                  <w:bCs/>
                  <w:color w:val="000000"/>
                  <w:sz w:val="18"/>
                  <w:szCs w:val="18"/>
                </w:rPr>
                <w:delText>Idaho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6679A" w14:textId="4FF67D37" w:rsidR="00CC3C13" w:rsidRPr="003453AB" w:rsidDel="003C316A" w:rsidRDefault="00CC3C13">
            <w:pPr>
              <w:spacing w:after="0" w:line="276" w:lineRule="auto"/>
              <w:jc w:val="right"/>
              <w:rPr>
                <w:del w:id="4348" w:author="Alotaibi, Raed" w:date="2019-07-12T12:52:00Z"/>
                <w:rFonts w:eastAsia="Times New Roman" w:cstheme="minorHAnsi"/>
                <w:color w:val="000000"/>
                <w:sz w:val="18"/>
                <w:szCs w:val="18"/>
              </w:rPr>
              <w:pPrChange w:id="4349" w:author="Alotaibi, Raed" w:date="2019-07-15T13:58:00Z">
                <w:pPr>
                  <w:spacing w:after="0" w:line="240" w:lineRule="auto"/>
                  <w:jc w:val="right"/>
                </w:pPr>
              </w:pPrChange>
            </w:pPr>
            <w:del w:id="4350" w:author="Alotaibi, Raed" w:date="2019-07-12T12:52:00Z">
              <w:r w:rsidRPr="003453AB" w:rsidDel="003C316A">
                <w:rPr>
                  <w:rFonts w:eastAsia="Times New Roman" w:cstheme="minorHAnsi"/>
                  <w:color w:val="000000"/>
                  <w:sz w:val="18"/>
                  <w:szCs w:val="18"/>
                </w:rPr>
                <w:delText>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9913A83" w14:textId="3E2E864A" w:rsidR="00CC3C13" w:rsidRPr="003453AB" w:rsidDel="003C316A" w:rsidRDefault="00CC3C13">
            <w:pPr>
              <w:spacing w:after="0" w:line="276" w:lineRule="auto"/>
              <w:jc w:val="right"/>
              <w:rPr>
                <w:del w:id="4351" w:author="Alotaibi, Raed" w:date="2019-07-12T12:52:00Z"/>
                <w:rFonts w:eastAsia="Times New Roman" w:cstheme="minorHAnsi"/>
                <w:color w:val="000000"/>
                <w:sz w:val="18"/>
                <w:szCs w:val="18"/>
              </w:rPr>
              <w:pPrChange w:id="4352" w:author="Alotaibi, Raed" w:date="2019-07-15T13:58:00Z">
                <w:pPr>
                  <w:spacing w:after="0" w:line="240" w:lineRule="auto"/>
                  <w:jc w:val="right"/>
                </w:pPr>
              </w:pPrChange>
            </w:pPr>
            <w:del w:id="4353"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7E9CF1" w14:textId="19E2A086" w:rsidR="00CC3C13" w:rsidRPr="003453AB" w:rsidDel="003C316A" w:rsidRDefault="00CC3C13">
            <w:pPr>
              <w:spacing w:after="0" w:line="276" w:lineRule="auto"/>
              <w:jc w:val="right"/>
              <w:rPr>
                <w:del w:id="4354" w:author="Alotaibi, Raed" w:date="2019-07-12T12:52:00Z"/>
                <w:rFonts w:eastAsia="Times New Roman" w:cstheme="minorHAnsi"/>
                <w:color w:val="000000"/>
                <w:sz w:val="18"/>
                <w:szCs w:val="18"/>
              </w:rPr>
              <w:pPrChange w:id="4355" w:author="Alotaibi, Raed" w:date="2019-07-15T13:58:00Z">
                <w:pPr>
                  <w:spacing w:after="0" w:line="240" w:lineRule="auto"/>
                  <w:jc w:val="right"/>
                </w:pPr>
              </w:pPrChange>
            </w:pPr>
            <w:del w:id="4356"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B578BDD" w14:textId="2634EDC7" w:rsidR="00CC3C13" w:rsidRPr="003453AB" w:rsidDel="003C316A" w:rsidRDefault="00CC3C13">
            <w:pPr>
              <w:spacing w:after="0" w:line="276" w:lineRule="auto"/>
              <w:jc w:val="right"/>
              <w:rPr>
                <w:del w:id="4357" w:author="Alotaibi, Raed" w:date="2019-07-12T12:52:00Z"/>
                <w:rFonts w:eastAsia="Times New Roman" w:cstheme="minorHAnsi"/>
                <w:color w:val="000000"/>
                <w:sz w:val="18"/>
                <w:szCs w:val="18"/>
              </w:rPr>
              <w:pPrChange w:id="4358" w:author="Alotaibi, Raed" w:date="2019-07-15T13:58:00Z">
                <w:pPr>
                  <w:spacing w:after="0" w:line="240" w:lineRule="auto"/>
                  <w:jc w:val="right"/>
                </w:pPr>
              </w:pPrChange>
            </w:pPr>
            <w:del w:id="4359" w:author="Alotaibi, Raed" w:date="2019-07-12T12:52:00Z">
              <w:r w:rsidRPr="003453AB" w:rsidDel="003C316A">
                <w:rPr>
                  <w:rFonts w:eastAsia="Times New Roman" w:cstheme="minorHAnsi"/>
                  <w:color w:val="000000"/>
                  <w:sz w:val="18"/>
                  <w:szCs w:val="18"/>
                </w:rPr>
                <w:delText>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9D6D9B" w14:textId="5792AE81" w:rsidR="00CC3C13" w:rsidRPr="003453AB" w:rsidDel="003C316A" w:rsidRDefault="00CC3C13">
            <w:pPr>
              <w:spacing w:after="0" w:line="276" w:lineRule="auto"/>
              <w:jc w:val="right"/>
              <w:rPr>
                <w:del w:id="4360" w:author="Alotaibi, Raed" w:date="2019-07-12T12:52:00Z"/>
                <w:rFonts w:eastAsia="Times New Roman" w:cstheme="minorHAnsi"/>
                <w:color w:val="000000"/>
                <w:sz w:val="18"/>
                <w:szCs w:val="18"/>
              </w:rPr>
              <w:pPrChange w:id="4361" w:author="Alotaibi, Raed" w:date="2019-07-15T13:58:00Z">
                <w:pPr>
                  <w:spacing w:after="0" w:line="240" w:lineRule="auto"/>
                  <w:jc w:val="right"/>
                </w:pPr>
              </w:pPrChange>
            </w:pPr>
            <w:del w:id="4362" w:author="Alotaibi, Raed" w:date="2019-07-12T12:52:00Z">
              <w:r w:rsidRPr="003453AB" w:rsidDel="003C316A">
                <w:rPr>
                  <w:rFonts w:eastAsia="Times New Roman" w:cstheme="minorHAnsi"/>
                  <w:color w:val="000000"/>
                  <w:sz w:val="18"/>
                  <w:szCs w:val="18"/>
                </w:rPr>
                <w:delText>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A82C8B9" w14:textId="313D6215" w:rsidR="00CC3C13" w:rsidRPr="003453AB" w:rsidDel="003C316A" w:rsidRDefault="00CC3C13">
            <w:pPr>
              <w:spacing w:after="0" w:line="276" w:lineRule="auto"/>
              <w:jc w:val="right"/>
              <w:rPr>
                <w:del w:id="4363" w:author="Alotaibi, Raed" w:date="2019-07-12T12:52:00Z"/>
                <w:rFonts w:eastAsia="Times New Roman" w:cstheme="minorHAnsi"/>
                <w:color w:val="000000"/>
                <w:sz w:val="18"/>
                <w:szCs w:val="18"/>
              </w:rPr>
              <w:pPrChange w:id="4364" w:author="Alotaibi, Raed" w:date="2019-07-15T13:58:00Z">
                <w:pPr>
                  <w:spacing w:after="0" w:line="240" w:lineRule="auto"/>
                  <w:jc w:val="right"/>
                </w:pPr>
              </w:pPrChange>
            </w:pPr>
            <w:del w:id="4365" w:author="Alotaibi, Raed" w:date="2019-07-12T12:52:00Z">
              <w:r w:rsidRPr="003453AB" w:rsidDel="003C316A">
                <w:rPr>
                  <w:rFonts w:eastAsia="Times New Roman" w:cstheme="minorHAnsi"/>
                  <w:color w:val="000000"/>
                  <w:sz w:val="18"/>
                  <w:szCs w:val="18"/>
                </w:rPr>
                <w:delText>12.6%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65B2CE2" w14:textId="650D0807" w:rsidR="00CC3C13" w:rsidRPr="00CC3C13" w:rsidDel="003C316A" w:rsidRDefault="00CC3C13">
            <w:pPr>
              <w:spacing w:after="0" w:line="276" w:lineRule="auto"/>
              <w:jc w:val="right"/>
              <w:rPr>
                <w:del w:id="4366" w:author="Alotaibi, Raed" w:date="2019-07-12T12:52:00Z"/>
                <w:rFonts w:eastAsia="Times New Roman" w:cstheme="minorHAnsi"/>
                <w:color w:val="000000"/>
                <w:sz w:val="18"/>
                <w:szCs w:val="18"/>
              </w:rPr>
              <w:pPrChange w:id="4367" w:author="Alotaibi, Raed" w:date="2019-07-15T13:58:00Z">
                <w:pPr>
                  <w:spacing w:after="0" w:line="240" w:lineRule="auto"/>
                  <w:jc w:val="right"/>
                </w:pPr>
              </w:pPrChange>
            </w:pPr>
            <w:del w:id="436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2D5C57A" w14:textId="6F7A7FBC" w:rsidR="00CC3C13" w:rsidRPr="00CC3C13" w:rsidDel="003C316A" w:rsidRDefault="00CC3C13">
            <w:pPr>
              <w:spacing w:after="0" w:line="276" w:lineRule="auto"/>
              <w:jc w:val="right"/>
              <w:rPr>
                <w:del w:id="4369" w:author="Alotaibi, Raed" w:date="2019-07-12T12:52:00Z"/>
                <w:rFonts w:eastAsia="Times New Roman" w:cstheme="minorHAnsi"/>
                <w:color w:val="000000"/>
                <w:sz w:val="18"/>
                <w:szCs w:val="18"/>
              </w:rPr>
              <w:pPrChange w:id="4370" w:author="Alotaibi, Raed" w:date="2019-07-15T13:58:00Z">
                <w:pPr>
                  <w:spacing w:after="0" w:line="240" w:lineRule="auto"/>
                  <w:jc w:val="right"/>
                </w:pPr>
              </w:pPrChange>
            </w:pPr>
            <w:del w:id="4371"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059808" w14:textId="4A51D87E" w:rsidR="00CC3C13" w:rsidRPr="00CC3C13" w:rsidDel="003C316A" w:rsidRDefault="00CC3C13">
            <w:pPr>
              <w:spacing w:after="0" w:line="276" w:lineRule="auto"/>
              <w:jc w:val="right"/>
              <w:rPr>
                <w:del w:id="4372" w:author="Alotaibi, Raed" w:date="2019-07-12T12:52:00Z"/>
                <w:rFonts w:eastAsia="Times New Roman" w:cstheme="minorHAnsi"/>
                <w:color w:val="000000"/>
                <w:sz w:val="18"/>
                <w:szCs w:val="18"/>
              </w:rPr>
              <w:pPrChange w:id="4373" w:author="Alotaibi, Raed" w:date="2019-07-15T13:58:00Z">
                <w:pPr>
                  <w:spacing w:after="0" w:line="240" w:lineRule="auto"/>
                  <w:jc w:val="right"/>
                </w:pPr>
              </w:pPrChange>
            </w:pPr>
            <w:del w:id="4374"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7A66C62" w14:textId="1AC5F899" w:rsidR="00CC3C13" w:rsidRPr="00CC3C13" w:rsidDel="003C316A" w:rsidRDefault="00CC3C13">
            <w:pPr>
              <w:spacing w:after="0" w:line="276" w:lineRule="auto"/>
              <w:jc w:val="right"/>
              <w:rPr>
                <w:del w:id="4375" w:author="Alotaibi, Raed" w:date="2019-07-12T12:52:00Z"/>
                <w:rFonts w:eastAsia="Times New Roman" w:cstheme="minorHAnsi"/>
                <w:color w:val="000000"/>
                <w:sz w:val="18"/>
                <w:szCs w:val="18"/>
              </w:rPr>
              <w:pPrChange w:id="4376" w:author="Alotaibi, Raed" w:date="2019-07-15T13:58:00Z">
                <w:pPr>
                  <w:spacing w:after="0" w:line="240" w:lineRule="auto"/>
                  <w:jc w:val="right"/>
                </w:pPr>
              </w:pPrChange>
            </w:pPr>
            <w:del w:id="4377" w:author="Alotaibi, Raed" w:date="2019-07-12T12:52:00Z">
              <w:r w:rsidRPr="00CC3C13" w:rsidDel="003C316A">
                <w:rPr>
                  <w:rFonts w:ascii="Calibri" w:hAnsi="Calibri" w:cs="Calibri"/>
                  <w:color w:val="000000"/>
                  <w:sz w:val="18"/>
                  <w:szCs w:val="18"/>
                </w:rPr>
                <w:delText>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698C0A6" w14:textId="76E420D1" w:rsidR="00CC3C13" w:rsidRPr="00CC3C13" w:rsidDel="003C316A" w:rsidRDefault="00CC3C13">
            <w:pPr>
              <w:spacing w:after="0" w:line="276" w:lineRule="auto"/>
              <w:jc w:val="right"/>
              <w:rPr>
                <w:del w:id="4378" w:author="Alotaibi, Raed" w:date="2019-07-12T12:52:00Z"/>
                <w:rFonts w:eastAsia="Times New Roman" w:cstheme="minorHAnsi"/>
                <w:color w:val="000000"/>
                <w:sz w:val="18"/>
                <w:szCs w:val="18"/>
              </w:rPr>
              <w:pPrChange w:id="4379" w:author="Alotaibi, Raed" w:date="2019-07-15T13:58:00Z">
                <w:pPr>
                  <w:spacing w:after="0" w:line="240" w:lineRule="auto"/>
                  <w:jc w:val="right"/>
                </w:pPr>
              </w:pPrChange>
            </w:pPr>
            <w:del w:id="4380" w:author="Alotaibi, Raed" w:date="2019-07-12T12:52:00Z">
              <w:r w:rsidRPr="00CC3C13" w:rsidDel="003C316A">
                <w:rPr>
                  <w:rFonts w:ascii="Calibri" w:hAnsi="Calibri" w:cs="Calibri"/>
                  <w:color w:val="000000"/>
                  <w:sz w:val="18"/>
                  <w:szCs w:val="18"/>
                </w:rPr>
                <w:delText>-1.7%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D235A00" w14:textId="30B0695C" w:rsidR="00CC3C13" w:rsidRPr="00CC3C13" w:rsidDel="003C316A" w:rsidRDefault="00CC3C13">
            <w:pPr>
              <w:spacing w:after="0" w:line="276" w:lineRule="auto"/>
              <w:jc w:val="right"/>
              <w:rPr>
                <w:del w:id="4381" w:author="Alotaibi, Raed" w:date="2019-07-12T12:52:00Z"/>
                <w:rFonts w:eastAsia="Times New Roman" w:cstheme="minorHAnsi"/>
                <w:color w:val="000000"/>
                <w:sz w:val="18"/>
                <w:szCs w:val="18"/>
              </w:rPr>
              <w:pPrChange w:id="4382" w:author="Alotaibi, Raed" w:date="2019-07-15T13:58:00Z">
                <w:pPr>
                  <w:spacing w:after="0" w:line="240" w:lineRule="auto"/>
                  <w:jc w:val="right"/>
                </w:pPr>
              </w:pPrChange>
            </w:pPr>
            <w:del w:id="4383" w:author="Alotaibi, Raed" w:date="2019-07-12T12:52:00Z">
              <w:r w:rsidRPr="00CC3C13" w:rsidDel="003C316A">
                <w:rPr>
                  <w:rFonts w:ascii="Calibri" w:hAnsi="Calibri" w:cs="Calibri"/>
                  <w:color w:val="000000"/>
                  <w:sz w:val="18"/>
                  <w:szCs w:val="18"/>
                </w:rPr>
                <w:delText>-3.8%</w:delText>
              </w:r>
            </w:del>
          </w:p>
        </w:tc>
      </w:tr>
      <w:tr w:rsidR="00CC3C13" w:rsidRPr="003453AB" w:rsidDel="003C316A" w14:paraId="7402DB15" w14:textId="2BD3AC7B" w:rsidTr="00CC3C13">
        <w:trPr>
          <w:trHeight w:val="247"/>
          <w:jc w:val="center"/>
          <w:del w:id="43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67851D5" w14:textId="3293D6D7" w:rsidR="00CC3C13" w:rsidRPr="003453AB" w:rsidDel="003C316A" w:rsidRDefault="00CC3C13">
            <w:pPr>
              <w:spacing w:after="0" w:line="276" w:lineRule="auto"/>
              <w:rPr>
                <w:del w:id="4385" w:author="Alotaibi, Raed" w:date="2019-07-12T12:52:00Z"/>
                <w:rFonts w:eastAsia="Times New Roman" w:cstheme="minorHAnsi"/>
                <w:b/>
                <w:bCs/>
                <w:color w:val="000000"/>
                <w:sz w:val="18"/>
                <w:szCs w:val="18"/>
              </w:rPr>
              <w:pPrChange w:id="4386" w:author="Alotaibi, Raed" w:date="2019-07-15T13:58:00Z">
                <w:pPr>
                  <w:spacing w:after="0" w:line="240" w:lineRule="auto"/>
                </w:pPr>
              </w:pPrChange>
            </w:pPr>
            <w:del w:id="4387" w:author="Alotaibi, Raed" w:date="2019-07-12T12:52:00Z">
              <w:r w:rsidRPr="003453AB" w:rsidDel="003C316A">
                <w:rPr>
                  <w:rFonts w:eastAsia="Times New Roman" w:cstheme="minorHAnsi"/>
                  <w:b/>
                  <w:bCs/>
                  <w:color w:val="000000"/>
                  <w:sz w:val="18"/>
                  <w:szCs w:val="18"/>
                </w:rPr>
                <w:delText>Illinois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0E81F56" w14:textId="6CA5B185" w:rsidR="00CC3C13" w:rsidRPr="003453AB" w:rsidDel="003C316A" w:rsidRDefault="00CC3C13">
            <w:pPr>
              <w:spacing w:after="0" w:line="276" w:lineRule="auto"/>
              <w:jc w:val="right"/>
              <w:rPr>
                <w:del w:id="4388" w:author="Alotaibi, Raed" w:date="2019-07-12T12:52:00Z"/>
                <w:rFonts w:eastAsia="Times New Roman" w:cstheme="minorHAnsi"/>
                <w:color w:val="000000"/>
                <w:sz w:val="18"/>
                <w:szCs w:val="18"/>
              </w:rPr>
              <w:pPrChange w:id="4389" w:author="Alotaibi, Raed" w:date="2019-07-15T13:58:00Z">
                <w:pPr>
                  <w:spacing w:after="0" w:line="240" w:lineRule="auto"/>
                  <w:jc w:val="right"/>
                </w:pPr>
              </w:pPrChange>
            </w:pPr>
            <w:del w:id="4390" w:author="Alotaibi, Raed" w:date="2019-07-12T12:52:00Z">
              <w:r w:rsidRPr="003453AB" w:rsidDel="003C316A">
                <w:rPr>
                  <w:rFonts w:eastAsia="Times New Roman" w:cstheme="minorHAnsi"/>
                  <w:color w:val="000000"/>
                  <w:sz w:val="18"/>
                  <w:szCs w:val="18"/>
                </w:rPr>
                <w:delText>33,800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407009A" w14:textId="2B983D18" w:rsidR="00CC3C13" w:rsidRPr="003453AB" w:rsidDel="003C316A" w:rsidRDefault="00CC3C13">
            <w:pPr>
              <w:spacing w:after="0" w:line="276" w:lineRule="auto"/>
              <w:jc w:val="right"/>
              <w:rPr>
                <w:del w:id="4391" w:author="Alotaibi, Raed" w:date="2019-07-12T12:52:00Z"/>
                <w:rFonts w:eastAsia="Times New Roman" w:cstheme="minorHAnsi"/>
                <w:color w:val="000000"/>
                <w:sz w:val="18"/>
                <w:szCs w:val="18"/>
              </w:rPr>
              <w:pPrChange w:id="4392" w:author="Alotaibi, Raed" w:date="2019-07-15T13:58:00Z">
                <w:pPr>
                  <w:spacing w:after="0" w:line="240" w:lineRule="auto"/>
                  <w:jc w:val="right"/>
                </w:pPr>
              </w:pPrChange>
            </w:pPr>
            <w:del w:id="4393" w:author="Alotaibi, Raed" w:date="2019-07-12T12:52:00Z">
              <w:r w:rsidRPr="003453AB" w:rsidDel="003C316A">
                <w:rPr>
                  <w:rFonts w:eastAsia="Times New Roman" w:cstheme="minorHAnsi"/>
                  <w:color w:val="000000"/>
                  <w:sz w:val="18"/>
                  <w:szCs w:val="18"/>
                </w:rPr>
                <w:delText>8,300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BAF1665" w14:textId="0A6C8C47" w:rsidR="00CC3C13" w:rsidRPr="003453AB" w:rsidDel="003C316A" w:rsidRDefault="00CC3C13">
            <w:pPr>
              <w:spacing w:after="0" w:line="276" w:lineRule="auto"/>
              <w:jc w:val="right"/>
              <w:rPr>
                <w:del w:id="4394" w:author="Alotaibi, Raed" w:date="2019-07-12T12:52:00Z"/>
                <w:rFonts w:eastAsia="Times New Roman" w:cstheme="minorHAnsi"/>
                <w:color w:val="000000"/>
                <w:sz w:val="18"/>
                <w:szCs w:val="18"/>
              </w:rPr>
              <w:pPrChange w:id="4395" w:author="Alotaibi, Raed" w:date="2019-07-15T13:58:00Z">
                <w:pPr>
                  <w:spacing w:after="0" w:line="240" w:lineRule="auto"/>
                  <w:jc w:val="right"/>
                </w:pPr>
              </w:pPrChange>
            </w:pPr>
            <w:del w:id="4396" w:author="Alotaibi, Raed" w:date="2019-07-12T12:52:00Z">
              <w:r w:rsidRPr="003453AB" w:rsidDel="003C316A">
                <w:rPr>
                  <w:rFonts w:eastAsia="Times New Roman" w:cstheme="minorHAnsi"/>
                  <w:color w:val="000000"/>
                  <w:sz w:val="18"/>
                  <w:szCs w:val="18"/>
                </w:rPr>
                <w:delText>24.6%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FB03AD" w14:textId="014E2902" w:rsidR="00CC3C13" w:rsidRPr="003453AB" w:rsidDel="003C316A" w:rsidRDefault="00CC3C13">
            <w:pPr>
              <w:spacing w:after="0" w:line="276" w:lineRule="auto"/>
              <w:jc w:val="right"/>
              <w:rPr>
                <w:del w:id="4397" w:author="Alotaibi, Raed" w:date="2019-07-12T12:52:00Z"/>
                <w:rFonts w:eastAsia="Times New Roman" w:cstheme="minorHAnsi"/>
                <w:color w:val="000000"/>
                <w:sz w:val="18"/>
                <w:szCs w:val="18"/>
              </w:rPr>
              <w:pPrChange w:id="4398" w:author="Alotaibi, Raed" w:date="2019-07-15T13:58:00Z">
                <w:pPr>
                  <w:spacing w:after="0" w:line="240" w:lineRule="auto"/>
                  <w:jc w:val="right"/>
                </w:pPr>
              </w:pPrChange>
            </w:pPr>
            <w:del w:id="4399" w:author="Alotaibi, Raed" w:date="2019-07-12T12:52:00Z">
              <w:r w:rsidRPr="003453AB" w:rsidDel="003C316A">
                <w:rPr>
                  <w:rFonts w:eastAsia="Times New Roman" w:cstheme="minorHAnsi"/>
                  <w:color w:val="000000"/>
                  <w:sz w:val="18"/>
                  <w:szCs w:val="18"/>
                </w:rPr>
                <w:delText>18,300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6C8B54D" w14:textId="2E87E175" w:rsidR="00CC3C13" w:rsidRPr="003453AB" w:rsidDel="003C316A" w:rsidRDefault="00CC3C13">
            <w:pPr>
              <w:spacing w:after="0" w:line="276" w:lineRule="auto"/>
              <w:jc w:val="right"/>
              <w:rPr>
                <w:del w:id="4400" w:author="Alotaibi, Raed" w:date="2019-07-12T12:52:00Z"/>
                <w:rFonts w:eastAsia="Times New Roman" w:cstheme="minorHAnsi"/>
                <w:color w:val="000000"/>
                <w:sz w:val="18"/>
                <w:szCs w:val="18"/>
              </w:rPr>
              <w:pPrChange w:id="4401" w:author="Alotaibi, Raed" w:date="2019-07-15T13:58:00Z">
                <w:pPr>
                  <w:spacing w:after="0" w:line="240" w:lineRule="auto"/>
                  <w:jc w:val="right"/>
                </w:pPr>
              </w:pPrChange>
            </w:pPr>
            <w:del w:id="4402" w:author="Alotaibi, Raed" w:date="2019-07-12T12:52:00Z">
              <w:r w:rsidRPr="003453AB" w:rsidDel="003C316A">
                <w:rPr>
                  <w:rFonts w:eastAsia="Times New Roman" w:cstheme="minorHAnsi"/>
                  <w:color w:val="000000"/>
                  <w:sz w:val="18"/>
                  <w:szCs w:val="18"/>
                </w:rPr>
                <w:delText>4,510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02051" w14:textId="2DE11408" w:rsidR="00CC3C13" w:rsidRPr="003453AB" w:rsidDel="003C316A" w:rsidRDefault="00CC3C13">
            <w:pPr>
              <w:spacing w:after="0" w:line="276" w:lineRule="auto"/>
              <w:jc w:val="right"/>
              <w:rPr>
                <w:del w:id="4403" w:author="Alotaibi, Raed" w:date="2019-07-12T12:52:00Z"/>
                <w:rFonts w:eastAsia="Times New Roman" w:cstheme="minorHAnsi"/>
                <w:color w:val="000000"/>
                <w:sz w:val="18"/>
                <w:szCs w:val="18"/>
              </w:rPr>
              <w:pPrChange w:id="4404" w:author="Alotaibi, Raed" w:date="2019-07-15T13:58:00Z">
                <w:pPr>
                  <w:spacing w:after="0" w:line="240" w:lineRule="auto"/>
                  <w:jc w:val="right"/>
                </w:pPr>
              </w:pPrChange>
            </w:pPr>
            <w:del w:id="4405" w:author="Alotaibi, Raed" w:date="2019-07-12T12:52:00Z">
              <w:r w:rsidRPr="003453AB" w:rsidDel="003C316A">
                <w:rPr>
                  <w:rFonts w:eastAsia="Times New Roman" w:cstheme="minorHAnsi"/>
                  <w:color w:val="000000"/>
                  <w:sz w:val="18"/>
                  <w:szCs w:val="18"/>
                </w:rPr>
                <w:delText>24.6%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D4498FE" w14:textId="2092E7A1" w:rsidR="00CC3C13" w:rsidRPr="00CC3C13" w:rsidDel="003C316A" w:rsidRDefault="00CC3C13">
            <w:pPr>
              <w:spacing w:after="0" w:line="276" w:lineRule="auto"/>
              <w:jc w:val="right"/>
              <w:rPr>
                <w:del w:id="4406" w:author="Alotaibi, Raed" w:date="2019-07-12T12:52:00Z"/>
                <w:rFonts w:eastAsia="Times New Roman" w:cstheme="minorHAnsi"/>
                <w:color w:val="000000"/>
                <w:sz w:val="18"/>
                <w:szCs w:val="18"/>
              </w:rPr>
              <w:pPrChange w:id="4407" w:author="Alotaibi, Raed" w:date="2019-07-15T13:58:00Z">
                <w:pPr>
                  <w:spacing w:after="0" w:line="240" w:lineRule="auto"/>
                  <w:jc w:val="right"/>
                </w:pPr>
              </w:pPrChange>
            </w:pPr>
            <w:del w:id="4408" w:author="Alotaibi, Raed" w:date="2019-07-12T12:52:00Z">
              <w:r w:rsidRPr="00CC3C13" w:rsidDel="003C316A">
                <w:rPr>
                  <w:rFonts w:ascii="Calibri" w:hAnsi="Calibri" w:cs="Calibri"/>
                  <w:color w:val="000000"/>
                  <w:sz w:val="18"/>
                  <w:szCs w:val="18"/>
                </w:rPr>
                <w:delText>-15,500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BAE32BF" w14:textId="511E5BF2" w:rsidR="00CC3C13" w:rsidRPr="00CC3C13" w:rsidDel="003C316A" w:rsidRDefault="00CC3C13">
            <w:pPr>
              <w:spacing w:after="0" w:line="276" w:lineRule="auto"/>
              <w:jc w:val="right"/>
              <w:rPr>
                <w:del w:id="4409" w:author="Alotaibi, Raed" w:date="2019-07-12T12:52:00Z"/>
                <w:rFonts w:eastAsia="Times New Roman" w:cstheme="minorHAnsi"/>
                <w:color w:val="000000"/>
                <w:sz w:val="18"/>
                <w:szCs w:val="18"/>
              </w:rPr>
              <w:pPrChange w:id="4410" w:author="Alotaibi, Raed" w:date="2019-07-15T13:58:00Z">
                <w:pPr>
                  <w:spacing w:after="0" w:line="240" w:lineRule="auto"/>
                  <w:jc w:val="right"/>
                </w:pPr>
              </w:pPrChange>
            </w:pPr>
            <w:del w:id="4411" w:author="Alotaibi, Raed" w:date="2019-07-12T12:52:00Z">
              <w:r w:rsidRPr="00CC3C13" w:rsidDel="003C316A">
                <w:rPr>
                  <w:rFonts w:ascii="Calibri" w:hAnsi="Calibri" w:cs="Calibri"/>
                  <w:color w:val="000000"/>
                  <w:sz w:val="18"/>
                  <w:szCs w:val="18"/>
                </w:rPr>
                <w:delText>-3,790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4DDA77F" w14:textId="4910EEB8" w:rsidR="00CC3C13" w:rsidRPr="00CC3C13" w:rsidDel="003C316A" w:rsidRDefault="00CC3C13">
            <w:pPr>
              <w:spacing w:after="0" w:line="276" w:lineRule="auto"/>
              <w:jc w:val="right"/>
              <w:rPr>
                <w:del w:id="4412" w:author="Alotaibi, Raed" w:date="2019-07-12T12:52:00Z"/>
                <w:rFonts w:eastAsia="Times New Roman" w:cstheme="minorHAnsi"/>
                <w:color w:val="000000"/>
                <w:sz w:val="18"/>
                <w:szCs w:val="18"/>
              </w:rPr>
              <w:pPrChange w:id="4413" w:author="Alotaibi, Raed" w:date="2019-07-15T13:58:00Z">
                <w:pPr>
                  <w:spacing w:after="0" w:line="240" w:lineRule="auto"/>
                  <w:jc w:val="right"/>
                </w:pPr>
              </w:pPrChange>
            </w:pPr>
            <w:del w:id="441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66F9260" w14:textId="6A1E36E3" w:rsidR="00CC3C13" w:rsidRPr="00CC3C13" w:rsidDel="003C316A" w:rsidRDefault="00CC3C13">
            <w:pPr>
              <w:spacing w:after="0" w:line="276" w:lineRule="auto"/>
              <w:jc w:val="right"/>
              <w:rPr>
                <w:del w:id="4415" w:author="Alotaibi, Raed" w:date="2019-07-12T12:52:00Z"/>
                <w:rFonts w:eastAsia="Times New Roman" w:cstheme="minorHAnsi"/>
                <w:color w:val="000000"/>
                <w:sz w:val="18"/>
                <w:szCs w:val="18"/>
              </w:rPr>
              <w:pPrChange w:id="4416" w:author="Alotaibi, Raed" w:date="2019-07-15T13:58:00Z">
                <w:pPr>
                  <w:spacing w:after="0" w:line="240" w:lineRule="auto"/>
                  <w:jc w:val="right"/>
                </w:pPr>
              </w:pPrChange>
            </w:pPr>
            <w:del w:id="4417" w:author="Alotaibi, Raed" w:date="2019-07-12T12:52:00Z">
              <w:r w:rsidRPr="00CC3C13" w:rsidDel="003C316A">
                <w:rPr>
                  <w:rFonts w:ascii="Calibri" w:hAnsi="Calibri" w:cs="Calibri"/>
                  <w:color w:val="000000"/>
                  <w:sz w:val="18"/>
                  <w:szCs w:val="18"/>
                </w:rPr>
                <w:delText>-45.9%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4F1B2F" w14:textId="5FC82786" w:rsidR="00CC3C13" w:rsidRPr="00CC3C13" w:rsidDel="003C316A" w:rsidRDefault="00CC3C13">
            <w:pPr>
              <w:spacing w:after="0" w:line="276" w:lineRule="auto"/>
              <w:jc w:val="right"/>
              <w:rPr>
                <w:del w:id="4418" w:author="Alotaibi, Raed" w:date="2019-07-12T12:52:00Z"/>
                <w:rFonts w:eastAsia="Times New Roman" w:cstheme="minorHAnsi"/>
                <w:color w:val="000000"/>
                <w:sz w:val="18"/>
                <w:szCs w:val="18"/>
              </w:rPr>
              <w:pPrChange w:id="4419" w:author="Alotaibi, Raed" w:date="2019-07-15T13:58:00Z">
                <w:pPr>
                  <w:spacing w:after="0" w:line="240" w:lineRule="auto"/>
                  <w:jc w:val="right"/>
                </w:pPr>
              </w:pPrChange>
            </w:pPr>
            <w:del w:id="4420" w:author="Alotaibi, Raed" w:date="2019-07-12T12:52:00Z">
              <w:r w:rsidRPr="00CC3C13" w:rsidDel="003C316A">
                <w:rPr>
                  <w:rFonts w:ascii="Calibri" w:hAnsi="Calibri" w:cs="Calibri"/>
                  <w:color w:val="000000"/>
                  <w:sz w:val="18"/>
                  <w:szCs w:val="18"/>
                </w:rPr>
                <w:delText>-45.7%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D2974A" w14:textId="6DE957A1" w:rsidR="00CC3C13" w:rsidRPr="00CC3C13" w:rsidDel="003C316A" w:rsidRDefault="00CC3C13">
            <w:pPr>
              <w:spacing w:after="0" w:line="276" w:lineRule="auto"/>
              <w:jc w:val="right"/>
              <w:rPr>
                <w:del w:id="4421" w:author="Alotaibi, Raed" w:date="2019-07-12T12:52:00Z"/>
                <w:rFonts w:eastAsia="Times New Roman" w:cstheme="minorHAnsi"/>
                <w:color w:val="000000"/>
                <w:sz w:val="18"/>
                <w:szCs w:val="18"/>
              </w:rPr>
              <w:pPrChange w:id="4422" w:author="Alotaibi, Raed" w:date="2019-07-15T13:58:00Z">
                <w:pPr>
                  <w:spacing w:after="0" w:line="240" w:lineRule="auto"/>
                  <w:jc w:val="right"/>
                </w:pPr>
              </w:pPrChange>
            </w:pPr>
            <w:del w:id="4423" w:author="Alotaibi, Raed" w:date="2019-07-12T12:52:00Z">
              <w:r w:rsidRPr="00CC3C13" w:rsidDel="003C316A">
                <w:rPr>
                  <w:rFonts w:ascii="Calibri" w:hAnsi="Calibri" w:cs="Calibri"/>
                  <w:color w:val="000000"/>
                  <w:sz w:val="18"/>
                  <w:szCs w:val="18"/>
                </w:rPr>
                <w:delText>0.4%</w:delText>
              </w:r>
            </w:del>
          </w:p>
        </w:tc>
      </w:tr>
      <w:tr w:rsidR="00CC3C13" w:rsidRPr="003453AB" w:rsidDel="003C316A" w14:paraId="1910C217" w14:textId="75901AFA" w:rsidTr="00CC3C13">
        <w:trPr>
          <w:trHeight w:val="247"/>
          <w:jc w:val="center"/>
          <w:del w:id="44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C9B9AD5" w14:textId="728CC139" w:rsidR="00CC3C13" w:rsidRPr="003453AB" w:rsidDel="003C316A" w:rsidRDefault="00CC3C13">
            <w:pPr>
              <w:spacing w:after="0" w:line="276" w:lineRule="auto"/>
              <w:rPr>
                <w:del w:id="4425" w:author="Alotaibi, Raed" w:date="2019-07-12T12:52:00Z"/>
                <w:rFonts w:eastAsia="Times New Roman" w:cstheme="minorHAnsi"/>
                <w:b/>
                <w:bCs/>
                <w:color w:val="000000"/>
                <w:sz w:val="18"/>
                <w:szCs w:val="18"/>
              </w:rPr>
              <w:pPrChange w:id="4426" w:author="Alotaibi, Raed" w:date="2019-07-15T13:58:00Z">
                <w:pPr>
                  <w:spacing w:after="0" w:line="240" w:lineRule="auto"/>
                </w:pPr>
              </w:pPrChange>
            </w:pPr>
            <w:del w:id="4427" w:author="Alotaibi, Raed" w:date="2019-07-12T12:52:00Z">
              <w:r w:rsidRPr="003453AB" w:rsidDel="003C316A">
                <w:rPr>
                  <w:rFonts w:eastAsia="Times New Roman" w:cstheme="minorHAnsi"/>
                  <w:b/>
                  <w:bCs/>
                  <w:color w:val="000000"/>
                  <w:sz w:val="18"/>
                  <w:szCs w:val="18"/>
                </w:rPr>
                <w:delText>Indiana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8FADED" w14:textId="1CDDA00B" w:rsidR="00CC3C13" w:rsidRPr="003453AB" w:rsidDel="003C316A" w:rsidRDefault="00CC3C13">
            <w:pPr>
              <w:spacing w:after="0" w:line="276" w:lineRule="auto"/>
              <w:jc w:val="right"/>
              <w:rPr>
                <w:del w:id="4428" w:author="Alotaibi, Raed" w:date="2019-07-12T12:52:00Z"/>
                <w:rFonts w:eastAsia="Times New Roman" w:cstheme="minorHAnsi"/>
                <w:color w:val="000000"/>
                <w:sz w:val="18"/>
                <w:szCs w:val="18"/>
              </w:rPr>
              <w:pPrChange w:id="4429" w:author="Alotaibi, Raed" w:date="2019-07-15T13:58:00Z">
                <w:pPr>
                  <w:spacing w:after="0" w:line="240" w:lineRule="auto"/>
                  <w:jc w:val="right"/>
                </w:pPr>
              </w:pPrChange>
            </w:pPr>
            <w:del w:id="4430" w:author="Alotaibi, Raed" w:date="2019-07-12T12:52:00Z">
              <w:r w:rsidRPr="003453AB" w:rsidDel="003C316A">
                <w:rPr>
                  <w:rFonts w:eastAsia="Times New Roman" w:cstheme="minorHAnsi"/>
                  <w:color w:val="000000"/>
                  <w:sz w:val="18"/>
                  <w:szCs w:val="18"/>
                </w:rPr>
                <w:delText>17,300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10410D" w14:textId="7D51950B" w:rsidR="00CC3C13" w:rsidRPr="003453AB" w:rsidDel="003C316A" w:rsidRDefault="00CC3C13">
            <w:pPr>
              <w:spacing w:after="0" w:line="276" w:lineRule="auto"/>
              <w:jc w:val="right"/>
              <w:rPr>
                <w:del w:id="4431" w:author="Alotaibi, Raed" w:date="2019-07-12T12:52:00Z"/>
                <w:rFonts w:eastAsia="Times New Roman" w:cstheme="minorHAnsi"/>
                <w:color w:val="000000"/>
                <w:sz w:val="18"/>
                <w:szCs w:val="18"/>
              </w:rPr>
              <w:pPrChange w:id="4432" w:author="Alotaibi, Raed" w:date="2019-07-15T13:58:00Z">
                <w:pPr>
                  <w:spacing w:after="0" w:line="240" w:lineRule="auto"/>
                  <w:jc w:val="right"/>
                </w:pPr>
              </w:pPrChange>
            </w:pPr>
            <w:del w:id="4433"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99C7566" w14:textId="3DCFB90A" w:rsidR="00CC3C13" w:rsidRPr="003453AB" w:rsidDel="003C316A" w:rsidRDefault="00CC3C13">
            <w:pPr>
              <w:spacing w:after="0" w:line="276" w:lineRule="auto"/>
              <w:jc w:val="right"/>
              <w:rPr>
                <w:del w:id="4434" w:author="Alotaibi, Raed" w:date="2019-07-12T12:52:00Z"/>
                <w:rFonts w:eastAsia="Times New Roman" w:cstheme="minorHAnsi"/>
                <w:color w:val="000000"/>
                <w:sz w:val="18"/>
                <w:szCs w:val="18"/>
              </w:rPr>
              <w:pPrChange w:id="4435" w:author="Alotaibi, Raed" w:date="2019-07-15T13:58:00Z">
                <w:pPr>
                  <w:spacing w:after="0" w:line="240" w:lineRule="auto"/>
                  <w:jc w:val="right"/>
                </w:pPr>
              </w:pPrChange>
            </w:pPr>
            <w:del w:id="4436" w:author="Alotaibi, Raed" w:date="2019-07-12T12:52:00Z">
              <w:r w:rsidRPr="003453AB" w:rsidDel="003C316A">
                <w:rPr>
                  <w:rFonts w:eastAsia="Times New Roman" w:cstheme="minorHAnsi"/>
                  <w:color w:val="000000"/>
                  <w:sz w:val="18"/>
                  <w:szCs w:val="18"/>
                </w:rPr>
                <w:delText>17.9%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50B6A0" w14:textId="64FA79CA" w:rsidR="00CC3C13" w:rsidRPr="003453AB" w:rsidDel="003C316A" w:rsidRDefault="00CC3C13">
            <w:pPr>
              <w:spacing w:after="0" w:line="276" w:lineRule="auto"/>
              <w:jc w:val="right"/>
              <w:rPr>
                <w:del w:id="4437" w:author="Alotaibi, Raed" w:date="2019-07-12T12:52:00Z"/>
                <w:rFonts w:eastAsia="Times New Roman" w:cstheme="minorHAnsi"/>
                <w:color w:val="000000"/>
                <w:sz w:val="18"/>
                <w:szCs w:val="18"/>
              </w:rPr>
              <w:pPrChange w:id="4438" w:author="Alotaibi, Raed" w:date="2019-07-15T13:58:00Z">
                <w:pPr>
                  <w:spacing w:after="0" w:line="240" w:lineRule="auto"/>
                  <w:jc w:val="right"/>
                </w:pPr>
              </w:pPrChange>
            </w:pPr>
            <w:del w:id="4439" w:author="Alotaibi, Raed" w:date="2019-07-12T12:52:00Z">
              <w:r w:rsidRPr="003453AB" w:rsidDel="003C316A">
                <w:rPr>
                  <w:rFonts w:eastAsia="Times New Roman" w:cstheme="minorHAnsi"/>
                  <w:color w:val="000000"/>
                  <w:sz w:val="18"/>
                  <w:szCs w:val="18"/>
                </w:rPr>
                <w:delText>21,300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D7AF988" w14:textId="781F2D52" w:rsidR="00CC3C13" w:rsidRPr="003453AB" w:rsidDel="003C316A" w:rsidRDefault="00CC3C13">
            <w:pPr>
              <w:spacing w:after="0" w:line="276" w:lineRule="auto"/>
              <w:jc w:val="right"/>
              <w:rPr>
                <w:del w:id="4440" w:author="Alotaibi, Raed" w:date="2019-07-12T12:52:00Z"/>
                <w:rFonts w:eastAsia="Times New Roman" w:cstheme="minorHAnsi"/>
                <w:color w:val="000000"/>
                <w:sz w:val="18"/>
                <w:szCs w:val="18"/>
              </w:rPr>
              <w:pPrChange w:id="4441" w:author="Alotaibi, Raed" w:date="2019-07-15T13:58:00Z">
                <w:pPr>
                  <w:spacing w:after="0" w:line="240" w:lineRule="auto"/>
                  <w:jc w:val="right"/>
                </w:pPr>
              </w:pPrChange>
            </w:pPr>
            <w:del w:id="4442" w:author="Alotaibi, Raed" w:date="2019-07-12T12:52:00Z">
              <w:r w:rsidRPr="003453AB" w:rsidDel="003C316A">
                <w:rPr>
                  <w:rFonts w:eastAsia="Times New Roman" w:cstheme="minorHAnsi"/>
                  <w:color w:val="000000"/>
                  <w:sz w:val="18"/>
                  <w:szCs w:val="18"/>
                </w:rPr>
                <w:delText>3,850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1C3B557" w14:textId="5F1A950E" w:rsidR="00CC3C13" w:rsidRPr="003453AB" w:rsidDel="003C316A" w:rsidRDefault="00CC3C13">
            <w:pPr>
              <w:spacing w:after="0" w:line="276" w:lineRule="auto"/>
              <w:jc w:val="right"/>
              <w:rPr>
                <w:del w:id="4443" w:author="Alotaibi, Raed" w:date="2019-07-12T12:52:00Z"/>
                <w:rFonts w:eastAsia="Times New Roman" w:cstheme="minorHAnsi"/>
                <w:color w:val="000000"/>
                <w:sz w:val="18"/>
                <w:szCs w:val="18"/>
              </w:rPr>
              <w:pPrChange w:id="4444" w:author="Alotaibi, Raed" w:date="2019-07-15T13:58:00Z">
                <w:pPr>
                  <w:spacing w:after="0" w:line="240" w:lineRule="auto"/>
                  <w:jc w:val="right"/>
                </w:pPr>
              </w:pPrChange>
            </w:pPr>
            <w:del w:id="4445"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C10A9C3" w14:textId="1E6FFC83" w:rsidR="00CC3C13" w:rsidRPr="00CC3C13" w:rsidDel="003C316A" w:rsidRDefault="00CC3C13">
            <w:pPr>
              <w:spacing w:after="0" w:line="276" w:lineRule="auto"/>
              <w:jc w:val="right"/>
              <w:rPr>
                <w:del w:id="4446" w:author="Alotaibi, Raed" w:date="2019-07-12T12:52:00Z"/>
                <w:rFonts w:eastAsia="Times New Roman" w:cstheme="minorHAnsi"/>
                <w:color w:val="000000"/>
                <w:sz w:val="18"/>
                <w:szCs w:val="18"/>
              </w:rPr>
              <w:pPrChange w:id="4447" w:author="Alotaibi, Raed" w:date="2019-07-15T13:58:00Z">
                <w:pPr>
                  <w:spacing w:after="0" w:line="240" w:lineRule="auto"/>
                  <w:jc w:val="right"/>
                </w:pPr>
              </w:pPrChange>
            </w:pPr>
            <w:del w:id="4448" w:author="Alotaibi, Raed" w:date="2019-07-12T12:52:00Z">
              <w:r w:rsidRPr="00CC3C13" w:rsidDel="003C316A">
                <w:rPr>
                  <w:rFonts w:ascii="Calibri" w:hAnsi="Calibri" w:cs="Calibri"/>
                  <w:color w:val="000000"/>
                  <w:sz w:val="18"/>
                  <w:szCs w:val="18"/>
                </w:rPr>
                <w:delText>4,000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64D91E8" w14:textId="5DD767A2" w:rsidR="00CC3C13" w:rsidRPr="00CC3C13" w:rsidDel="003C316A" w:rsidRDefault="00CC3C13">
            <w:pPr>
              <w:spacing w:after="0" w:line="276" w:lineRule="auto"/>
              <w:jc w:val="right"/>
              <w:rPr>
                <w:del w:id="4449" w:author="Alotaibi, Raed" w:date="2019-07-12T12:52:00Z"/>
                <w:rFonts w:eastAsia="Times New Roman" w:cstheme="minorHAnsi"/>
                <w:color w:val="000000"/>
                <w:sz w:val="18"/>
                <w:szCs w:val="18"/>
              </w:rPr>
              <w:pPrChange w:id="4450" w:author="Alotaibi, Raed" w:date="2019-07-15T13:58:00Z">
                <w:pPr>
                  <w:spacing w:after="0" w:line="240" w:lineRule="auto"/>
                  <w:jc w:val="right"/>
                </w:pPr>
              </w:pPrChange>
            </w:pPr>
            <w:del w:id="4451"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8E3329E" w14:textId="0B23F93B" w:rsidR="00CC3C13" w:rsidRPr="00CC3C13" w:rsidDel="003C316A" w:rsidRDefault="00CC3C13">
            <w:pPr>
              <w:spacing w:after="0" w:line="276" w:lineRule="auto"/>
              <w:jc w:val="right"/>
              <w:rPr>
                <w:del w:id="4452" w:author="Alotaibi, Raed" w:date="2019-07-12T12:52:00Z"/>
                <w:rFonts w:eastAsia="Times New Roman" w:cstheme="minorHAnsi"/>
                <w:color w:val="000000"/>
                <w:sz w:val="18"/>
                <w:szCs w:val="18"/>
              </w:rPr>
              <w:pPrChange w:id="4453" w:author="Alotaibi, Raed" w:date="2019-07-15T13:58:00Z">
                <w:pPr>
                  <w:spacing w:after="0" w:line="240" w:lineRule="auto"/>
                  <w:jc w:val="right"/>
                </w:pPr>
              </w:pPrChange>
            </w:pPr>
            <w:del w:id="445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F19C038" w14:textId="3B304CB2" w:rsidR="00CC3C13" w:rsidRPr="00CC3C13" w:rsidDel="003C316A" w:rsidRDefault="00CC3C13">
            <w:pPr>
              <w:spacing w:after="0" w:line="276" w:lineRule="auto"/>
              <w:jc w:val="right"/>
              <w:rPr>
                <w:del w:id="4455" w:author="Alotaibi, Raed" w:date="2019-07-12T12:52:00Z"/>
                <w:rFonts w:eastAsia="Times New Roman" w:cstheme="minorHAnsi"/>
                <w:color w:val="000000"/>
                <w:sz w:val="18"/>
                <w:szCs w:val="18"/>
              </w:rPr>
              <w:pPrChange w:id="4456" w:author="Alotaibi, Raed" w:date="2019-07-15T13:58:00Z">
                <w:pPr>
                  <w:spacing w:after="0" w:line="240" w:lineRule="auto"/>
                  <w:jc w:val="right"/>
                </w:pPr>
              </w:pPrChange>
            </w:pPr>
            <w:del w:id="4457" w:author="Alotaibi, Raed" w:date="2019-07-12T12:52:00Z">
              <w:r w:rsidRPr="00CC3C13" w:rsidDel="003C316A">
                <w:rPr>
                  <w:rFonts w:ascii="Calibri" w:hAnsi="Calibri" w:cs="Calibri"/>
                  <w:color w:val="000000"/>
                  <w:sz w:val="18"/>
                  <w:szCs w:val="18"/>
                </w:rPr>
                <w:delText>23.1%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F028F7" w14:textId="28AA2018" w:rsidR="00CC3C13" w:rsidRPr="00CC3C13" w:rsidDel="003C316A" w:rsidRDefault="00CC3C13">
            <w:pPr>
              <w:spacing w:after="0" w:line="276" w:lineRule="auto"/>
              <w:jc w:val="right"/>
              <w:rPr>
                <w:del w:id="4458" w:author="Alotaibi, Raed" w:date="2019-07-12T12:52:00Z"/>
                <w:rFonts w:eastAsia="Times New Roman" w:cstheme="minorHAnsi"/>
                <w:color w:val="000000"/>
                <w:sz w:val="18"/>
                <w:szCs w:val="18"/>
              </w:rPr>
              <w:pPrChange w:id="4459" w:author="Alotaibi, Raed" w:date="2019-07-15T13:58:00Z">
                <w:pPr>
                  <w:spacing w:after="0" w:line="240" w:lineRule="auto"/>
                  <w:jc w:val="right"/>
                </w:pPr>
              </w:pPrChange>
            </w:pPr>
            <w:del w:id="4460" w:author="Alotaibi, Raed" w:date="2019-07-12T12:52:00Z">
              <w:r w:rsidRPr="00CC3C13" w:rsidDel="003C316A">
                <w:rPr>
                  <w:rFonts w:ascii="Calibri" w:hAnsi="Calibri" w:cs="Calibri"/>
                  <w:color w:val="000000"/>
                  <w:sz w:val="18"/>
                  <w:szCs w:val="18"/>
                </w:rPr>
                <w:delText>24.2%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D60790E" w14:textId="43A03EA5" w:rsidR="00CC3C13" w:rsidRPr="00CC3C13" w:rsidDel="003C316A" w:rsidRDefault="00CC3C13">
            <w:pPr>
              <w:spacing w:after="0" w:line="276" w:lineRule="auto"/>
              <w:jc w:val="right"/>
              <w:rPr>
                <w:del w:id="4461" w:author="Alotaibi, Raed" w:date="2019-07-12T12:52:00Z"/>
                <w:rFonts w:eastAsia="Times New Roman" w:cstheme="minorHAnsi"/>
                <w:color w:val="000000"/>
                <w:sz w:val="18"/>
                <w:szCs w:val="18"/>
              </w:rPr>
              <w:pPrChange w:id="4462" w:author="Alotaibi, Raed" w:date="2019-07-15T13:58:00Z">
                <w:pPr>
                  <w:spacing w:after="0" w:line="240" w:lineRule="auto"/>
                  <w:jc w:val="right"/>
                </w:pPr>
              </w:pPrChange>
            </w:pPr>
            <w:del w:id="4463"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5271307F" w14:textId="12890115" w:rsidTr="00CC3C13">
        <w:trPr>
          <w:trHeight w:val="247"/>
          <w:jc w:val="center"/>
          <w:del w:id="44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2F2A215" w14:textId="3467DD43" w:rsidR="00CC3C13" w:rsidRPr="003453AB" w:rsidDel="003C316A" w:rsidRDefault="00CC3C13">
            <w:pPr>
              <w:spacing w:after="0" w:line="276" w:lineRule="auto"/>
              <w:rPr>
                <w:del w:id="4465" w:author="Alotaibi, Raed" w:date="2019-07-12T12:52:00Z"/>
                <w:rFonts w:eastAsia="Times New Roman" w:cstheme="minorHAnsi"/>
                <w:b/>
                <w:bCs/>
                <w:color w:val="000000"/>
                <w:sz w:val="18"/>
                <w:szCs w:val="18"/>
              </w:rPr>
              <w:pPrChange w:id="4466" w:author="Alotaibi, Raed" w:date="2019-07-15T13:58:00Z">
                <w:pPr>
                  <w:spacing w:after="0" w:line="240" w:lineRule="auto"/>
                </w:pPr>
              </w:pPrChange>
            </w:pPr>
            <w:del w:id="4467" w:author="Alotaibi, Raed" w:date="2019-07-12T12:52:00Z">
              <w:r w:rsidRPr="003453AB" w:rsidDel="003C316A">
                <w:rPr>
                  <w:rFonts w:eastAsia="Times New Roman" w:cstheme="minorHAnsi"/>
                  <w:b/>
                  <w:bCs/>
                  <w:color w:val="000000"/>
                  <w:sz w:val="18"/>
                  <w:szCs w:val="18"/>
                </w:rPr>
                <w:delText>Iowa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0BC2C" w14:textId="0FA0114F" w:rsidR="00CC3C13" w:rsidRPr="003453AB" w:rsidDel="003C316A" w:rsidRDefault="00CC3C13">
            <w:pPr>
              <w:spacing w:after="0" w:line="276" w:lineRule="auto"/>
              <w:jc w:val="right"/>
              <w:rPr>
                <w:del w:id="4468" w:author="Alotaibi, Raed" w:date="2019-07-12T12:52:00Z"/>
                <w:rFonts w:eastAsia="Times New Roman" w:cstheme="minorHAnsi"/>
                <w:color w:val="000000"/>
                <w:sz w:val="18"/>
                <w:szCs w:val="18"/>
              </w:rPr>
              <w:pPrChange w:id="4469" w:author="Alotaibi, Raed" w:date="2019-07-15T13:58:00Z">
                <w:pPr>
                  <w:spacing w:after="0" w:line="240" w:lineRule="auto"/>
                  <w:jc w:val="right"/>
                </w:pPr>
              </w:pPrChange>
            </w:pPr>
            <w:del w:id="4470" w:author="Alotaibi, Raed" w:date="2019-07-12T12:52:00Z">
              <w:r w:rsidRPr="003453AB" w:rsidDel="003C316A">
                <w:rPr>
                  <w:rFonts w:eastAsia="Times New Roman" w:cstheme="minorHAnsi"/>
                  <w:color w:val="000000"/>
                  <w:sz w:val="18"/>
                  <w:szCs w:val="18"/>
                </w:rPr>
                <w:delText>7,900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B7FB4D5" w14:textId="0AC4BF7F" w:rsidR="00CC3C13" w:rsidRPr="003453AB" w:rsidDel="003C316A" w:rsidRDefault="00CC3C13">
            <w:pPr>
              <w:spacing w:after="0" w:line="276" w:lineRule="auto"/>
              <w:jc w:val="right"/>
              <w:rPr>
                <w:del w:id="4471" w:author="Alotaibi, Raed" w:date="2019-07-12T12:52:00Z"/>
                <w:rFonts w:eastAsia="Times New Roman" w:cstheme="minorHAnsi"/>
                <w:color w:val="000000"/>
                <w:sz w:val="18"/>
                <w:szCs w:val="18"/>
              </w:rPr>
              <w:pPrChange w:id="4472" w:author="Alotaibi, Raed" w:date="2019-07-15T13:58:00Z">
                <w:pPr>
                  <w:spacing w:after="0" w:line="240" w:lineRule="auto"/>
                  <w:jc w:val="right"/>
                </w:pPr>
              </w:pPrChange>
            </w:pPr>
            <w:del w:id="4473" w:author="Alotaibi, Raed" w:date="2019-07-12T12:52:00Z">
              <w:r w:rsidRPr="003453AB" w:rsidDel="003C316A">
                <w:rPr>
                  <w:rFonts w:eastAsia="Times New Roman" w:cstheme="minorHAnsi"/>
                  <w:color w:val="000000"/>
                  <w:sz w:val="18"/>
                  <w:szCs w:val="18"/>
                </w:rPr>
                <w:delText>1,000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D4928D7" w14:textId="38F31CAA" w:rsidR="00CC3C13" w:rsidRPr="003453AB" w:rsidDel="003C316A" w:rsidRDefault="00CC3C13">
            <w:pPr>
              <w:spacing w:after="0" w:line="276" w:lineRule="auto"/>
              <w:jc w:val="right"/>
              <w:rPr>
                <w:del w:id="4474" w:author="Alotaibi, Raed" w:date="2019-07-12T12:52:00Z"/>
                <w:rFonts w:eastAsia="Times New Roman" w:cstheme="minorHAnsi"/>
                <w:color w:val="000000"/>
                <w:sz w:val="18"/>
                <w:szCs w:val="18"/>
              </w:rPr>
              <w:pPrChange w:id="4475" w:author="Alotaibi, Raed" w:date="2019-07-15T13:58:00Z">
                <w:pPr>
                  <w:spacing w:after="0" w:line="240" w:lineRule="auto"/>
                  <w:jc w:val="right"/>
                </w:pPr>
              </w:pPrChange>
            </w:pPr>
            <w:del w:id="4476"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AB0BBA9" w14:textId="619F8211" w:rsidR="00CC3C13" w:rsidRPr="003453AB" w:rsidDel="003C316A" w:rsidRDefault="00CC3C13">
            <w:pPr>
              <w:spacing w:after="0" w:line="276" w:lineRule="auto"/>
              <w:jc w:val="right"/>
              <w:rPr>
                <w:del w:id="4477" w:author="Alotaibi, Raed" w:date="2019-07-12T12:52:00Z"/>
                <w:rFonts w:eastAsia="Times New Roman" w:cstheme="minorHAnsi"/>
                <w:color w:val="000000"/>
                <w:sz w:val="18"/>
                <w:szCs w:val="18"/>
              </w:rPr>
              <w:pPrChange w:id="4478" w:author="Alotaibi, Raed" w:date="2019-07-15T13:58:00Z">
                <w:pPr>
                  <w:spacing w:after="0" w:line="240" w:lineRule="auto"/>
                  <w:jc w:val="right"/>
                </w:pPr>
              </w:pPrChange>
            </w:pPr>
            <w:del w:id="4479" w:author="Alotaibi, Raed" w:date="2019-07-12T12:52:00Z">
              <w:r w:rsidRPr="003453AB" w:rsidDel="003C316A">
                <w:rPr>
                  <w:rFonts w:eastAsia="Times New Roman" w:cstheme="minorHAnsi"/>
                  <w:color w:val="000000"/>
                  <w:sz w:val="18"/>
                  <w:szCs w:val="18"/>
                </w:rPr>
                <w:delText>4,200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91C3076" w14:textId="3F4DBDFD" w:rsidR="00CC3C13" w:rsidRPr="003453AB" w:rsidDel="003C316A" w:rsidRDefault="00CC3C13">
            <w:pPr>
              <w:spacing w:after="0" w:line="276" w:lineRule="auto"/>
              <w:jc w:val="right"/>
              <w:rPr>
                <w:del w:id="4480" w:author="Alotaibi, Raed" w:date="2019-07-12T12:52:00Z"/>
                <w:rFonts w:eastAsia="Times New Roman" w:cstheme="minorHAnsi"/>
                <w:color w:val="000000"/>
                <w:sz w:val="18"/>
                <w:szCs w:val="18"/>
              </w:rPr>
              <w:pPrChange w:id="4481" w:author="Alotaibi, Raed" w:date="2019-07-15T13:58:00Z">
                <w:pPr>
                  <w:spacing w:after="0" w:line="240" w:lineRule="auto"/>
                  <w:jc w:val="right"/>
                </w:pPr>
              </w:pPrChange>
            </w:pPr>
            <w:del w:id="4482" w:author="Alotaibi, Raed" w:date="2019-07-12T12:52:00Z">
              <w:r w:rsidRPr="003453AB" w:rsidDel="003C316A">
                <w:rPr>
                  <w:rFonts w:eastAsia="Times New Roman" w:cstheme="minorHAnsi"/>
                  <w:color w:val="000000"/>
                  <w:sz w:val="18"/>
                  <w:szCs w:val="18"/>
                </w:rPr>
                <w:delText>520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97C189F" w14:textId="247E5766" w:rsidR="00CC3C13" w:rsidRPr="003453AB" w:rsidDel="003C316A" w:rsidRDefault="00CC3C13">
            <w:pPr>
              <w:spacing w:after="0" w:line="276" w:lineRule="auto"/>
              <w:jc w:val="right"/>
              <w:rPr>
                <w:del w:id="4483" w:author="Alotaibi, Raed" w:date="2019-07-12T12:52:00Z"/>
                <w:rFonts w:eastAsia="Times New Roman" w:cstheme="minorHAnsi"/>
                <w:color w:val="000000"/>
                <w:sz w:val="18"/>
                <w:szCs w:val="18"/>
              </w:rPr>
              <w:pPrChange w:id="4484" w:author="Alotaibi, Raed" w:date="2019-07-15T13:58:00Z">
                <w:pPr>
                  <w:spacing w:after="0" w:line="240" w:lineRule="auto"/>
                  <w:jc w:val="right"/>
                </w:pPr>
              </w:pPrChange>
            </w:pPr>
            <w:del w:id="4485" w:author="Alotaibi, Raed" w:date="2019-07-12T12:52:00Z">
              <w:r w:rsidRPr="003453AB" w:rsidDel="003C316A">
                <w:rPr>
                  <w:rFonts w:eastAsia="Times New Roman" w:cstheme="minorHAnsi"/>
                  <w:color w:val="000000"/>
                  <w:sz w:val="18"/>
                  <w:szCs w:val="18"/>
                </w:rPr>
                <w:delText>12.4%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8C99256" w14:textId="723DCCC8" w:rsidR="00CC3C13" w:rsidRPr="00CC3C13" w:rsidDel="003C316A" w:rsidRDefault="00CC3C13">
            <w:pPr>
              <w:spacing w:after="0" w:line="276" w:lineRule="auto"/>
              <w:jc w:val="right"/>
              <w:rPr>
                <w:del w:id="4486" w:author="Alotaibi, Raed" w:date="2019-07-12T12:52:00Z"/>
                <w:rFonts w:eastAsia="Times New Roman" w:cstheme="minorHAnsi"/>
                <w:color w:val="000000"/>
                <w:sz w:val="18"/>
                <w:szCs w:val="18"/>
              </w:rPr>
              <w:pPrChange w:id="4487" w:author="Alotaibi, Raed" w:date="2019-07-15T13:58:00Z">
                <w:pPr>
                  <w:spacing w:after="0" w:line="240" w:lineRule="auto"/>
                  <w:jc w:val="right"/>
                </w:pPr>
              </w:pPrChange>
            </w:pPr>
            <w:del w:id="4488" w:author="Alotaibi, Raed" w:date="2019-07-12T12:52:00Z">
              <w:r w:rsidRPr="00CC3C13" w:rsidDel="003C316A">
                <w:rPr>
                  <w:rFonts w:ascii="Calibri" w:hAnsi="Calibri" w:cs="Calibri"/>
                  <w:color w:val="000000"/>
                  <w:sz w:val="18"/>
                  <w:szCs w:val="18"/>
                </w:rPr>
                <w:delText>-3,700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7FFA969" w14:textId="603C935B" w:rsidR="00CC3C13" w:rsidRPr="00CC3C13" w:rsidDel="003C316A" w:rsidRDefault="00CC3C13">
            <w:pPr>
              <w:spacing w:after="0" w:line="276" w:lineRule="auto"/>
              <w:jc w:val="right"/>
              <w:rPr>
                <w:del w:id="4489" w:author="Alotaibi, Raed" w:date="2019-07-12T12:52:00Z"/>
                <w:rFonts w:eastAsia="Times New Roman" w:cstheme="minorHAnsi"/>
                <w:color w:val="000000"/>
                <w:sz w:val="18"/>
                <w:szCs w:val="18"/>
              </w:rPr>
              <w:pPrChange w:id="4490" w:author="Alotaibi, Raed" w:date="2019-07-15T13:58:00Z">
                <w:pPr>
                  <w:spacing w:after="0" w:line="240" w:lineRule="auto"/>
                  <w:jc w:val="right"/>
                </w:pPr>
              </w:pPrChange>
            </w:pPr>
            <w:del w:id="4491" w:author="Alotaibi, Raed" w:date="2019-07-12T12:52:00Z">
              <w:r w:rsidRPr="00CC3C13" w:rsidDel="003C316A">
                <w:rPr>
                  <w:rFonts w:ascii="Calibri" w:hAnsi="Calibri" w:cs="Calibri"/>
                  <w:color w:val="000000"/>
                  <w:sz w:val="18"/>
                  <w:szCs w:val="18"/>
                </w:rPr>
                <w:delText>-480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612F585" w14:textId="5C7424DD" w:rsidR="00CC3C13" w:rsidRPr="00CC3C13" w:rsidDel="003C316A" w:rsidRDefault="00CC3C13">
            <w:pPr>
              <w:spacing w:after="0" w:line="276" w:lineRule="auto"/>
              <w:jc w:val="right"/>
              <w:rPr>
                <w:del w:id="4492" w:author="Alotaibi, Raed" w:date="2019-07-12T12:52:00Z"/>
                <w:rFonts w:eastAsia="Times New Roman" w:cstheme="minorHAnsi"/>
                <w:color w:val="000000"/>
                <w:sz w:val="18"/>
                <w:szCs w:val="18"/>
              </w:rPr>
              <w:pPrChange w:id="4493" w:author="Alotaibi, Raed" w:date="2019-07-15T13:58:00Z">
                <w:pPr>
                  <w:spacing w:after="0" w:line="240" w:lineRule="auto"/>
                  <w:jc w:val="right"/>
                </w:pPr>
              </w:pPrChange>
            </w:pPr>
            <w:del w:id="4494"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6190A9" w14:textId="03442C2B" w:rsidR="00CC3C13" w:rsidRPr="00CC3C13" w:rsidDel="003C316A" w:rsidRDefault="00CC3C13">
            <w:pPr>
              <w:spacing w:after="0" w:line="276" w:lineRule="auto"/>
              <w:jc w:val="right"/>
              <w:rPr>
                <w:del w:id="4495" w:author="Alotaibi, Raed" w:date="2019-07-12T12:52:00Z"/>
                <w:rFonts w:eastAsia="Times New Roman" w:cstheme="minorHAnsi"/>
                <w:color w:val="000000"/>
                <w:sz w:val="18"/>
                <w:szCs w:val="18"/>
              </w:rPr>
              <w:pPrChange w:id="4496" w:author="Alotaibi, Raed" w:date="2019-07-15T13:58:00Z">
                <w:pPr>
                  <w:spacing w:after="0" w:line="240" w:lineRule="auto"/>
                  <w:jc w:val="right"/>
                </w:pPr>
              </w:pPrChange>
            </w:pPr>
            <w:del w:id="4497" w:author="Alotaibi, Raed" w:date="2019-07-12T12:52:00Z">
              <w:r w:rsidRPr="00CC3C13" w:rsidDel="003C316A">
                <w:rPr>
                  <w:rFonts w:ascii="Calibri" w:hAnsi="Calibri" w:cs="Calibri"/>
                  <w:color w:val="000000"/>
                  <w:sz w:val="18"/>
                  <w:szCs w:val="18"/>
                </w:rPr>
                <w:delText>-46.8%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9F776B7" w14:textId="7EA5AEDC" w:rsidR="00CC3C13" w:rsidRPr="00CC3C13" w:rsidDel="003C316A" w:rsidRDefault="00CC3C13">
            <w:pPr>
              <w:spacing w:after="0" w:line="276" w:lineRule="auto"/>
              <w:jc w:val="right"/>
              <w:rPr>
                <w:del w:id="4498" w:author="Alotaibi, Raed" w:date="2019-07-12T12:52:00Z"/>
                <w:rFonts w:eastAsia="Times New Roman" w:cstheme="minorHAnsi"/>
                <w:color w:val="000000"/>
                <w:sz w:val="18"/>
                <w:szCs w:val="18"/>
              </w:rPr>
              <w:pPrChange w:id="4499" w:author="Alotaibi, Raed" w:date="2019-07-15T13:58:00Z">
                <w:pPr>
                  <w:spacing w:after="0" w:line="240" w:lineRule="auto"/>
                  <w:jc w:val="right"/>
                </w:pPr>
              </w:pPrChange>
            </w:pPr>
            <w:del w:id="4500" w:author="Alotaibi, Raed" w:date="2019-07-12T12:52:00Z">
              <w:r w:rsidRPr="00CC3C13" w:rsidDel="003C316A">
                <w:rPr>
                  <w:rFonts w:ascii="Calibri" w:hAnsi="Calibri" w:cs="Calibri"/>
                  <w:color w:val="000000"/>
                  <w:sz w:val="18"/>
                  <w:szCs w:val="18"/>
                </w:rPr>
                <w:delText>-48.0%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9223B9" w14:textId="61A1AD7A" w:rsidR="00CC3C13" w:rsidRPr="00CC3C13" w:rsidDel="003C316A" w:rsidRDefault="00CC3C13">
            <w:pPr>
              <w:spacing w:after="0" w:line="276" w:lineRule="auto"/>
              <w:jc w:val="right"/>
              <w:rPr>
                <w:del w:id="4501" w:author="Alotaibi, Raed" w:date="2019-07-12T12:52:00Z"/>
                <w:rFonts w:eastAsia="Times New Roman" w:cstheme="minorHAnsi"/>
                <w:color w:val="000000"/>
                <w:sz w:val="18"/>
                <w:szCs w:val="18"/>
              </w:rPr>
              <w:pPrChange w:id="4502" w:author="Alotaibi, Raed" w:date="2019-07-15T13:58:00Z">
                <w:pPr>
                  <w:spacing w:after="0" w:line="240" w:lineRule="auto"/>
                  <w:jc w:val="right"/>
                </w:pPr>
              </w:pPrChange>
            </w:pPr>
            <w:del w:id="4503"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371F8466" w14:textId="783CA7F9" w:rsidTr="00CC3C13">
        <w:trPr>
          <w:trHeight w:val="247"/>
          <w:jc w:val="center"/>
          <w:del w:id="45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B5E4C21" w14:textId="2CFB3B5A" w:rsidR="00CC3C13" w:rsidRPr="003453AB" w:rsidDel="003C316A" w:rsidRDefault="00CC3C13">
            <w:pPr>
              <w:spacing w:after="0" w:line="276" w:lineRule="auto"/>
              <w:rPr>
                <w:del w:id="4505" w:author="Alotaibi, Raed" w:date="2019-07-12T12:52:00Z"/>
                <w:rFonts w:eastAsia="Times New Roman" w:cstheme="minorHAnsi"/>
                <w:b/>
                <w:bCs/>
                <w:color w:val="000000"/>
                <w:sz w:val="18"/>
                <w:szCs w:val="18"/>
              </w:rPr>
              <w:pPrChange w:id="4506" w:author="Alotaibi, Raed" w:date="2019-07-15T13:58:00Z">
                <w:pPr>
                  <w:spacing w:after="0" w:line="240" w:lineRule="auto"/>
                </w:pPr>
              </w:pPrChange>
            </w:pPr>
            <w:del w:id="4507" w:author="Alotaibi, Raed" w:date="2019-07-12T12:52:00Z">
              <w:r w:rsidRPr="003453AB" w:rsidDel="003C316A">
                <w:rPr>
                  <w:rFonts w:eastAsia="Times New Roman" w:cstheme="minorHAnsi"/>
                  <w:b/>
                  <w:bCs/>
                  <w:color w:val="000000"/>
                  <w:sz w:val="18"/>
                  <w:szCs w:val="18"/>
                </w:rPr>
                <w:delText>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B9B7F94" w14:textId="3D20B26E" w:rsidR="00CC3C13" w:rsidRPr="003453AB" w:rsidDel="003C316A" w:rsidRDefault="00CC3C13">
            <w:pPr>
              <w:spacing w:after="0" w:line="276" w:lineRule="auto"/>
              <w:jc w:val="right"/>
              <w:rPr>
                <w:del w:id="4508" w:author="Alotaibi, Raed" w:date="2019-07-12T12:52:00Z"/>
                <w:rFonts w:eastAsia="Times New Roman" w:cstheme="minorHAnsi"/>
                <w:color w:val="000000"/>
                <w:sz w:val="18"/>
                <w:szCs w:val="18"/>
              </w:rPr>
              <w:pPrChange w:id="4509" w:author="Alotaibi, Raed" w:date="2019-07-15T13:58:00Z">
                <w:pPr>
                  <w:spacing w:after="0" w:line="240" w:lineRule="auto"/>
                  <w:jc w:val="right"/>
                </w:pPr>
              </w:pPrChange>
            </w:pPr>
            <w:del w:id="4510" w:author="Alotaibi, Raed" w:date="2019-07-12T12:52:00Z">
              <w:r w:rsidRPr="003453AB" w:rsidDel="003C316A">
                <w:rPr>
                  <w:rFonts w:eastAsia="Times New Roman" w:cstheme="minorHAnsi"/>
                  <w:color w:val="000000"/>
                  <w:sz w:val="18"/>
                  <w:szCs w:val="18"/>
                </w:rPr>
                <w:delText>7,800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77A38B1" w14:textId="2A69EB6C" w:rsidR="00CC3C13" w:rsidRPr="003453AB" w:rsidDel="003C316A" w:rsidRDefault="00CC3C13">
            <w:pPr>
              <w:spacing w:after="0" w:line="276" w:lineRule="auto"/>
              <w:jc w:val="right"/>
              <w:rPr>
                <w:del w:id="4511" w:author="Alotaibi, Raed" w:date="2019-07-12T12:52:00Z"/>
                <w:rFonts w:eastAsia="Times New Roman" w:cstheme="minorHAnsi"/>
                <w:color w:val="000000"/>
                <w:sz w:val="18"/>
                <w:szCs w:val="18"/>
              </w:rPr>
              <w:pPrChange w:id="4512" w:author="Alotaibi, Raed" w:date="2019-07-15T13:58:00Z">
                <w:pPr>
                  <w:spacing w:after="0" w:line="240" w:lineRule="auto"/>
                  <w:jc w:val="right"/>
                </w:pPr>
              </w:pPrChange>
            </w:pPr>
            <w:del w:id="4513" w:author="Alotaibi, Raed" w:date="2019-07-12T12:52:00Z">
              <w:r w:rsidRPr="003453AB" w:rsidDel="003C316A">
                <w:rPr>
                  <w:rFonts w:eastAsia="Times New Roman" w:cstheme="minorHAnsi"/>
                  <w:color w:val="000000"/>
                  <w:sz w:val="18"/>
                  <w:szCs w:val="18"/>
                </w:rPr>
                <w:delText>1,100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6DDB5AC" w14:textId="3C795052" w:rsidR="00CC3C13" w:rsidRPr="003453AB" w:rsidDel="003C316A" w:rsidRDefault="00CC3C13">
            <w:pPr>
              <w:spacing w:after="0" w:line="276" w:lineRule="auto"/>
              <w:jc w:val="right"/>
              <w:rPr>
                <w:del w:id="4514" w:author="Alotaibi, Raed" w:date="2019-07-12T12:52:00Z"/>
                <w:rFonts w:eastAsia="Times New Roman" w:cstheme="minorHAnsi"/>
                <w:color w:val="000000"/>
                <w:sz w:val="18"/>
                <w:szCs w:val="18"/>
              </w:rPr>
              <w:pPrChange w:id="4515" w:author="Alotaibi, Raed" w:date="2019-07-15T13:58:00Z">
                <w:pPr>
                  <w:spacing w:after="0" w:line="240" w:lineRule="auto"/>
                  <w:jc w:val="right"/>
                </w:pPr>
              </w:pPrChange>
            </w:pPr>
            <w:del w:id="4516" w:author="Alotaibi, Raed" w:date="2019-07-12T12:52:00Z">
              <w:r w:rsidRPr="003453AB" w:rsidDel="003C316A">
                <w:rPr>
                  <w:rFonts w:eastAsia="Times New Roman" w:cstheme="minorHAnsi"/>
                  <w:color w:val="000000"/>
                  <w:sz w:val="18"/>
                  <w:szCs w:val="18"/>
                </w:rPr>
                <w:delText>14.1%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8F3304" w14:textId="150B3B93" w:rsidR="00CC3C13" w:rsidRPr="003453AB" w:rsidDel="003C316A" w:rsidRDefault="00CC3C13">
            <w:pPr>
              <w:spacing w:after="0" w:line="276" w:lineRule="auto"/>
              <w:jc w:val="right"/>
              <w:rPr>
                <w:del w:id="4517" w:author="Alotaibi, Raed" w:date="2019-07-12T12:52:00Z"/>
                <w:rFonts w:eastAsia="Times New Roman" w:cstheme="minorHAnsi"/>
                <w:color w:val="000000"/>
                <w:sz w:val="18"/>
                <w:szCs w:val="18"/>
              </w:rPr>
              <w:pPrChange w:id="4518" w:author="Alotaibi, Raed" w:date="2019-07-15T13:58:00Z">
                <w:pPr>
                  <w:spacing w:after="0" w:line="240" w:lineRule="auto"/>
                  <w:jc w:val="right"/>
                </w:pPr>
              </w:pPrChange>
            </w:pPr>
            <w:del w:id="4519" w:author="Alotaibi, Raed" w:date="2019-07-12T12:52:00Z">
              <w:r w:rsidRPr="003453AB" w:rsidDel="003C316A">
                <w:rPr>
                  <w:rFonts w:eastAsia="Times New Roman" w:cstheme="minorHAnsi"/>
                  <w:color w:val="000000"/>
                  <w:sz w:val="18"/>
                  <w:szCs w:val="18"/>
                </w:rPr>
                <w:delText>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AA50EBF" w14:textId="6AF92B73" w:rsidR="00CC3C13" w:rsidRPr="003453AB" w:rsidDel="003C316A" w:rsidRDefault="00CC3C13">
            <w:pPr>
              <w:spacing w:after="0" w:line="276" w:lineRule="auto"/>
              <w:jc w:val="right"/>
              <w:rPr>
                <w:del w:id="4520" w:author="Alotaibi, Raed" w:date="2019-07-12T12:52:00Z"/>
                <w:rFonts w:eastAsia="Times New Roman" w:cstheme="minorHAnsi"/>
                <w:color w:val="000000"/>
                <w:sz w:val="18"/>
                <w:szCs w:val="18"/>
              </w:rPr>
              <w:pPrChange w:id="4521" w:author="Alotaibi, Raed" w:date="2019-07-15T13:58:00Z">
                <w:pPr>
                  <w:spacing w:after="0" w:line="240" w:lineRule="auto"/>
                  <w:jc w:val="right"/>
                </w:pPr>
              </w:pPrChange>
            </w:pPr>
            <w:del w:id="4522" w:author="Alotaibi, Raed" w:date="2019-07-12T12:52:00Z">
              <w:r w:rsidRPr="003453AB" w:rsidDel="003C316A">
                <w:rPr>
                  <w:rFonts w:eastAsia="Times New Roman" w:cstheme="minorHAnsi"/>
                  <w:color w:val="000000"/>
                  <w:sz w:val="18"/>
                  <w:szCs w:val="18"/>
                </w:rPr>
                <w:delText>790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9339D9E" w14:textId="7404CBB1" w:rsidR="00CC3C13" w:rsidRPr="003453AB" w:rsidDel="003C316A" w:rsidRDefault="00CC3C13">
            <w:pPr>
              <w:spacing w:after="0" w:line="276" w:lineRule="auto"/>
              <w:jc w:val="right"/>
              <w:rPr>
                <w:del w:id="4523" w:author="Alotaibi, Raed" w:date="2019-07-12T12:52:00Z"/>
                <w:rFonts w:eastAsia="Times New Roman" w:cstheme="minorHAnsi"/>
                <w:color w:val="000000"/>
                <w:sz w:val="18"/>
                <w:szCs w:val="18"/>
              </w:rPr>
              <w:pPrChange w:id="4524" w:author="Alotaibi, Raed" w:date="2019-07-15T13:58:00Z">
                <w:pPr>
                  <w:spacing w:after="0" w:line="240" w:lineRule="auto"/>
                  <w:jc w:val="right"/>
                </w:pPr>
              </w:pPrChange>
            </w:pPr>
            <w:del w:id="4525" w:author="Alotaibi, Raed" w:date="2019-07-12T12:52:00Z">
              <w:r w:rsidRPr="003453AB" w:rsidDel="003C316A">
                <w:rPr>
                  <w:rFonts w:eastAsia="Times New Roman" w:cstheme="minorHAnsi"/>
                  <w:color w:val="000000"/>
                  <w:sz w:val="18"/>
                  <w:szCs w:val="18"/>
                </w:rPr>
                <w:delText>13.6%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C325CEA" w14:textId="6B7B4932" w:rsidR="00CC3C13" w:rsidRPr="00CC3C13" w:rsidDel="003C316A" w:rsidRDefault="00CC3C13">
            <w:pPr>
              <w:spacing w:after="0" w:line="276" w:lineRule="auto"/>
              <w:jc w:val="right"/>
              <w:rPr>
                <w:del w:id="4526" w:author="Alotaibi, Raed" w:date="2019-07-12T12:52:00Z"/>
                <w:rFonts w:eastAsia="Times New Roman" w:cstheme="minorHAnsi"/>
                <w:color w:val="000000"/>
                <w:sz w:val="18"/>
                <w:szCs w:val="18"/>
              </w:rPr>
              <w:pPrChange w:id="4527" w:author="Alotaibi, Raed" w:date="2019-07-15T13:58:00Z">
                <w:pPr>
                  <w:spacing w:after="0" w:line="240" w:lineRule="auto"/>
                  <w:jc w:val="right"/>
                </w:pPr>
              </w:pPrChange>
            </w:pPr>
            <w:del w:id="4528" w:author="Alotaibi, Raed" w:date="2019-07-12T12:52:00Z">
              <w:r w:rsidRPr="00CC3C13" w:rsidDel="003C316A">
                <w:rPr>
                  <w:rFonts w:ascii="Calibri" w:hAnsi="Calibri" w:cs="Calibri"/>
                  <w:color w:val="000000"/>
                  <w:sz w:val="18"/>
                  <w:szCs w:val="18"/>
                </w:rPr>
                <w:delText>-2,000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233E6B" w14:textId="5AB00D61" w:rsidR="00CC3C13" w:rsidRPr="00CC3C13" w:rsidDel="003C316A" w:rsidRDefault="00CC3C13">
            <w:pPr>
              <w:spacing w:after="0" w:line="276" w:lineRule="auto"/>
              <w:jc w:val="right"/>
              <w:rPr>
                <w:del w:id="4529" w:author="Alotaibi, Raed" w:date="2019-07-12T12:52:00Z"/>
                <w:rFonts w:eastAsia="Times New Roman" w:cstheme="minorHAnsi"/>
                <w:color w:val="000000"/>
                <w:sz w:val="18"/>
                <w:szCs w:val="18"/>
              </w:rPr>
              <w:pPrChange w:id="4530" w:author="Alotaibi, Raed" w:date="2019-07-15T13:58:00Z">
                <w:pPr>
                  <w:spacing w:after="0" w:line="240" w:lineRule="auto"/>
                  <w:jc w:val="right"/>
                </w:pPr>
              </w:pPrChange>
            </w:pPr>
            <w:del w:id="4531"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1E7EAB" w14:textId="66B2EF7C" w:rsidR="00CC3C13" w:rsidRPr="00CC3C13" w:rsidDel="003C316A" w:rsidRDefault="00CC3C13">
            <w:pPr>
              <w:spacing w:after="0" w:line="276" w:lineRule="auto"/>
              <w:jc w:val="right"/>
              <w:rPr>
                <w:del w:id="4532" w:author="Alotaibi, Raed" w:date="2019-07-12T12:52:00Z"/>
                <w:rFonts w:eastAsia="Times New Roman" w:cstheme="minorHAnsi"/>
                <w:color w:val="000000"/>
                <w:sz w:val="18"/>
                <w:szCs w:val="18"/>
              </w:rPr>
              <w:pPrChange w:id="4533" w:author="Alotaibi, Raed" w:date="2019-07-15T13:58:00Z">
                <w:pPr>
                  <w:spacing w:after="0" w:line="240" w:lineRule="auto"/>
                  <w:jc w:val="right"/>
                </w:pPr>
              </w:pPrChange>
            </w:pPr>
            <w:del w:id="4534"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EEE19E5" w14:textId="328FFD14" w:rsidR="00CC3C13" w:rsidRPr="00CC3C13" w:rsidDel="003C316A" w:rsidRDefault="00CC3C13">
            <w:pPr>
              <w:spacing w:after="0" w:line="276" w:lineRule="auto"/>
              <w:jc w:val="right"/>
              <w:rPr>
                <w:del w:id="4535" w:author="Alotaibi, Raed" w:date="2019-07-12T12:52:00Z"/>
                <w:rFonts w:eastAsia="Times New Roman" w:cstheme="minorHAnsi"/>
                <w:color w:val="000000"/>
                <w:sz w:val="18"/>
                <w:szCs w:val="18"/>
              </w:rPr>
              <w:pPrChange w:id="4536" w:author="Alotaibi, Raed" w:date="2019-07-15T13:58:00Z">
                <w:pPr>
                  <w:spacing w:after="0" w:line="240" w:lineRule="auto"/>
                  <w:jc w:val="right"/>
                </w:pPr>
              </w:pPrChange>
            </w:pPr>
            <w:del w:id="4537" w:author="Alotaibi, Raed" w:date="2019-07-12T12:52:00Z">
              <w:r w:rsidRPr="00CC3C13" w:rsidDel="003C316A">
                <w:rPr>
                  <w:rFonts w:ascii="Calibri" w:hAnsi="Calibri" w:cs="Calibri"/>
                  <w:color w:val="000000"/>
                  <w:sz w:val="18"/>
                  <w:szCs w:val="18"/>
                </w:rPr>
                <w:delText>-25.6%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F6453BD" w14:textId="0E5DD1CB" w:rsidR="00CC3C13" w:rsidRPr="00CC3C13" w:rsidDel="003C316A" w:rsidRDefault="00CC3C13">
            <w:pPr>
              <w:spacing w:after="0" w:line="276" w:lineRule="auto"/>
              <w:jc w:val="right"/>
              <w:rPr>
                <w:del w:id="4538" w:author="Alotaibi, Raed" w:date="2019-07-12T12:52:00Z"/>
                <w:rFonts w:eastAsia="Times New Roman" w:cstheme="minorHAnsi"/>
                <w:color w:val="000000"/>
                <w:sz w:val="18"/>
                <w:szCs w:val="18"/>
              </w:rPr>
              <w:pPrChange w:id="4539" w:author="Alotaibi, Raed" w:date="2019-07-15T13:58:00Z">
                <w:pPr>
                  <w:spacing w:after="0" w:line="240" w:lineRule="auto"/>
                  <w:jc w:val="right"/>
                </w:pPr>
              </w:pPrChange>
            </w:pPr>
            <w:del w:id="4540" w:author="Alotaibi, Raed" w:date="2019-07-12T12:52:00Z">
              <w:r w:rsidRPr="00CC3C13" w:rsidDel="003C316A">
                <w:rPr>
                  <w:rFonts w:ascii="Calibri" w:hAnsi="Calibri" w:cs="Calibri"/>
                  <w:color w:val="000000"/>
                  <w:sz w:val="18"/>
                  <w:szCs w:val="18"/>
                </w:rPr>
                <w:delText>-28.2%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6ED4290" w14:textId="5BD0E70C" w:rsidR="00CC3C13" w:rsidRPr="00CC3C13" w:rsidDel="003C316A" w:rsidRDefault="00CC3C13">
            <w:pPr>
              <w:spacing w:after="0" w:line="276" w:lineRule="auto"/>
              <w:jc w:val="right"/>
              <w:rPr>
                <w:del w:id="4541" w:author="Alotaibi, Raed" w:date="2019-07-12T12:52:00Z"/>
                <w:rFonts w:eastAsia="Times New Roman" w:cstheme="minorHAnsi"/>
                <w:color w:val="000000"/>
                <w:sz w:val="18"/>
                <w:szCs w:val="18"/>
              </w:rPr>
              <w:pPrChange w:id="4542" w:author="Alotaibi, Raed" w:date="2019-07-15T13:58:00Z">
                <w:pPr>
                  <w:spacing w:after="0" w:line="240" w:lineRule="auto"/>
                  <w:jc w:val="right"/>
                </w:pPr>
              </w:pPrChange>
            </w:pPr>
            <w:del w:id="4543" w:author="Alotaibi, Raed" w:date="2019-07-12T12:52:00Z">
              <w:r w:rsidRPr="00CC3C13" w:rsidDel="003C316A">
                <w:rPr>
                  <w:rFonts w:ascii="Calibri" w:hAnsi="Calibri" w:cs="Calibri"/>
                  <w:color w:val="000000"/>
                  <w:sz w:val="18"/>
                  <w:szCs w:val="18"/>
                </w:rPr>
                <w:delText>-3.4%</w:delText>
              </w:r>
            </w:del>
          </w:p>
        </w:tc>
      </w:tr>
      <w:tr w:rsidR="00CC3C13" w:rsidRPr="003453AB" w:rsidDel="003C316A" w14:paraId="4C23FDDF" w14:textId="426BD79B" w:rsidTr="00CC3C13">
        <w:trPr>
          <w:trHeight w:val="247"/>
          <w:jc w:val="center"/>
          <w:del w:id="45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F272115" w14:textId="4A04FBE2" w:rsidR="00CC3C13" w:rsidRPr="003453AB" w:rsidDel="003C316A" w:rsidRDefault="00CC3C13">
            <w:pPr>
              <w:spacing w:after="0" w:line="276" w:lineRule="auto"/>
              <w:rPr>
                <w:del w:id="4545" w:author="Alotaibi, Raed" w:date="2019-07-12T12:52:00Z"/>
                <w:rFonts w:eastAsia="Times New Roman" w:cstheme="minorHAnsi"/>
                <w:b/>
                <w:bCs/>
                <w:color w:val="000000"/>
                <w:sz w:val="18"/>
                <w:szCs w:val="18"/>
              </w:rPr>
              <w:pPrChange w:id="4546" w:author="Alotaibi, Raed" w:date="2019-07-15T13:58:00Z">
                <w:pPr>
                  <w:spacing w:after="0" w:line="240" w:lineRule="auto"/>
                </w:pPr>
              </w:pPrChange>
            </w:pPr>
            <w:del w:id="4547" w:author="Alotaibi, Raed" w:date="2019-07-12T12:52:00Z">
              <w:r w:rsidRPr="003453AB" w:rsidDel="003C316A">
                <w:rPr>
                  <w:rFonts w:eastAsia="Times New Roman" w:cstheme="minorHAnsi"/>
                  <w:b/>
                  <w:bCs/>
                  <w:color w:val="000000"/>
                  <w:sz w:val="18"/>
                  <w:szCs w:val="18"/>
                </w:rPr>
                <w:delText>Kentucky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2D0F47" w14:textId="3C3FF3D4" w:rsidR="00CC3C13" w:rsidRPr="003453AB" w:rsidDel="003C316A" w:rsidRDefault="00CC3C13">
            <w:pPr>
              <w:spacing w:after="0" w:line="276" w:lineRule="auto"/>
              <w:jc w:val="right"/>
              <w:rPr>
                <w:del w:id="4548" w:author="Alotaibi, Raed" w:date="2019-07-12T12:52:00Z"/>
                <w:rFonts w:eastAsia="Times New Roman" w:cstheme="minorHAnsi"/>
                <w:color w:val="000000"/>
                <w:sz w:val="18"/>
                <w:szCs w:val="18"/>
              </w:rPr>
              <w:pPrChange w:id="4549" w:author="Alotaibi, Raed" w:date="2019-07-15T13:58:00Z">
                <w:pPr>
                  <w:spacing w:after="0" w:line="240" w:lineRule="auto"/>
                  <w:jc w:val="right"/>
                </w:pPr>
              </w:pPrChange>
            </w:pPr>
            <w:del w:id="4550" w:author="Alotaibi, Raed" w:date="2019-07-12T12:52:00Z">
              <w:r w:rsidRPr="003453AB" w:rsidDel="003C316A">
                <w:rPr>
                  <w:rFonts w:eastAsia="Times New Roman" w:cstheme="minorHAnsi"/>
                  <w:color w:val="000000"/>
                  <w:sz w:val="18"/>
                  <w:szCs w:val="18"/>
                </w:rPr>
                <w:delText>11,000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AAFD8CD" w14:textId="6B9EF24A" w:rsidR="00CC3C13" w:rsidRPr="003453AB" w:rsidDel="003C316A" w:rsidRDefault="00CC3C13">
            <w:pPr>
              <w:spacing w:after="0" w:line="276" w:lineRule="auto"/>
              <w:jc w:val="right"/>
              <w:rPr>
                <w:del w:id="4551" w:author="Alotaibi, Raed" w:date="2019-07-12T12:52:00Z"/>
                <w:rFonts w:eastAsia="Times New Roman" w:cstheme="minorHAnsi"/>
                <w:color w:val="000000"/>
                <w:sz w:val="18"/>
                <w:szCs w:val="18"/>
              </w:rPr>
              <w:pPrChange w:id="4552" w:author="Alotaibi, Raed" w:date="2019-07-15T13:58:00Z">
                <w:pPr>
                  <w:spacing w:after="0" w:line="240" w:lineRule="auto"/>
                  <w:jc w:val="right"/>
                </w:pPr>
              </w:pPrChange>
            </w:pPr>
            <w:del w:id="4553"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71D31A6" w14:textId="4BC1E942" w:rsidR="00CC3C13" w:rsidRPr="003453AB" w:rsidDel="003C316A" w:rsidRDefault="00CC3C13">
            <w:pPr>
              <w:spacing w:after="0" w:line="276" w:lineRule="auto"/>
              <w:jc w:val="right"/>
              <w:rPr>
                <w:del w:id="4554" w:author="Alotaibi, Raed" w:date="2019-07-12T12:52:00Z"/>
                <w:rFonts w:eastAsia="Times New Roman" w:cstheme="minorHAnsi"/>
                <w:color w:val="000000"/>
                <w:sz w:val="18"/>
                <w:szCs w:val="18"/>
              </w:rPr>
              <w:pPrChange w:id="4555" w:author="Alotaibi, Raed" w:date="2019-07-15T13:58:00Z">
                <w:pPr>
                  <w:spacing w:after="0" w:line="240" w:lineRule="auto"/>
                  <w:jc w:val="right"/>
                </w:pPr>
              </w:pPrChange>
            </w:pPr>
            <w:del w:id="4556"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6068CD7" w14:textId="691E63DD" w:rsidR="00CC3C13" w:rsidRPr="003453AB" w:rsidDel="003C316A" w:rsidRDefault="00CC3C13">
            <w:pPr>
              <w:spacing w:after="0" w:line="276" w:lineRule="auto"/>
              <w:jc w:val="right"/>
              <w:rPr>
                <w:del w:id="4557" w:author="Alotaibi, Raed" w:date="2019-07-12T12:52:00Z"/>
                <w:rFonts w:eastAsia="Times New Roman" w:cstheme="minorHAnsi"/>
                <w:color w:val="000000"/>
                <w:sz w:val="18"/>
                <w:szCs w:val="18"/>
              </w:rPr>
              <w:pPrChange w:id="4558" w:author="Alotaibi, Raed" w:date="2019-07-15T13:58:00Z">
                <w:pPr>
                  <w:spacing w:after="0" w:line="240" w:lineRule="auto"/>
                  <w:jc w:val="right"/>
                </w:pPr>
              </w:pPrChange>
            </w:pPr>
            <w:del w:id="4559" w:author="Alotaibi, Raed" w:date="2019-07-12T12:52:00Z">
              <w:r w:rsidRPr="003453AB" w:rsidDel="003C316A">
                <w:rPr>
                  <w:rFonts w:eastAsia="Times New Roman" w:cstheme="minorHAnsi"/>
                  <w:color w:val="000000"/>
                  <w:sz w:val="18"/>
                  <w:szCs w:val="18"/>
                </w:rPr>
                <w:delText>10,700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455DE4A" w14:textId="4DE9FBC9" w:rsidR="00CC3C13" w:rsidRPr="003453AB" w:rsidDel="003C316A" w:rsidRDefault="00CC3C13">
            <w:pPr>
              <w:spacing w:after="0" w:line="276" w:lineRule="auto"/>
              <w:jc w:val="right"/>
              <w:rPr>
                <w:del w:id="4560" w:author="Alotaibi, Raed" w:date="2019-07-12T12:52:00Z"/>
                <w:rFonts w:eastAsia="Times New Roman" w:cstheme="minorHAnsi"/>
                <w:color w:val="000000"/>
                <w:sz w:val="18"/>
                <w:szCs w:val="18"/>
              </w:rPr>
              <w:pPrChange w:id="4561" w:author="Alotaibi, Raed" w:date="2019-07-15T13:58:00Z">
                <w:pPr>
                  <w:spacing w:after="0" w:line="240" w:lineRule="auto"/>
                  <w:jc w:val="right"/>
                </w:pPr>
              </w:pPrChange>
            </w:pPr>
            <w:del w:id="4562" w:author="Alotaibi, Raed" w:date="2019-07-12T12:52:00Z">
              <w:r w:rsidRPr="003453AB" w:rsidDel="003C316A">
                <w:rPr>
                  <w:rFonts w:eastAsia="Times New Roman" w:cstheme="minorHAnsi"/>
                  <w:color w:val="000000"/>
                  <w:sz w:val="18"/>
                  <w:szCs w:val="18"/>
                </w:rPr>
                <w:delText>1,590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3D699D" w14:textId="246D3A71" w:rsidR="00CC3C13" w:rsidRPr="003453AB" w:rsidDel="003C316A" w:rsidRDefault="00CC3C13">
            <w:pPr>
              <w:spacing w:after="0" w:line="276" w:lineRule="auto"/>
              <w:jc w:val="right"/>
              <w:rPr>
                <w:del w:id="4563" w:author="Alotaibi, Raed" w:date="2019-07-12T12:52:00Z"/>
                <w:rFonts w:eastAsia="Times New Roman" w:cstheme="minorHAnsi"/>
                <w:color w:val="000000"/>
                <w:sz w:val="18"/>
                <w:szCs w:val="18"/>
              </w:rPr>
              <w:pPrChange w:id="4564" w:author="Alotaibi, Raed" w:date="2019-07-15T13:58:00Z">
                <w:pPr>
                  <w:spacing w:after="0" w:line="240" w:lineRule="auto"/>
                  <w:jc w:val="right"/>
                </w:pPr>
              </w:pPrChange>
            </w:pPr>
            <w:del w:id="4565" w:author="Alotaibi, Raed" w:date="2019-07-12T12:52:00Z">
              <w:r w:rsidRPr="003453AB" w:rsidDel="003C316A">
                <w:rPr>
                  <w:rFonts w:eastAsia="Times New Roman" w:cstheme="minorHAnsi"/>
                  <w:color w:val="000000"/>
                  <w:sz w:val="18"/>
                  <w:szCs w:val="18"/>
                </w:rPr>
                <w:delText>14.9%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0996BB" w14:textId="6350D97E" w:rsidR="00CC3C13" w:rsidRPr="00CC3C13" w:rsidDel="003C316A" w:rsidRDefault="00CC3C13">
            <w:pPr>
              <w:spacing w:after="0" w:line="276" w:lineRule="auto"/>
              <w:jc w:val="right"/>
              <w:rPr>
                <w:del w:id="4566" w:author="Alotaibi, Raed" w:date="2019-07-12T12:52:00Z"/>
                <w:rFonts w:eastAsia="Times New Roman" w:cstheme="minorHAnsi"/>
                <w:color w:val="000000"/>
                <w:sz w:val="18"/>
                <w:szCs w:val="18"/>
              </w:rPr>
              <w:pPrChange w:id="4567" w:author="Alotaibi, Raed" w:date="2019-07-15T13:58:00Z">
                <w:pPr>
                  <w:spacing w:after="0" w:line="240" w:lineRule="auto"/>
                  <w:jc w:val="right"/>
                </w:pPr>
              </w:pPrChange>
            </w:pPr>
            <w:del w:id="4568"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2E876F3" w14:textId="3DCC00D2" w:rsidR="00CC3C13" w:rsidRPr="00CC3C13" w:rsidDel="003C316A" w:rsidRDefault="00CC3C13">
            <w:pPr>
              <w:spacing w:after="0" w:line="276" w:lineRule="auto"/>
              <w:jc w:val="right"/>
              <w:rPr>
                <w:del w:id="4569" w:author="Alotaibi, Raed" w:date="2019-07-12T12:52:00Z"/>
                <w:rFonts w:eastAsia="Times New Roman" w:cstheme="minorHAnsi"/>
                <w:color w:val="000000"/>
                <w:sz w:val="18"/>
                <w:szCs w:val="18"/>
              </w:rPr>
              <w:pPrChange w:id="4570" w:author="Alotaibi, Raed" w:date="2019-07-15T13:58:00Z">
                <w:pPr>
                  <w:spacing w:after="0" w:line="240" w:lineRule="auto"/>
                  <w:jc w:val="right"/>
                </w:pPr>
              </w:pPrChange>
            </w:pPr>
            <w:del w:id="4571"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B281B26" w14:textId="2C44D309" w:rsidR="00CC3C13" w:rsidRPr="00CC3C13" w:rsidDel="003C316A" w:rsidRDefault="00CC3C13">
            <w:pPr>
              <w:spacing w:after="0" w:line="276" w:lineRule="auto"/>
              <w:jc w:val="right"/>
              <w:rPr>
                <w:del w:id="4572" w:author="Alotaibi, Raed" w:date="2019-07-12T12:52:00Z"/>
                <w:rFonts w:eastAsia="Times New Roman" w:cstheme="minorHAnsi"/>
                <w:color w:val="000000"/>
                <w:sz w:val="18"/>
                <w:szCs w:val="18"/>
              </w:rPr>
              <w:pPrChange w:id="4573" w:author="Alotaibi, Raed" w:date="2019-07-15T13:58:00Z">
                <w:pPr>
                  <w:spacing w:after="0" w:line="240" w:lineRule="auto"/>
                  <w:jc w:val="right"/>
                </w:pPr>
              </w:pPrChange>
            </w:pPr>
            <w:del w:id="4574"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CA6569A" w14:textId="09CD13A6" w:rsidR="00CC3C13" w:rsidRPr="00CC3C13" w:rsidDel="003C316A" w:rsidRDefault="00CC3C13">
            <w:pPr>
              <w:spacing w:after="0" w:line="276" w:lineRule="auto"/>
              <w:jc w:val="right"/>
              <w:rPr>
                <w:del w:id="4575" w:author="Alotaibi, Raed" w:date="2019-07-12T12:52:00Z"/>
                <w:rFonts w:eastAsia="Times New Roman" w:cstheme="minorHAnsi"/>
                <w:color w:val="000000"/>
                <w:sz w:val="18"/>
                <w:szCs w:val="18"/>
              </w:rPr>
              <w:pPrChange w:id="4576" w:author="Alotaibi, Raed" w:date="2019-07-15T13:58:00Z">
                <w:pPr>
                  <w:spacing w:after="0" w:line="240" w:lineRule="auto"/>
                  <w:jc w:val="right"/>
                </w:pPr>
              </w:pPrChange>
            </w:pPr>
            <w:del w:id="4577" w:author="Alotaibi, Raed" w:date="2019-07-12T12:52:00Z">
              <w:r w:rsidRPr="00CC3C13" w:rsidDel="003C316A">
                <w:rPr>
                  <w:rFonts w:ascii="Calibri" w:hAnsi="Calibri" w:cs="Calibri"/>
                  <w:color w:val="000000"/>
                  <w:sz w:val="18"/>
                  <w:szCs w:val="18"/>
                </w:rPr>
                <w:delText>-2.7%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4550498" w14:textId="529CB198" w:rsidR="00CC3C13" w:rsidRPr="00CC3C13" w:rsidDel="003C316A" w:rsidRDefault="00CC3C13">
            <w:pPr>
              <w:spacing w:after="0" w:line="276" w:lineRule="auto"/>
              <w:jc w:val="right"/>
              <w:rPr>
                <w:del w:id="4578" w:author="Alotaibi, Raed" w:date="2019-07-12T12:52:00Z"/>
                <w:rFonts w:eastAsia="Times New Roman" w:cstheme="minorHAnsi"/>
                <w:color w:val="000000"/>
                <w:sz w:val="18"/>
                <w:szCs w:val="18"/>
              </w:rPr>
              <w:pPrChange w:id="4579" w:author="Alotaibi, Raed" w:date="2019-07-15T13:58:00Z">
                <w:pPr>
                  <w:spacing w:after="0" w:line="240" w:lineRule="auto"/>
                  <w:jc w:val="right"/>
                </w:pPr>
              </w:pPrChange>
            </w:pPr>
            <w:del w:id="4580" w:author="Alotaibi, Raed" w:date="2019-07-12T12:52:00Z">
              <w:r w:rsidRPr="00CC3C13" w:rsidDel="003C316A">
                <w:rPr>
                  <w:rFonts w:ascii="Calibri" w:hAnsi="Calibri" w:cs="Calibri"/>
                  <w:color w:val="000000"/>
                  <w:sz w:val="18"/>
                  <w:szCs w:val="18"/>
                </w:rPr>
                <w:delText>-0.6%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C9E3355" w14:textId="5C04E256" w:rsidR="00CC3C13" w:rsidRPr="00CC3C13" w:rsidDel="003C316A" w:rsidRDefault="00CC3C13">
            <w:pPr>
              <w:spacing w:after="0" w:line="276" w:lineRule="auto"/>
              <w:jc w:val="right"/>
              <w:rPr>
                <w:del w:id="4581" w:author="Alotaibi, Raed" w:date="2019-07-12T12:52:00Z"/>
                <w:rFonts w:eastAsia="Times New Roman" w:cstheme="minorHAnsi"/>
                <w:color w:val="000000"/>
                <w:sz w:val="18"/>
                <w:szCs w:val="18"/>
              </w:rPr>
              <w:pPrChange w:id="4582" w:author="Alotaibi, Raed" w:date="2019-07-15T13:58:00Z">
                <w:pPr>
                  <w:spacing w:after="0" w:line="240" w:lineRule="auto"/>
                  <w:jc w:val="right"/>
                </w:pPr>
              </w:pPrChange>
            </w:pPr>
            <w:del w:id="4583"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7FEB5390" w14:textId="1CCD45F6" w:rsidTr="00CC3C13">
        <w:trPr>
          <w:trHeight w:val="247"/>
          <w:jc w:val="center"/>
          <w:del w:id="45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BCF447B" w14:textId="3E3B3165" w:rsidR="00CC3C13" w:rsidRPr="003453AB" w:rsidDel="003C316A" w:rsidRDefault="00CC3C13">
            <w:pPr>
              <w:spacing w:after="0" w:line="276" w:lineRule="auto"/>
              <w:rPr>
                <w:del w:id="4585" w:author="Alotaibi, Raed" w:date="2019-07-12T12:52:00Z"/>
                <w:rFonts w:eastAsia="Times New Roman" w:cstheme="minorHAnsi"/>
                <w:b/>
                <w:bCs/>
                <w:color w:val="000000"/>
                <w:sz w:val="18"/>
                <w:szCs w:val="18"/>
              </w:rPr>
              <w:pPrChange w:id="4586" w:author="Alotaibi, Raed" w:date="2019-07-15T13:58:00Z">
                <w:pPr>
                  <w:spacing w:after="0" w:line="240" w:lineRule="auto"/>
                </w:pPr>
              </w:pPrChange>
            </w:pPr>
            <w:del w:id="4587" w:author="Alotaibi, Raed" w:date="2019-07-12T12:52:00Z">
              <w:r w:rsidRPr="003453AB" w:rsidDel="003C316A">
                <w:rPr>
                  <w:rFonts w:eastAsia="Times New Roman" w:cstheme="minorHAnsi"/>
                  <w:b/>
                  <w:bCs/>
                  <w:color w:val="000000"/>
                  <w:sz w:val="18"/>
                  <w:szCs w:val="18"/>
                </w:rPr>
                <w:delText>Louisiana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982EECF" w14:textId="7FE2D298" w:rsidR="00CC3C13" w:rsidRPr="003453AB" w:rsidDel="003C316A" w:rsidRDefault="00CC3C13">
            <w:pPr>
              <w:spacing w:after="0" w:line="276" w:lineRule="auto"/>
              <w:jc w:val="right"/>
              <w:rPr>
                <w:del w:id="4588" w:author="Alotaibi, Raed" w:date="2019-07-12T12:52:00Z"/>
                <w:rFonts w:eastAsia="Times New Roman" w:cstheme="minorHAnsi"/>
                <w:color w:val="000000"/>
                <w:sz w:val="18"/>
                <w:szCs w:val="18"/>
              </w:rPr>
              <w:pPrChange w:id="4589" w:author="Alotaibi, Raed" w:date="2019-07-15T13:58:00Z">
                <w:pPr>
                  <w:spacing w:after="0" w:line="240" w:lineRule="auto"/>
                  <w:jc w:val="right"/>
                </w:pPr>
              </w:pPrChange>
            </w:pPr>
            <w:del w:id="4590" w:author="Alotaibi, Raed" w:date="2019-07-12T12:52:00Z">
              <w:r w:rsidRPr="003453AB" w:rsidDel="003C316A">
                <w:rPr>
                  <w:rFonts w:eastAsia="Times New Roman" w:cstheme="minorHAnsi"/>
                  <w:color w:val="000000"/>
                  <w:sz w:val="18"/>
                  <w:szCs w:val="18"/>
                </w:rPr>
                <w:delText>12,100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F106A05" w14:textId="3BB6086E" w:rsidR="00CC3C13" w:rsidRPr="003453AB" w:rsidDel="003C316A" w:rsidRDefault="00CC3C13">
            <w:pPr>
              <w:spacing w:after="0" w:line="276" w:lineRule="auto"/>
              <w:jc w:val="right"/>
              <w:rPr>
                <w:del w:id="4591" w:author="Alotaibi, Raed" w:date="2019-07-12T12:52:00Z"/>
                <w:rFonts w:eastAsia="Times New Roman" w:cstheme="minorHAnsi"/>
                <w:color w:val="000000"/>
                <w:sz w:val="18"/>
                <w:szCs w:val="18"/>
              </w:rPr>
              <w:pPrChange w:id="4592" w:author="Alotaibi, Raed" w:date="2019-07-15T13:58:00Z">
                <w:pPr>
                  <w:spacing w:after="0" w:line="240" w:lineRule="auto"/>
                  <w:jc w:val="right"/>
                </w:pPr>
              </w:pPrChange>
            </w:pPr>
            <w:del w:id="4593"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3C00E2C" w14:textId="516E3D80" w:rsidR="00CC3C13" w:rsidRPr="003453AB" w:rsidDel="003C316A" w:rsidRDefault="00CC3C13">
            <w:pPr>
              <w:spacing w:after="0" w:line="276" w:lineRule="auto"/>
              <w:jc w:val="right"/>
              <w:rPr>
                <w:del w:id="4594" w:author="Alotaibi, Raed" w:date="2019-07-12T12:52:00Z"/>
                <w:rFonts w:eastAsia="Times New Roman" w:cstheme="minorHAnsi"/>
                <w:color w:val="000000"/>
                <w:sz w:val="18"/>
                <w:szCs w:val="18"/>
              </w:rPr>
              <w:pPrChange w:id="4595" w:author="Alotaibi, Raed" w:date="2019-07-15T13:58:00Z">
                <w:pPr>
                  <w:spacing w:after="0" w:line="240" w:lineRule="auto"/>
                  <w:jc w:val="right"/>
                </w:pPr>
              </w:pPrChange>
            </w:pPr>
            <w:del w:id="4596" w:author="Alotaibi, Raed" w:date="2019-07-12T12:52:00Z">
              <w:r w:rsidRPr="003453AB" w:rsidDel="003C316A">
                <w:rPr>
                  <w:rFonts w:eastAsia="Times New Roman" w:cstheme="minorHAnsi"/>
                  <w:color w:val="000000"/>
                  <w:sz w:val="18"/>
                  <w:szCs w:val="18"/>
                </w:rPr>
                <w:delText>11.6%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9EC64FC" w14:textId="0D3A33AA" w:rsidR="00CC3C13" w:rsidRPr="003453AB" w:rsidDel="003C316A" w:rsidRDefault="00CC3C13">
            <w:pPr>
              <w:spacing w:after="0" w:line="276" w:lineRule="auto"/>
              <w:jc w:val="right"/>
              <w:rPr>
                <w:del w:id="4597" w:author="Alotaibi, Raed" w:date="2019-07-12T12:52:00Z"/>
                <w:rFonts w:eastAsia="Times New Roman" w:cstheme="minorHAnsi"/>
                <w:color w:val="000000"/>
                <w:sz w:val="18"/>
                <w:szCs w:val="18"/>
              </w:rPr>
              <w:pPrChange w:id="4598" w:author="Alotaibi, Raed" w:date="2019-07-15T13:58:00Z">
                <w:pPr>
                  <w:spacing w:after="0" w:line="240" w:lineRule="auto"/>
                  <w:jc w:val="right"/>
                </w:pPr>
              </w:pPrChange>
            </w:pPr>
            <w:del w:id="4599" w:author="Alotaibi, Raed" w:date="2019-07-12T12:52:00Z">
              <w:r w:rsidRPr="003453AB" w:rsidDel="003C316A">
                <w:rPr>
                  <w:rFonts w:eastAsia="Times New Roman" w:cstheme="minorHAnsi"/>
                  <w:color w:val="000000"/>
                  <w:sz w:val="18"/>
                  <w:szCs w:val="18"/>
                </w:rPr>
                <w:delText>5,600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EAD777" w14:textId="0CDCC446" w:rsidR="00CC3C13" w:rsidRPr="003453AB" w:rsidDel="003C316A" w:rsidRDefault="00CC3C13">
            <w:pPr>
              <w:spacing w:after="0" w:line="276" w:lineRule="auto"/>
              <w:jc w:val="right"/>
              <w:rPr>
                <w:del w:id="4600" w:author="Alotaibi, Raed" w:date="2019-07-12T12:52:00Z"/>
                <w:rFonts w:eastAsia="Times New Roman" w:cstheme="minorHAnsi"/>
                <w:color w:val="000000"/>
                <w:sz w:val="18"/>
                <w:szCs w:val="18"/>
              </w:rPr>
              <w:pPrChange w:id="4601" w:author="Alotaibi, Raed" w:date="2019-07-15T13:58:00Z">
                <w:pPr>
                  <w:spacing w:after="0" w:line="240" w:lineRule="auto"/>
                  <w:jc w:val="right"/>
                </w:pPr>
              </w:pPrChange>
            </w:pPr>
            <w:del w:id="4602" w:author="Alotaibi, Raed" w:date="2019-07-12T12:52:00Z">
              <w:r w:rsidRPr="003453AB" w:rsidDel="003C316A">
                <w:rPr>
                  <w:rFonts w:eastAsia="Times New Roman" w:cstheme="minorHAnsi"/>
                  <w:color w:val="000000"/>
                  <w:sz w:val="18"/>
                  <w:szCs w:val="18"/>
                </w:rPr>
                <w:delText>650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58A161" w14:textId="0C6257CC" w:rsidR="00CC3C13" w:rsidRPr="003453AB" w:rsidDel="003C316A" w:rsidRDefault="00CC3C13">
            <w:pPr>
              <w:spacing w:after="0" w:line="276" w:lineRule="auto"/>
              <w:jc w:val="right"/>
              <w:rPr>
                <w:del w:id="4603" w:author="Alotaibi, Raed" w:date="2019-07-12T12:52:00Z"/>
                <w:rFonts w:eastAsia="Times New Roman" w:cstheme="minorHAnsi"/>
                <w:color w:val="000000"/>
                <w:sz w:val="18"/>
                <w:szCs w:val="18"/>
              </w:rPr>
              <w:pPrChange w:id="4604" w:author="Alotaibi, Raed" w:date="2019-07-15T13:58:00Z">
                <w:pPr>
                  <w:spacing w:after="0" w:line="240" w:lineRule="auto"/>
                  <w:jc w:val="right"/>
                </w:pPr>
              </w:pPrChange>
            </w:pPr>
            <w:del w:id="4605" w:author="Alotaibi, Raed" w:date="2019-07-12T12:52:00Z">
              <w:r w:rsidRPr="003453AB" w:rsidDel="003C316A">
                <w:rPr>
                  <w:rFonts w:eastAsia="Times New Roman" w:cstheme="minorHAnsi"/>
                  <w:color w:val="000000"/>
                  <w:sz w:val="18"/>
                  <w:szCs w:val="18"/>
                </w:rPr>
                <w:delText>11.6%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B340C6E" w14:textId="228AAC2B" w:rsidR="00CC3C13" w:rsidRPr="00CC3C13" w:rsidDel="003C316A" w:rsidRDefault="00CC3C13">
            <w:pPr>
              <w:spacing w:after="0" w:line="276" w:lineRule="auto"/>
              <w:jc w:val="right"/>
              <w:rPr>
                <w:del w:id="4606" w:author="Alotaibi, Raed" w:date="2019-07-12T12:52:00Z"/>
                <w:rFonts w:eastAsia="Times New Roman" w:cstheme="minorHAnsi"/>
                <w:color w:val="000000"/>
                <w:sz w:val="18"/>
                <w:szCs w:val="18"/>
              </w:rPr>
              <w:pPrChange w:id="4607" w:author="Alotaibi, Raed" w:date="2019-07-15T13:58:00Z">
                <w:pPr>
                  <w:spacing w:after="0" w:line="240" w:lineRule="auto"/>
                  <w:jc w:val="right"/>
                </w:pPr>
              </w:pPrChange>
            </w:pPr>
            <w:del w:id="4608" w:author="Alotaibi, Raed" w:date="2019-07-12T12:52:00Z">
              <w:r w:rsidRPr="00CC3C13" w:rsidDel="003C316A">
                <w:rPr>
                  <w:rFonts w:ascii="Calibri" w:hAnsi="Calibri" w:cs="Calibri"/>
                  <w:color w:val="000000"/>
                  <w:sz w:val="18"/>
                  <w:szCs w:val="18"/>
                </w:rPr>
                <w:delText>-6,500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6CDE474" w14:textId="1C4ECE88" w:rsidR="00CC3C13" w:rsidRPr="00CC3C13" w:rsidDel="003C316A" w:rsidRDefault="00CC3C13">
            <w:pPr>
              <w:spacing w:after="0" w:line="276" w:lineRule="auto"/>
              <w:jc w:val="right"/>
              <w:rPr>
                <w:del w:id="4609" w:author="Alotaibi, Raed" w:date="2019-07-12T12:52:00Z"/>
                <w:rFonts w:eastAsia="Times New Roman" w:cstheme="minorHAnsi"/>
                <w:color w:val="000000"/>
                <w:sz w:val="18"/>
                <w:szCs w:val="18"/>
              </w:rPr>
              <w:pPrChange w:id="4610" w:author="Alotaibi, Raed" w:date="2019-07-15T13:58:00Z">
                <w:pPr>
                  <w:spacing w:after="0" w:line="240" w:lineRule="auto"/>
                  <w:jc w:val="right"/>
                </w:pPr>
              </w:pPrChange>
            </w:pPr>
            <w:del w:id="4611"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3C1FFCB" w14:textId="7CC407DE" w:rsidR="00CC3C13" w:rsidRPr="00CC3C13" w:rsidDel="003C316A" w:rsidRDefault="00CC3C13">
            <w:pPr>
              <w:spacing w:after="0" w:line="276" w:lineRule="auto"/>
              <w:jc w:val="right"/>
              <w:rPr>
                <w:del w:id="4612" w:author="Alotaibi, Raed" w:date="2019-07-12T12:52:00Z"/>
                <w:rFonts w:eastAsia="Times New Roman" w:cstheme="minorHAnsi"/>
                <w:color w:val="000000"/>
                <w:sz w:val="18"/>
                <w:szCs w:val="18"/>
              </w:rPr>
              <w:pPrChange w:id="4613" w:author="Alotaibi, Raed" w:date="2019-07-15T13:58:00Z">
                <w:pPr>
                  <w:spacing w:after="0" w:line="240" w:lineRule="auto"/>
                  <w:jc w:val="right"/>
                </w:pPr>
              </w:pPrChange>
            </w:pPr>
            <w:del w:id="461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47EFDC9" w14:textId="4236E3C9" w:rsidR="00CC3C13" w:rsidRPr="00CC3C13" w:rsidDel="003C316A" w:rsidRDefault="00CC3C13">
            <w:pPr>
              <w:spacing w:after="0" w:line="276" w:lineRule="auto"/>
              <w:jc w:val="right"/>
              <w:rPr>
                <w:del w:id="4615" w:author="Alotaibi, Raed" w:date="2019-07-12T12:52:00Z"/>
                <w:rFonts w:eastAsia="Times New Roman" w:cstheme="minorHAnsi"/>
                <w:color w:val="000000"/>
                <w:sz w:val="18"/>
                <w:szCs w:val="18"/>
              </w:rPr>
              <w:pPrChange w:id="4616" w:author="Alotaibi, Raed" w:date="2019-07-15T13:58:00Z">
                <w:pPr>
                  <w:spacing w:after="0" w:line="240" w:lineRule="auto"/>
                  <w:jc w:val="right"/>
                </w:pPr>
              </w:pPrChange>
            </w:pPr>
            <w:del w:id="4617" w:author="Alotaibi, Raed" w:date="2019-07-12T12:52:00Z">
              <w:r w:rsidRPr="00CC3C13" w:rsidDel="003C316A">
                <w:rPr>
                  <w:rFonts w:ascii="Calibri" w:hAnsi="Calibri" w:cs="Calibri"/>
                  <w:color w:val="000000"/>
                  <w:sz w:val="18"/>
                  <w:szCs w:val="18"/>
                </w:rPr>
                <w:delText>-53.7%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6DB0FB7" w14:textId="3AB377CF" w:rsidR="00CC3C13" w:rsidRPr="00CC3C13" w:rsidDel="003C316A" w:rsidRDefault="00CC3C13">
            <w:pPr>
              <w:spacing w:after="0" w:line="276" w:lineRule="auto"/>
              <w:jc w:val="right"/>
              <w:rPr>
                <w:del w:id="4618" w:author="Alotaibi, Raed" w:date="2019-07-12T12:52:00Z"/>
                <w:rFonts w:eastAsia="Times New Roman" w:cstheme="minorHAnsi"/>
                <w:color w:val="000000"/>
                <w:sz w:val="18"/>
                <w:szCs w:val="18"/>
              </w:rPr>
              <w:pPrChange w:id="4619" w:author="Alotaibi, Raed" w:date="2019-07-15T13:58:00Z">
                <w:pPr>
                  <w:spacing w:after="0" w:line="240" w:lineRule="auto"/>
                  <w:jc w:val="right"/>
                </w:pPr>
              </w:pPrChange>
            </w:pPr>
            <w:del w:id="4620" w:author="Alotaibi, Raed" w:date="2019-07-12T12:52:00Z">
              <w:r w:rsidRPr="00CC3C13" w:rsidDel="003C316A">
                <w:rPr>
                  <w:rFonts w:ascii="Calibri" w:hAnsi="Calibri" w:cs="Calibri"/>
                  <w:color w:val="000000"/>
                  <w:sz w:val="18"/>
                  <w:szCs w:val="18"/>
                </w:rPr>
                <w:delText>-53.6%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F6B785" w14:textId="5BEFE266" w:rsidR="00CC3C13" w:rsidRPr="00CC3C13" w:rsidDel="003C316A" w:rsidRDefault="00CC3C13">
            <w:pPr>
              <w:spacing w:after="0" w:line="276" w:lineRule="auto"/>
              <w:jc w:val="right"/>
              <w:rPr>
                <w:del w:id="4621" w:author="Alotaibi, Raed" w:date="2019-07-12T12:52:00Z"/>
                <w:rFonts w:eastAsia="Times New Roman" w:cstheme="minorHAnsi"/>
                <w:color w:val="000000"/>
                <w:sz w:val="18"/>
                <w:szCs w:val="18"/>
              </w:rPr>
              <w:pPrChange w:id="4622" w:author="Alotaibi, Raed" w:date="2019-07-15T13:58:00Z">
                <w:pPr>
                  <w:spacing w:after="0" w:line="240" w:lineRule="auto"/>
                  <w:jc w:val="right"/>
                </w:pPr>
              </w:pPrChange>
            </w:pPr>
            <w:del w:id="4623"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275A254" w14:textId="09AA2016" w:rsidTr="00CC3C13">
        <w:trPr>
          <w:trHeight w:val="247"/>
          <w:jc w:val="center"/>
          <w:del w:id="46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1F1AAE3" w14:textId="0A01BF38" w:rsidR="00CC3C13" w:rsidRPr="003453AB" w:rsidDel="003C316A" w:rsidRDefault="00CC3C13">
            <w:pPr>
              <w:spacing w:after="0" w:line="276" w:lineRule="auto"/>
              <w:rPr>
                <w:del w:id="4625" w:author="Alotaibi, Raed" w:date="2019-07-12T12:52:00Z"/>
                <w:rFonts w:eastAsia="Times New Roman" w:cstheme="minorHAnsi"/>
                <w:b/>
                <w:bCs/>
                <w:color w:val="000000"/>
                <w:sz w:val="18"/>
                <w:szCs w:val="18"/>
              </w:rPr>
              <w:pPrChange w:id="4626" w:author="Alotaibi, Raed" w:date="2019-07-15T13:58:00Z">
                <w:pPr>
                  <w:spacing w:after="0" w:line="240" w:lineRule="auto"/>
                </w:pPr>
              </w:pPrChange>
            </w:pPr>
            <w:del w:id="4627" w:author="Alotaibi, Raed" w:date="2019-07-12T12:52:00Z">
              <w:r w:rsidRPr="003453AB" w:rsidDel="003C316A">
                <w:rPr>
                  <w:rFonts w:eastAsia="Times New Roman" w:cstheme="minorHAnsi"/>
                  <w:b/>
                  <w:bCs/>
                  <w:color w:val="000000"/>
                  <w:sz w:val="18"/>
                  <w:szCs w:val="18"/>
                </w:rPr>
                <w:delText>Maine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F356569" w14:textId="00117A73" w:rsidR="00CC3C13" w:rsidRPr="003453AB" w:rsidDel="003C316A" w:rsidRDefault="00CC3C13">
            <w:pPr>
              <w:spacing w:after="0" w:line="276" w:lineRule="auto"/>
              <w:jc w:val="right"/>
              <w:rPr>
                <w:del w:id="4628" w:author="Alotaibi, Raed" w:date="2019-07-12T12:52:00Z"/>
                <w:rFonts w:eastAsia="Times New Roman" w:cstheme="minorHAnsi"/>
                <w:color w:val="000000"/>
                <w:sz w:val="18"/>
                <w:szCs w:val="18"/>
              </w:rPr>
              <w:pPrChange w:id="4629" w:author="Alotaibi, Raed" w:date="2019-07-15T13:58:00Z">
                <w:pPr>
                  <w:spacing w:after="0" w:line="240" w:lineRule="auto"/>
                  <w:jc w:val="right"/>
                </w:pPr>
              </w:pPrChange>
            </w:pPr>
            <w:del w:id="4630" w:author="Alotaibi, Raed" w:date="2019-07-12T12:52:00Z">
              <w:r w:rsidRPr="003453AB" w:rsidDel="003C316A">
                <w:rPr>
                  <w:rFonts w:eastAsia="Times New Roman" w:cstheme="minorHAnsi"/>
                  <w:color w:val="000000"/>
                  <w:sz w:val="18"/>
                  <w:szCs w:val="18"/>
                </w:rPr>
                <w:delText>3,000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8047A9" w14:textId="39933C9C" w:rsidR="00CC3C13" w:rsidRPr="003453AB" w:rsidDel="003C316A" w:rsidRDefault="00CC3C13">
            <w:pPr>
              <w:spacing w:after="0" w:line="276" w:lineRule="auto"/>
              <w:jc w:val="right"/>
              <w:rPr>
                <w:del w:id="4631" w:author="Alotaibi, Raed" w:date="2019-07-12T12:52:00Z"/>
                <w:rFonts w:eastAsia="Times New Roman" w:cstheme="minorHAnsi"/>
                <w:color w:val="000000"/>
                <w:sz w:val="18"/>
                <w:szCs w:val="18"/>
              </w:rPr>
              <w:pPrChange w:id="4632" w:author="Alotaibi, Raed" w:date="2019-07-15T13:58:00Z">
                <w:pPr>
                  <w:spacing w:after="0" w:line="240" w:lineRule="auto"/>
                  <w:jc w:val="right"/>
                </w:pPr>
              </w:pPrChange>
            </w:pPr>
            <w:del w:id="4633"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A49F910" w14:textId="6088F44E" w:rsidR="00CC3C13" w:rsidRPr="003453AB" w:rsidDel="003C316A" w:rsidRDefault="00CC3C13">
            <w:pPr>
              <w:spacing w:after="0" w:line="276" w:lineRule="auto"/>
              <w:jc w:val="right"/>
              <w:rPr>
                <w:del w:id="4634" w:author="Alotaibi, Raed" w:date="2019-07-12T12:52:00Z"/>
                <w:rFonts w:eastAsia="Times New Roman" w:cstheme="minorHAnsi"/>
                <w:color w:val="000000"/>
                <w:sz w:val="18"/>
                <w:szCs w:val="18"/>
              </w:rPr>
              <w:pPrChange w:id="4635" w:author="Alotaibi, Raed" w:date="2019-07-15T13:58:00Z">
                <w:pPr>
                  <w:spacing w:after="0" w:line="240" w:lineRule="auto"/>
                  <w:jc w:val="right"/>
                </w:pPr>
              </w:pPrChange>
            </w:pPr>
            <w:del w:id="4636"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E4860C" w14:textId="01112E54" w:rsidR="00CC3C13" w:rsidRPr="003453AB" w:rsidDel="003C316A" w:rsidRDefault="00CC3C13">
            <w:pPr>
              <w:spacing w:after="0" w:line="276" w:lineRule="auto"/>
              <w:jc w:val="right"/>
              <w:rPr>
                <w:del w:id="4637" w:author="Alotaibi, Raed" w:date="2019-07-12T12:52:00Z"/>
                <w:rFonts w:eastAsia="Times New Roman" w:cstheme="minorHAnsi"/>
                <w:color w:val="000000"/>
                <w:sz w:val="18"/>
                <w:szCs w:val="18"/>
              </w:rPr>
              <w:pPrChange w:id="4638" w:author="Alotaibi, Raed" w:date="2019-07-15T13:58:00Z">
                <w:pPr>
                  <w:spacing w:after="0" w:line="240" w:lineRule="auto"/>
                  <w:jc w:val="right"/>
                </w:pPr>
              </w:pPrChange>
            </w:pPr>
            <w:del w:id="4639" w:author="Alotaibi, Raed" w:date="2019-07-12T12:52:00Z">
              <w:r w:rsidRPr="003453AB" w:rsidDel="003C316A">
                <w:rPr>
                  <w:rFonts w:eastAsia="Times New Roman" w:cstheme="minorHAnsi"/>
                  <w:color w:val="000000"/>
                  <w:sz w:val="18"/>
                  <w:szCs w:val="18"/>
                </w:rPr>
                <w:delText>2,200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3F74CC8" w14:textId="0B2B05C4" w:rsidR="00CC3C13" w:rsidRPr="003453AB" w:rsidDel="003C316A" w:rsidRDefault="00CC3C13">
            <w:pPr>
              <w:spacing w:after="0" w:line="276" w:lineRule="auto"/>
              <w:jc w:val="right"/>
              <w:rPr>
                <w:del w:id="4640" w:author="Alotaibi, Raed" w:date="2019-07-12T12:52:00Z"/>
                <w:rFonts w:eastAsia="Times New Roman" w:cstheme="minorHAnsi"/>
                <w:color w:val="000000"/>
                <w:sz w:val="18"/>
                <w:szCs w:val="18"/>
              </w:rPr>
              <w:pPrChange w:id="4641" w:author="Alotaibi, Raed" w:date="2019-07-15T13:58:00Z">
                <w:pPr>
                  <w:spacing w:after="0" w:line="240" w:lineRule="auto"/>
                  <w:jc w:val="right"/>
                </w:pPr>
              </w:pPrChange>
            </w:pPr>
            <w:del w:id="4642" w:author="Alotaibi, Raed" w:date="2019-07-12T12:52:00Z">
              <w:r w:rsidRPr="003453AB" w:rsidDel="003C316A">
                <w:rPr>
                  <w:rFonts w:eastAsia="Times New Roman" w:cstheme="minorHAnsi"/>
                  <w:color w:val="000000"/>
                  <w:sz w:val="18"/>
                  <w:szCs w:val="18"/>
                </w:rPr>
                <w:delText>170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1496700" w14:textId="0C88DAFE" w:rsidR="00CC3C13" w:rsidRPr="003453AB" w:rsidDel="003C316A" w:rsidRDefault="00CC3C13">
            <w:pPr>
              <w:spacing w:after="0" w:line="276" w:lineRule="auto"/>
              <w:jc w:val="right"/>
              <w:rPr>
                <w:del w:id="4643" w:author="Alotaibi, Raed" w:date="2019-07-12T12:52:00Z"/>
                <w:rFonts w:eastAsia="Times New Roman" w:cstheme="minorHAnsi"/>
                <w:color w:val="000000"/>
                <w:sz w:val="18"/>
                <w:szCs w:val="18"/>
              </w:rPr>
              <w:pPrChange w:id="4644" w:author="Alotaibi, Raed" w:date="2019-07-15T13:58:00Z">
                <w:pPr>
                  <w:spacing w:after="0" w:line="240" w:lineRule="auto"/>
                  <w:jc w:val="right"/>
                </w:pPr>
              </w:pPrChange>
            </w:pPr>
            <w:del w:id="4645" w:author="Alotaibi, Raed" w:date="2019-07-12T12:52:00Z">
              <w:r w:rsidRPr="003453AB" w:rsidDel="003C316A">
                <w:rPr>
                  <w:rFonts w:eastAsia="Times New Roman" w:cstheme="minorHAnsi"/>
                  <w:color w:val="000000"/>
                  <w:sz w:val="18"/>
                  <w:szCs w:val="18"/>
                </w:rPr>
                <w:delText>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8015CBD" w14:textId="0C0A0753" w:rsidR="00CC3C13" w:rsidRPr="00CC3C13" w:rsidDel="003C316A" w:rsidRDefault="00CC3C13">
            <w:pPr>
              <w:spacing w:after="0" w:line="276" w:lineRule="auto"/>
              <w:jc w:val="right"/>
              <w:rPr>
                <w:del w:id="4646" w:author="Alotaibi, Raed" w:date="2019-07-12T12:52:00Z"/>
                <w:rFonts w:eastAsia="Times New Roman" w:cstheme="minorHAnsi"/>
                <w:color w:val="000000"/>
                <w:sz w:val="18"/>
                <w:szCs w:val="18"/>
              </w:rPr>
              <w:pPrChange w:id="4647" w:author="Alotaibi, Raed" w:date="2019-07-15T13:58:00Z">
                <w:pPr>
                  <w:spacing w:after="0" w:line="240" w:lineRule="auto"/>
                  <w:jc w:val="right"/>
                </w:pPr>
              </w:pPrChange>
            </w:pPr>
            <w:del w:id="4648"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4FB486" w14:textId="45D601E1" w:rsidR="00CC3C13" w:rsidRPr="00CC3C13" w:rsidDel="003C316A" w:rsidRDefault="00CC3C13">
            <w:pPr>
              <w:spacing w:after="0" w:line="276" w:lineRule="auto"/>
              <w:jc w:val="right"/>
              <w:rPr>
                <w:del w:id="4649" w:author="Alotaibi, Raed" w:date="2019-07-12T12:52:00Z"/>
                <w:rFonts w:eastAsia="Times New Roman" w:cstheme="minorHAnsi"/>
                <w:color w:val="000000"/>
                <w:sz w:val="18"/>
                <w:szCs w:val="18"/>
              </w:rPr>
              <w:pPrChange w:id="4650" w:author="Alotaibi, Raed" w:date="2019-07-15T13:58:00Z">
                <w:pPr>
                  <w:spacing w:after="0" w:line="240" w:lineRule="auto"/>
                  <w:jc w:val="right"/>
                </w:pPr>
              </w:pPrChange>
            </w:pPr>
            <w:del w:id="4651"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D47CE" w14:textId="7876E880" w:rsidR="00CC3C13" w:rsidRPr="00CC3C13" w:rsidDel="003C316A" w:rsidRDefault="00CC3C13">
            <w:pPr>
              <w:spacing w:after="0" w:line="276" w:lineRule="auto"/>
              <w:jc w:val="right"/>
              <w:rPr>
                <w:del w:id="4652" w:author="Alotaibi, Raed" w:date="2019-07-12T12:52:00Z"/>
                <w:rFonts w:eastAsia="Times New Roman" w:cstheme="minorHAnsi"/>
                <w:color w:val="000000"/>
                <w:sz w:val="18"/>
                <w:szCs w:val="18"/>
              </w:rPr>
              <w:pPrChange w:id="4653" w:author="Alotaibi, Raed" w:date="2019-07-15T13:58:00Z">
                <w:pPr>
                  <w:spacing w:after="0" w:line="240" w:lineRule="auto"/>
                  <w:jc w:val="right"/>
                </w:pPr>
              </w:pPrChange>
            </w:pPr>
            <w:del w:id="4654"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9487C7B" w14:textId="34BAD8D8" w:rsidR="00CC3C13" w:rsidRPr="00CC3C13" w:rsidDel="003C316A" w:rsidRDefault="00CC3C13">
            <w:pPr>
              <w:spacing w:after="0" w:line="276" w:lineRule="auto"/>
              <w:jc w:val="right"/>
              <w:rPr>
                <w:del w:id="4655" w:author="Alotaibi, Raed" w:date="2019-07-12T12:52:00Z"/>
                <w:rFonts w:eastAsia="Times New Roman" w:cstheme="minorHAnsi"/>
                <w:color w:val="000000"/>
                <w:sz w:val="18"/>
                <w:szCs w:val="18"/>
              </w:rPr>
              <w:pPrChange w:id="4656" w:author="Alotaibi, Raed" w:date="2019-07-15T13:58:00Z">
                <w:pPr>
                  <w:spacing w:after="0" w:line="240" w:lineRule="auto"/>
                  <w:jc w:val="right"/>
                </w:pPr>
              </w:pPrChange>
            </w:pPr>
            <w:del w:id="4657" w:author="Alotaibi, Raed" w:date="2019-07-12T12:52:00Z">
              <w:r w:rsidRPr="00CC3C13" w:rsidDel="003C316A">
                <w:rPr>
                  <w:rFonts w:ascii="Calibri" w:hAnsi="Calibri" w:cs="Calibri"/>
                  <w:color w:val="000000"/>
                  <w:sz w:val="18"/>
                  <w:szCs w:val="18"/>
                </w:rPr>
                <w:delText>-26.7%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DC61EF" w14:textId="2EE8108E" w:rsidR="00CC3C13" w:rsidRPr="00CC3C13" w:rsidDel="003C316A" w:rsidRDefault="00CC3C13">
            <w:pPr>
              <w:spacing w:after="0" w:line="276" w:lineRule="auto"/>
              <w:jc w:val="right"/>
              <w:rPr>
                <w:del w:id="4658" w:author="Alotaibi, Raed" w:date="2019-07-12T12:52:00Z"/>
                <w:rFonts w:eastAsia="Times New Roman" w:cstheme="minorHAnsi"/>
                <w:color w:val="000000"/>
                <w:sz w:val="18"/>
                <w:szCs w:val="18"/>
              </w:rPr>
              <w:pPrChange w:id="4659" w:author="Alotaibi, Raed" w:date="2019-07-15T13:58:00Z">
                <w:pPr>
                  <w:spacing w:after="0" w:line="240" w:lineRule="auto"/>
                  <w:jc w:val="right"/>
                </w:pPr>
              </w:pPrChange>
            </w:pPr>
            <w:del w:id="4660" w:author="Alotaibi, Raed" w:date="2019-07-12T12:52:00Z">
              <w:r w:rsidRPr="00CC3C13" w:rsidDel="003C316A">
                <w:rPr>
                  <w:rFonts w:ascii="Calibri" w:hAnsi="Calibri" w:cs="Calibri"/>
                  <w:color w:val="000000"/>
                  <w:sz w:val="18"/>
                  <w:szCs w:val="18"/>
                </w:rPr>
                <w:delText>-15.0%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DA5F35A" w14:textId="1FE0AF19" w:rsidR="00CC3C13" w:rsidRPr="00CC3C13" w:rsidDel="003C316A" w:rsidRDefault="00CC3C13">
            <w:pPr>
              <w:spacing w:after="0" w:line="276" w:lineRule="auto"/>
              <w:jc w:val="right"/>
              <w:rPr>
                <w:del w:id="4661" w:author="Alotaibi, Raed" w:date="2019-07-12T12:52:00Z"/>
                <w:rFonts w:eastAsia="Times New Roman" w:cstheme="minorHAnsi"/>
                <w:color w:val="000000"/>
                <w:sz w:val="18"/>
                <w:szCs w:val="18"/>
              </w:rPr>
              <w:pPrChange w:id="4662" w:author="Alotaibi, Raed" w:date="2019-07-15T13:58:00Z">
                <w:pPr>
                  <w:spacing w:after="0" w:line="240" w:lineRule="auto"/>
                  <w:jc w:val="right"/>
                </w:pPr>
              </w:pPrChange>
            </w:pPr>
            <w:del w:id="4663" w:author="Alotaibi, Raed" w:date="2019-07-12T12:52:00Z">
              <w:r w:rsidRPr="00CC3C13" w:rsidDel="003C316A">
                <w:rPr>
                  <w:rFonts w:ascii="Calibri" w:hAnsi="Calibri" w:cs="Calibri"/>
                  <w:color w:val="000000"/>
                  <w:sz w:val="18"/>
                  <w:szCs w:val="18"/>
                </w:rPr>
                <w:delText>15.9%</w:delText>
              </w:r>
            </w:del>
          </w:p>
        </w:tc>
      </w:tr>
      <w:tr w:rsidR="00CC3C13" w:rsidRPr="003453AB" w:rsidDel="003C316A" w14:paraId="639F18EE" w14:textId="22E57607" w:rsidTr="00CC3C13">
        <w:trPr>
          <w:trHeight w:val="247"/>
          <w:jc w:val="center"/>
          <w:del w:id="46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E15A2A" w14:textId="5E9DA2D7" w:rsidR="00CC3C13" w:rsidRPr="003453AB" w:rsidDel="003C316A" w:rsidRDefault="00CC3C13">
            <w:pPr>
              <w:spacing w:after="0" w:line="276" w:lineRule="auto"/>
              <w:rPr>
                <w:del w:id="4665" w:author="Alotaibi, Raed" w:date="2019-07-12T12:52:00Z"/>
                <w:rFonts w:eastAsia="Times New Roman" w:cstheme="minorHAnsi"/>
                <w:b/>
                <w:bCs/>
                <w:color w:val="000000"/>
                <w:sz w:val="18"/>
                <w:szCs w:val="18"/>
              </w:rPr>
              <w:pPrChange w:id="4666" w:author="Alotaibi, Raed" w:date="2019-07-15T13:58:00Z">
                <w:pPr>
                  <w:spacing w:after="0" w:line="240" w:lineRule="auto"/>
                </w:pPr>
              </w:pPrChange>
            </w:pPr>
            <w:del w:id="4667" w:author="Alotaibi, Raed" w:date="2019-07-12T12:52:00Z">
              <w:r w:rsidRPr="003453AB" w:rsidDel="003C316A">
                <w:rPr>
                  <w:rFonts w:eastAsia="Times New Roman" w:cstheme="minorHAnsi"/>
                  <w:b/>
                  <w:bCs/>
                  <w:color w:val="000000"/>
                  <w:sz w:val="18"/>
                  <w:szCs w:val="18"/>
                </w:rPr>
                <w:delText>Maryland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CDB72" w14:textId="607CEA72" w:rsidR="00CC3C13" w:rsidRPr="003453AB" w:rsidDel="003C316A" w:rsidRDefault="00CC3C13">
            <w:pPr>
              <w:spacing w:after="0" w:line="276" w:lineRule="auto"/>
              <w:jc w:val="right"/>
              <w:rPr>
                <w:del w:id="4668" w:author="Alotaibi, Raed" w:date="2019-07-12T12:52:00Z"/>
                <w:rFonts w:eastAsia="Times New Roman" w:cstheme="minorHAnsi"/>
                <w:color w:val="000000"/>
                <w:sz w:val="18"/>
                <w:szCs w:val="18"/>
              </w:rPr>
              <w:pPrChange w:id="4669" w:author="Alotaibi, Raed" w:date="2019-07-15T13:58:00Z">
                <w:pPr>
                  <w:spacing w:after="0" w:line="240" w:lineRule="auto"/>
                  <w:jc w:val="right"/>
                </w:pPr>
              </w:pPrChange>
            </w:pPr>
            <w:del w:id="4670" w:author="Alotaibi, Raed" w:date="2019-07-12T12:52:00Z">
              <w:r w:rsidRPr="003453AB" w:rsidDel="003C316A">
                <w:rPr>
                  <w:rFonts w:eastAsia="Times New Roman" w:cstheme="minorHAnsi"/>
                  <w:color w:val="000000"/>
                  <w:sz w:val="18"/>
                  <w:szCs w:val="18"/>
                </w:rPr>
                <w:delText>14,600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8B6441" w14:textId="333AF72C" w:rsidR="00CC3C13" w:rsidRPr="003453AB" w:rsidDel="003C316A" w:rsidRDefault="00CC3C13">
            <w:pPr>
              <w:spacing w:after="0" w:line="276" w:lineRule="auto"/>
              <w:jc w:val="right"/>
              <w:rPr>
                <w:del w:id="4671" w:author="Alotaibi, Raed" w:date="2019-07-12T12:52:00Z"/>
                <w:rFonts w:eastAsia="Times New Roman" w:cstheme="minorHAnsi"/>
                <w:color w:val="000000"/>
                <w:sz w:val="18"/>
                <w:szCs w:val="18"/>
              </w:rPr>
              <w:pPrChange w:id="4672" w:author="Alotaibi, Raed" w:date="2019-07-15T13:58:00Z">
                <w:pPr>
                  <w:spacing w:after="0" w:line="240" w:lineRule="auto"/>
                  <w:jc w:val="right"/>
                </w:pPr>
              </w:pPrChange>
            </w:pPr>
            <w:del w:id="4673" w:author="Alotaibi, Raed" w:date="2019-07-12T12:52:00Z">
              <w:r w:rsidRPr="003453AB" w:rsidDel="003C316A">
                <w:rPr>
                  <w:rFonts w:eastAsia="Times New Roman" w:cstheme="minorHAnsi"/>
                  <w:color w:val="000000"/>
                  <w:sz w:val="18"/>
                  <w:szCs w:val="18"/>
                </w:rPr>
                <w:delText>2,800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A91E22A" w14:textId="78293211" w:rsidR="00CC3C13" w:rsidRPr="003453AB" w:rsidDel="003C316A" w:rsidRDefault="00CC3C13">
            <w:pPr>
              <w:spacing w:after="0" w:line="276" w:lineRule="auto"/>
              <w:jc w:val="right"/>
              <w:rPr>
                <w:del w:id="4674" w:author="Alotaibi, Raed" w:date="2019-07-12T12:52:00Z"/>
                <w:rFonts w:eastAsia="Times New Roman" w:cstheme="minorHAnsi"/>
                <w:color w:val="000000"/>
                <w:sz w:val="18"/>
                <w:szCs w:val="18"/>
              </w:rPr>
              <w:pPrChange w:id="4675" w:author="Alotaibi, Raed" w:date="2019-07-15T13:58:00Z">
                <w:pPr>
                  <w:spacing w:after="0" w:line="240" w:lineRule="auto"/>
                  <w:jc w:val="right"/>
                </w:pPr>
              </w:pPrChange>
            </w:pPr>
            <w:del w:id="4676" w:author="Alotaibi, Raed" w:date="2019-07-12T12:52:00Z">
              <w:r w:rsidRPr="003453AB" w:rsidDel="003C316A">
                <w:rPr>
                  <w:rFonts w:eastAsia="Times New Roman" w:cstheme="minorHAnsi"/>
                  <w:color w:val="000000"/>
                  <w:sz w:val="18"/>
                  <w:szCs w:val="18"/>
                </w:rPr>
                <w:delText>19.2%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99E22D9" w14:textId="5F72A345" w:rsidR="00CC3C13" w:rsidRPr="003453AB" w:rsidDel="003C316A" w:rsidRDefault="00CC3C13">
            <w:pPr>
              <w:spacing w:after="0" w:line="276" w:lineRule="auto"/>
              <w:jc w:val="right"/>
              <w:rPr>
                <w:del w:id="4677" w:author="Alotaibi, Raed" w:date="2019-07-12T12:52:00Z"/>
                <w:rFonts w:eastAsia="Times New Roman" w:cstheme="minorHAnsi"/>
                <w:color w:val="000000"/>
                <w:sz w:val="18"/>
                <w:szCs w:val="18"/>
              </w:rPr>
              <w:pPrChange w:id="4678" w:author="Alotaibi, Raed" w:date="2019-07-15T13:58:00Z">
                <w:pPr>
                  <w:spacing w:after="0" w:line="240" w:lineRule="auto"/>
                  <w:jc w:val="right"/>
                </w:pPr>
              </w:pPrChange>
            </w:pPr>
            <w:del w:id="4679" w:author="Alotaibi, Raed" w:date="2019-07-12T12:52:00Z">
              <w:r w:rsidRPr="003453AB" w:rsidDel="003C316A">
                <w:rPr>
                  <w:rFonts w:eastAsia="Times New Roman" w:cstheme="minorHAnsi"/>
                  <w:color w:val="000000"/>
                  <w:sz w:val="18"/>
                  <w:szCs w:val="18"/>
                </w:rPr>
                <w:delText>12,800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2ABC484" w14:textId="4BEE79E3" w:rsidR="00CC3C13" w:rsidRPr="003453AB" w:rsidDel="003C316A" w:rsidRDefault="00CC3C13">
            <w:pPr>
              <w:spacing w:after="0" w:line="276" w:lineRule="auto"/>
              <w:jc w:val="right"/>
              <w:rPr>
                <w:del w:id="4680" w:author="Alotaibi, Raed" w:date="2019-07-12T12:52:00Z"/>
                <w:rFonts w:eastAsia="Times New Roman" w:cstheme="minorHAnsi"/>
                <w:color w:val="000000"/>
                <w:sz w:val="18"/>
                <w:szCs w:val="18"/>
              </w:rPr>
              <w:pPrChange w:id="4681" w:author="Alotaibi, Raed" w:date="2019-07-15T13:58:00Z">
                <w:pPr>
                  <w:spacing w:after="0" w:line="240" w:lineRule="auto"/>
                  <w:jc w:val="right"/>
                </w:pPr>
              </w:pPrChange>
            </w:pPr>
            <w:del w:id="4682" w:author="Alotaibi, Raed" w:date="2019-07-12T12:52:00Z">
              <w:r w:rsidRPr="003453AB" w:rsidDel="003C316A">
                <w:rPr>
                  <w:rFonts w:eastAsia="Times New Roman" w:cstheme="minorHAnsi"/>
                  <w:color w:val="000000"/>
                  <w:sz w:val="18"/>
                  <w:szCs w:val="18"/>
                </w:rPr>
                <w:delText>2,450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29E9BBA" w14:textId="16C6E1EB" w:rsidR="00CC3C13" w:rsidRPr="003453AB" w:rsidDel="003C316A" w:rsidRDefault="00CC3C13">
            <w:pPr>
              <w:spacing w:after="0" w:line="276" w:lineRule="auto"/>
              <w:jc w:val="right"/>
              <w:rPr>
                <w:del w:id="4683" w:author="Alotaibi, Raed" w:date="2019-07-12T12:52:00Z"/>
                <w:rFonts w:eastAsia="Times New Roman" w:cstheme="minorHAnsi"/>
                <w:color w:val="000000"/>
                <w:sz w:val="18"/>
                <w:szCs w:val="18"/>
              </w:rPr>
              <w:pPrChange w:id="4684" w:author="Alotaibi, Raed" w:date="2019-07-15T13:58:00Z">
                <w:pPr>
                  <w:spacing w:after="0" w:line="240" w:lineRule="auto"/>
                  <w:jc w:val="right"/>
                </w:pPr>
              </w:pPrChange>
            </w:pPr>
            <w:del w:id="4685" w:author="Alotaibi, Raed" w:date="2019-07-12T12:52:00Z">
              <w:r w:rsidRPr="003453AB" w:rsidDel="003C316A">
                <w:rPr>
                  <w:rFonts w:eastAsia="Times New Roman" w:cstheme="minorHAnsi"/>
                  <w:color w:val="000000"/>
                  <w:sz w:val="18"/>
                  <w:szCs w:val="18"/>
                </w:rPr>
                <w:delText>19.1%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C8E2A5" w14:textId="2EC5B3CC" w:rsidR="00CC3C13" w:rsidRPr="00CC3C13" w:rsidDel="003C316A" w:rsidRDefault="00CC3C13">
            <w:pPr>
              <w:spacing w:after="0" w:line="276" w:lineRule="auto"/>
              <w:jc w:val="right"/>
              <w:rPr>
                <w:del w:id="4686" w:author="Alotaibi, Raed" w:date="2019-07-12T12:52:00Z"/>
                <w:rFonts w:eastAsia="Times New Roman" w:cstheme="minorHAnsi"/>
                <w:color w:val="000000"/>
                <w:sz w:val="18"/>
                <w:szCs w:val="18"/>
              </w:rPr>
              <w:pPrChange w:id="4687" w:author="Alotaibi, Raed" w:date="2019-07-15T13:58:00Z">
                <w:pPr>
                  <w:spacing w:after="0" w:line="240" w:lineRule="auto"/>
                  <w:jc w:val="right"/>
                </w:pPr>
              </w:pPrChange>
            </w:pPr>
            <w:del w:id="4688" w:author="Alotaibi, Raed" w:date="2019-07-12T12:52:00Z">
              <w:r w:rsidRPr="00CC3C13" w:rsidDel="003C316A">
                <w:rPr>
                  <w:rFonts w:ascii="Calibri" w:hAnsi="Calibri" w:cs="Calibri"/>
                  <w:color w:val="000000"/>
                  <w:sz w:val="18"/>
                  <w:szCs w:val="18"/>
                </w:rPr>
                <w:delText>-1,800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AABCE00" w14:textId="24EF4055" w:rsidR="00CC3C13" w:rsidRPr="00CC3C13" w:rsidDel="003C316A" w:rsidRDefault="00CC3C13">
            <w:pPr>
              <w:spacing w:after="0" w:line="276" w:lineRule="auto"/>
              <w:jc w:val="right"/>
              <w:rPr>
                <w:del w:id="4689" w:author="Alotaibi, Raed" w:date="2019-07-12T12:52:00Z"/>
                <w:rFonts w:eastAsia="Times New Roman" w:cstheme="minorHAnsi"/>
                <w:color w:val="000000"/>
                <w:sz w:val="18"/>
                <w:szCs w:val="18"/>
              </w:rPr>
              <w:pPrChange w:id="4690" w:author="Alotaibi, Raed" w:date="2019-07-15T13:58:00Z">
                <w:pPr>
                  <w:spacing w:after="0" w:line="240" w:lineRule="auto"/>
                  <w:jc w:val="right"/>
                </w:pPr>
              </w:pPrChange>
            </w:pPr>
            <w:del w:id="4691" w:author="Alotaibi, Raed" w:date="2019-07-12T12:52:00Z">
              <w:r w:rsidRPr="00CC3C13" w:rsidDel="003C316A">
                <w:rPr>
                  <w:rFonts w:ascii="Calibri" w:hAnsi="Calibri" w:cs="Calibri"/>
                  <w:color w:val="000000"/>
                  <w:sz w:val="18"/>
                  <w:szCs w:val="18"/>
                </w:rPr>
                <w:delText>-350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0AABB9" w14:textId="214728BA" w:rsidR="00CC3C13" w:rsidRPr="00CC3C13" w:rsidDel="003C316A" w:rsidRDefault="00CC3C13">
            <w:pPr>
              <w:spacing w:after="0" w:line="276" w:lineRule="auto"/>
              <w:jc w:val="right"/>
              <w:rPr>
                <w:del w:id="4692" w:author="Alotaibi, Raed" w:date="2019-07-12T12:52:00Z"/>
                <w:rFonts w:eastAsia="Times New Roman" w:cstheme="minorHAnsi"/>
                <w:color w:val="000000"/>
                <w:sz w:val="18"/>
                <w:szCs w:val="18"/>
              </w:rPr>
              <w:pPrChange w:id="4693" w:author="Alotaibi, Raed" w:date="2019-07-15T13:58:00Z">
                <w:pPr>
                  <w:spacing w:after="0" w:line="240" w:lineRule="auto"/>
                  <w:jc w:val="right"/>
                </w:pPr>
              </w:pPrChange>
            </w:pPr>
            <w:del w:id="469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6A83E5" w14:textId="00D92377" w:rsidR="00CC3C13" w:rsidRPr="00CC3C13" w:rsidDel="003C316A" w:rsidRDefault="00CC3C13">
            <w:pPr>
              <w:spacing w:after="0" w:line="276" w:lineRule="auto"/>
              <w:jc w:val="right"/>
              <w:rPr>
                <w:del w:id="4695" w:author="Alotaibi, Raed" w:date="2019-07-12T12:52:00Z"/>
                <w:rFonts w:eastAsia="Times New Roman" w:cstheme="minorHAnsi"/>
                <w:color w:val="000000"/>
                <w:sz w:val="18"/>
                <w:szCs w:val="18"/>
              </w:rPr>
              <w:pPrChange w:id="4696" w:author="Alotaibi, Raed" w:date="2019-07-15T13:58:00Z">
                <w:pPr>
                  <w:spacing w:after="0" w:line="240" w:lineRule="auto"/>
                  <w:jc w:val="right"/>
                </w:pPr>
              </w:pPrChange>
            </w:pPr>
            <w:del w:id="4697" w:author="Alotaibi, Raed" w:date="2019-07-12T12:52:00Z">
              <w:r w:rsidRPr="00CC3C13" w:rsidDel="003C316A">
                <w:rPr>
                  <w:rFonts w:ascii="Calibri" w:hAnsi="Calibri" w:cs="Calibri"/>
                  <w:color w:val="000000"/>
                  <w:sz w:val="18"/>
                  <w:szCs w:val="18"/>
                </w:rPr>
                <w:delText>-12.3%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5297B2" w14:textId="13FC51D8" w:rsidR="00CC3C13" w:rsidRPr="00CC3C13" w:rsidDel="003C316A" w:rsidRDefault="00CC3C13">
            <w:pPr>
              <w:spacing w:after="0" w:line="276" w:lineRule="auto"/>
              <w:jc w:val="right"/>
              <w:rPr>
                <w:del w:id="4698" w:author="Alotaibi, Raed" w:date="2019-07-12T12:52:00Z"/>
                <w:rFonts w:eastAsia="Times New Roman" w:cstheme="minorHAnsi"/>
                <w:color w:val="000000"/>
                <w:sz w:val="18"/>
                <w:szCs w:val="18"/>
              </w:rPr>
              <w:pPrChange w:id="4699" w:author="Alotaibi, Raed" w:date="2019-07-15T13:58:00Z">
                <w:pPr>
                  <w:spacing w:after="0" w:line="240" w:lineRule="auto"/>
                  <w:jc w:val="right"/>
                </w:pPr>
              </w:pPrChange>
            </w:pPr>
            <w:del w:id="4700" w:author="Alotaibi, Raed" w:date="2019-07-12T12:52:00Z">
              <w:r w:rsidRPr="00CC3C13" w:rsidDel="003C316A">
                <w:rPr>
                  <w:rFonts w:ascii="Calibri" w:hAnsi="Calibri" w:cs="Calibri"/>
                  <w:color w:val="000000"/>
                  <w:sz w:val="18"/>
                  <w:szCs w:val="18"/>
                </w:rPr>
                <w:delText>-12.5%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89267A6" w14:textId="13CC6258" w:rsidR="00CC3C13" w:rsidRPr="00CC3C13" w:rsidDel="003C316A" w:rsidRDefault="00CC3C13">
            <w:pPr>
              <w:spacing w:after="0" w:line="276" w:lineRule="auto"/>
              <w:jc w:val="right"/>
              <w:rPr>
                <w:del w:id="4701" w:author="Alotaibi, Raed" w:date="2019-07-12T12:52:00Z"/>
                <w:rFonts w:eastAsia="Times New Roman" w:cstheme="minorHAnsi"/>
                <w:color w:val="000000"/>
                <w:sz w:val="18"/>
                <w:szCs w:val="18"/>
              </w:rPr>
              <w:pPrChange w:id="4702" w:author="Alotaibi, Raed" w:date="2019-07-15T13:58:00Z">
                <w:pPr>
                  <w:spacing w:after="0" w:line="240" w:lineRule="auto"/>
                  <w:jc w:val="right"/>
                </w:pPr>
              </w:pPrChange>
            </w:pPr>
            <w:del w:id="4703"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6E96E15" w14:textId="640FE394" w:rsidTr="00CC3C13">
        <w:trPr>
          <w:trHeight w:val="247"/>
          <w:jc w:val="center"/>
          <w:del w:id="47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8C4331" w14:textId="57EDBCE3" w:rsidR="00CC3C13" w:rsidRPr="003453AB" w:rsidDel="003C316A" w:rsidRDefault="00CC3C13">
            <w:pPr>
              <w:spacing w:after="0" w:line="276" w:lineRule="auto"/>
              <w:rPr>
                <w:del w:id="4705" w:author="Alotaibi, Raed" w:date="2019-07-12T12:52:00Z"/>
                <w:rFonts w:eastAsia="Times New Roman" w:cstheme="minorHAnsi"/>
                <w:b/>
                <w:bCs/>
                <w:color w:val="000000"/>
                <w:sz w:val="18"/>
                <w:szCs w:val="18"/>
              </w:rPr>
              <w:pPrChange w:id="4706" w:author="Alotaibi, Raed" w:date="2019-07-15T13:58:00Z">
                <w:pPr>
                  <w:spacing w:after="0" w:line="240" w:lineRule="auto"/>
                </w:pPr>
              </w:pPrChange>
            </w:pPr>
            <w:del w:id="4707" w:author="Alotaibi, Raed" w:date="2019-07-12T12:52:00Z">
              <w:r w:rsidRPr="003453AB" w:rsidDel="003C316A">
                <w:rPr>
                  <w:rFonts w:eastAsia="Times New Roman" w:cstheme="minorHAnsi"/>
                  <w:b/>
                  <w:bCs/>
                  <w:color w:val="000000"/>
                  <w:sz w:val="18"/>
                  <w:szCs w:val="18"/>
                </w:rPr>
                <w:delText>Massachusetts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4FA9BBF" w14:textId="56744234" w:rsidR="00CC3C13" w:rsidRPr="003453AB" w:rsidDel="003C316A" w:rsidRDefault="00CC3C13">
            <w:pPr>
              <w:spacing w:after="0" w:line="276" w:lineRule="auto"/>
              <w:jc w:val="right"/>
              <w:rPr>
                <w:del w:id="4708" w:author="Alotaibi, Raed" w:date="2019-07-12T12:52:00Z"/>
                <w:rFonts w:eastAsia="Times New Roman" w:cstheme="minorHAnsi"/>
                <w:color w:val="000000"/>
                <w:sz w:val="18"/>
                <w:szCs w:val="18"/>
              </w:rPr>
              <w:pPrChange w:id="4709" w:author="Alotaibi, Raed" w:date="2019-07-15T13:58:00Z">
                <w:pPr>
                  <w:spacing w:after="0" w:line="240" w:lineRule="auto"/>
                  <w:jc w:val="right"/>
                </w:pPr>
              </w:pPrChange>
            </w:pPr>
            <w:del w:id="4710" w:author="Alotaibi, Raed" w:date="2019-07-12T12:52:00Z">
              <w:r w:rsidRPr="003453AB" w:rsidDel="003C316A">
                <w:rPr>
                  <w:rFonts w:eastAsia="Times New Roman" w:cstheme="minorHAnsi"/>
                  <w:color w:val="000000"/>
                  <w:sz w:val="18"/>
                  <w:szCs w:val="18"/>
                </w:rPr>
                <w:delText>15,300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D35CC45" w14:textId="451CBAC1" w:rsidR="00CC3C13" w:rsidRPr="003453AB" w:rsidDel="003C316A" w:rsidRDefault="00CC3C13">
            <w:pPr>
              <w:spacing w:after="0" w:line="276" w:lineRule="auto"/>
              <w:jc w:val="right"/>
              <w:rPr>
                <w:del w:id="4711" w:author="Alotaibi, Raed" w:date="2019-07-12T12:52:00Z"/>
                <w:rFonts w:eastAsia="Times New Roman" w:cstheme="minorHAnsi"/>
                <w:color w:val="000000"/>
                <w:sz w:val="18"/>
                <w:szCs w:val="18"/>
              </w:rPr>
              <w:pPrChange w:id="4712" w:author="Alotaibi, Raed" w:date="2019-07-15T13:58:00Z">
                <w:pPr>
                  <w:spacing w:after="0" w:line="240" w:lineRule="auto"/>
                  <w:jc w:val="right"/>
                </w:pPr>
              </w:pPrChange>
            </w:pPr>
            <w:del w:id="4713"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3EA63C1" w14:textId="7A354D3C" w:rsidR="00CC3C13" w:rsidRPr="003453AB" w:rsidDel="003C316A" w:rsidRDefault="00CC3C13">
            <w:pPr>
              <w:spacing w:after="0" w:line="276" w:lineRule="auto"/>
              <w:jc w:val="right"/>
              <w:rPr>
                <w:del w:id="4714" w:author="Alotaibi, Raed" w:date="2019-07-12T12:52:00Z"/>
                <w:rFonts w:eastAsia="Times New Roman" w:cstheme="minorHAnsi"/>
                <w:color w:val="000000"/>
                <w:sz w:val="18"/>
                <w:szCs w:val="18"/>
              </w:rPr>
              <w:pPrChange w:id="4715" w:author="Alotaibi, Raed" w:date="2019-07-15T13:58:00Z">
                <w:pPr>
                  <w:spacing w:after="0" w:line="240" w:lineRule="auto"/>
                  <w:jc w:val="right"/>
                </w:pPr>
              </w:pPrChange>
            </w:pPr>
            <w:del w:id="4716" w:author="Alotaibi, Raed" w:date="2019-07-12T12:52:00Z">
              <w:r w:rsidRPr="003453AB" w:rsidDel="003C316A">
                <w:rPr>
                  <w:rFonts w:eastAsia="Times New Roman" w:cstheme="minorHAnsi"/>
                  <w:color w:val="000000"/>
                  <w:sz w:val="18"/>
                  <w:szCs w:val="18"/>
                </w:rPr>
                <w:delText>16.3%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1EA83" w14:textId="69E0EFCE" w:rsidR="00CC3C13" w:rsidRPr="003453AB" w:rsidDel="003C316A" w:rsidRDefault="00CC3C13">
            <w:pPr>
              <w:spacing w:after="0" w:line="276" w:lineRule="auto"/>
              <w:jc w:val="right"/>
              <w:rPr>
                <w:del w:id="4717" w:author="Alotaibi, Raed" w:date="2019-07-12T12:52:00Z"/>
                <w:rFonts w:eastAsia="Times New Roman" w:cstheme="minorHAnsi"/>
                <w:color w:val="000000"/>
                <w:sz w:val="18"/>
                <w:szCs w:val="18"/>
              </w:rPr>
              <w:pPrChange w:id="4718" w:author="Alotaibi, Raed" w:date="2019-07-15T13:58:00Z">
                <w:pPr>
                  <w:spacing w:after="0" w:line="240" w:lineRule="auto"/>
                  <w:jc w:val="right"/>
                </w:pPr>
              </w:pPrChange>
            </w:pPr>
            <w:del w:id="4719" w:author="Alotaibi, Raed" w:date="2019-07-12T12:52:00Z">
              <w:r w:rsidRPr="003453AB" w:rsidDel="003C316A">
                <w:rPr>
                  <w:rFonts w:eastAsia="Times New Roman" w:cstheme="minorHAnsi"/>
                  <w:color w:val="000000"/>
                  <w:sz w:val="18"/>
                  <w:szCs w:val="18"/>
                </w:rPr>
                <w:delText>14,900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E8E5FC2" w14:textId="755C9929" w:rsidR="00CC3C13" w:rsidRPr="003453AB" w:rsidDel="003C316A" w:rsidRDefault="00CC3C13">
            <w:pPr>
              <w:spacing w:after="0" w:line="276" w:lineRule="auto"/>
              <w:jc w:val="right"/>
              <w:rPr>
                <w:del w:id="4720" w:author="Alotaibi, Raed" w:date="2019-07-12T12:52:00Z"/>
                <w:rFonts w:eastAsia="Times New Roman" w:cstheme="minorHAnsi"/>
                <w:color w:val="000000"/>
                <w:sz w:val="18"/>
                <w:szCs w:val="18"/>
              </w:rPr>
              <w:pPrChange w:id="4721" w:author="Alotaibi, Raed" w:date="2019-07-15T13:58:00Z">
                <w:pPr>
                  <w:spacing w:after="0" w:line="240" w:lineRule="auto"/>
                  <w:jc w:val="right"/>
                </w:pPr>
              </w:pPrChange>
            </w:pPr>
            <w:del w:id="4722" w:author="Alotaibi, Raed" w:date="2019-07-12T12:52:00Z">
              <w:r w:rsidRPr="003453AB" w:rsidDel="003C316A">
                <w:rPr>
                  <w:rFonts w:eastAsia="Times New Roman" w:cstheme="minorHAnsi"/>
                  <w:color w:val="000000"/>
                  <w:sz w:val="18"/>
                  <w:szCs w:val="18"/>
                </w:rPr>
                <w:delText>2,470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6FC69D9" w14:textId="7C6CA63D" w:rsidR="00CC3C13" w:rsidRPr="003453AB" w:rsidDel="003C316A" w:rsidRDefault="00CC3C13">
            <w:pPr>
              <w:spacing w:after="0" w:line="276" w:lineRule="auto"/>
              <w:jc w:val="right"/>
              <w:rPr>
                <w:del w:id="4723" w:author="Alotaibi, Raed" w:date="2019-07-12T12:52:00Z"/>
                <w:rFonts w:eastAsia="Times New Roman" w:cstheme="minorHAnsi"/>
                <w:color w:val="000000"/>
                <w:sz w:val="18"/>
                <w:szCs w:val="18"/>
              </w:rPr>
              <w:pPrChange w:id="4724" w:author="Alotaibi, Raed" w:date="2019-07-15T13:58:00Z">
                <w:pPr>
                  <w:spacing w:after="0" w:line="240" w:lineRule="auto"/>
                  <w:jc w:val="right"/>
                </w:pPr>
              </w:pPrChange>
            </w:pPr>
            <w:del w:id="4725"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C75888B" w14:textId="7B60424A" w:rsidR="00CC3C13" w:rsidRPr="00CC3C13" w:rsidDel="003C316A" w:rsidRDefault="00CC3C13">
            <w:pPr>
              <w:spacing w:after="0" w:line="276" w:lineRule="auto"/>
              <w:jc w:val="right"/>
              <w:rPr>
                <w:del w:id="4726" w:author="Alotaibi, Raed" w:date="2019-07-12T12:52:00Z"/>
                <w:rFonts w:eastAsia="Times New Roman" w:cstheme="minorHAnsi"/>
                <w:color w:val="000000"/>
                <w:sz w:val="18"/>
                <w:szCs w:val="18"/>
              </w:rPr>
              <w:pPrChange w:id="4727" w:author="Alotaibi, Raed" w:date="2019-07-15T13:58:00Z">
                <w:pPr>
                  <w:spacing w:after="0" w:line="240" w:lineRule="auto"/>
                  <w:jc w:val="right"/>
                </w:pPr>
              </w:pPrChange>
            </w:pPr>
            <w:del w:id="4728"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0406C0" w14:textId="33FB4591" w:rsidR="00CC3C13" w:rsidRPr="00CC3C13" w:rsidDel="003C316A" w:rsidRDefault="00CC3C13">
            <w:pPr>
              <w:spacing w:after="0" w:line="276" w:lineRule="auto"/>
              <w:jc w:val="right"/>
              <w:rPr>
                <w:del w:id="4729" w:author="Alotaibi, Raed" w:date="2019-07-12T12:52:00Z"/>
                <w:rFonts w:eastAsia="Times New Roman" w:cstheme="minorHAnsi"/>
                <w:color w:val="000000"/>
                <w:sz w:val="18"/>
                <w:szCs w:val="18"/>
              </w:rPr>
              <w:pPrChange w:id="4730" w:author="Alotaibi, Raed" w:date="2019-07-15T13:58:00Z">
                <w:pPr>
                  <w:spacing w:after="0" w:line="240" w:lineRule="auto"/>
                  <w:jc w:val="right"/>
                </w:pPr>
              </w:pPrChange>
            </w:pPr>
            <w:del w:id="4731"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983CDD1" w14:textId="6527B307" w:rsidR="00CC3C13" w:rsidRPr="00CC3C13" w:rsidDel="003C316A" w:rsidRDefault="00CC3C13">
            <w:pPr>
              <w:spacing w:after="0" w:line="276" w:lineRule="auto"/>
              <w:jc w:val="right"/>
              <w:rPr>
                <w:del w:id="4732" w:author="Alotaibi, Raed" w:date="2019-07-12T12:52:00Z"/>
                <w:rFonts w:eastAsia="Times New Roman" w:cstheme="minorHAnsi"/>
                <w:color w:val="000000"/>
                <w:sz w:val="18"/>
                <w:szCs w:val="18"/>
              </w:rPr>
              <w:pPrChange w:id="4733" w:author="Alotaibi, Raed" w:date="2019-07-15T13:58:00Z">
                <w:pPr>
                  <w:spacing w:after="0" w:line="240" w:lineRule="auto"/>
                  <w:jc w:val="right"/>
                </w:pPr>
              </w:pPrChange>
            </w:pPr>
            <w:del w:id="473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07B8B23" w14:textId="4D3339FF" w:rsidR="00CC3C13" w:rsidRPr="00CC3C13" w:rsidDel="003C316A" w:rsidRDefault="00CC3C13">
            <w:pPr>
              <w:spacing w:after="0" w:line="276" w:lineRule="auto"/>
              <w:jc w:val="right"/>
              <w:rPr>
                <w:del w:id="4735" w:author="Alotaibi, Raed" w:date="2019-07-12T12:52:00Z"/>
                <w:rFonts w:eastAsia="Times New Roman" w:cstheme="minorHAnsi"/>
                <w:color w:val="000000"/>
                <w:sz w:val="18"/>
                <w:szCs w:val="18"/>
              </w:rPr>
              <w:pPrChange w:id="4736" w:author="Alotaibi, Raed" w:date="2019-07-15T13:58:00Z">
                <w:pPr>
                  <w:spacing w:after="0" w:line="240" w:lineRule="auto"/>
                  <w:jc w:val="right"/>
                </w:pPr>
              </w:pPrChange>
            </w:pPr>
            <w:del w:id="4737"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E95B11B" w14:textId="09CB234B" w:rsidR="00CC3C13" w:rsidRPr="00CC3C13" w:rsidDel="003C316A" w:rsidRDefault="00CC3C13">
            <w:pPr>
              <w:spacing w:after="0" w:line="276" w:lineRule="auto"/>
              <w:jc w:val="right"/>
              <w:rPr>
                <w:del w:id="4738" w:author="Alotaibi, Raed" w:date="2019-07-12T12:52:00Z"/>
                <w:rFonts w:eastAsia="Times New Roman" w:cstheme="minorHAnsi"/>
                <w:color w:val="000000"/>
                <w:sz w:val="18"/>
                <w:szCs w:val="18"/>
              </w:rPr>
              <w:pPrChange w:id="4739" w:author="Alotaibi, Raed" w:date="2019-07-15T13:58:00Z">
                <w:pPr>
                  <w:spacing w:after="0" w:line="240" w:lineRule="auto"/>
                  <w:jc w:val="right"/>
                </w:pPr>
              </w:pPrChange>
            </w:pPr>
            <w:del w:id="4740" w:author="Alotaibi, Raed" w:date="2019-07-12T12:52:00Z">
              <w:r w:rsidRPr="00CC3C13" w:rsidDel="003C316A">
                <w:rPr>
                  <w:rFonts w:ascii="Calibri" w:hAnsi="Calibri" w:cs="Calibri"/>
                  <w:color w:val="000000"/>
                  <w:sz w:val="18"/>
                  <w:szCs w:val="18"/>
                </w:rPr>
                <w:delText>-1.2%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B82828" w14:textId="46DE953B" w:rsidR="00CC3C13" w:rsidRPr="00CC3C13" w:rsidDel="003C316A" w:rsidRDefault="00CC3C13">
            <w:pPr>
              <w:spacing w:after="0" w:line="276" w:lineRule="auto"/>
              <w:jc w:val="right"/>
              <w:rPr>
                <w:del w:id="4741" w:author="Alotaibi, Raed" w:date="2019-07-12T12:52:00Z"/>
                <w:rFonts w:eastAsia="Times New Roman" w:cstheme="minorHAnsi"/>
                <w:color w:val="000000"/>
                <w:sz w:val="18"/>
                <w:szCs w:val="18"/>
              </w:rPr>
              <w:pPrChange w:id="4742" w:author="Alotaibi, Raed" w:date="2019-07-15T13:58:00Z">
                <w:pPr>
                  <w:spacing w:after="0" w:line="240" w:lineRule="auto"/>
                  <w:jc w:val="right"/>
                </w:pPr>
              </w:pPrChange>
            </w:pPr>
            <w:del w:id="4743"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41C034D9" w14:textId="5B9F2C0B" w:rsidTr="00CC3C13">
        <w:trPr>
          <w:trHeight w:val="247"/>
          <w:jc w:val="center"/>
          <w:del w:id="47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430F685" w14:textId="509A9B3A" w:rsidR="00CC3C13" w:rsidRPr="003453AB" w:rsidDel="003C316A" w:rsidRDefault="00CC3C13">
            <w:pPr>
              <w:spacing w:after="0" w:line="276" w:lineRule="auto"/>
              <w:rPr>
                <w:del w:id="4745" w:author="Alotaibi, Raed" w:date="2019-07-12T12:52:00Z"/>
                <w:rFonts w:eastAsia="Times New Roman" w:cstheme="minorHAnsi"/>
                <w:b/>
                <w:bCs/>
                <w:color w:val="000000"/>
                <w:sz w:val="18"/>
                <w:szCs w:val="18"/>
              </w:rPr>
              <w:pPrChange w:id="4746" w:author="Alotaibi, Raed" w:date="2019-07-15T13:58:00Z">
                <w:pPr>
                  <w:spacing w:after="0" w:line="240" w:lineRule="auto"/>
                </w:pPr>
              </w:pPrChange>
            </w:pPr>
            <w:del w:id="4747" w:author="Alotaibi, Raed" w:date="2019-07-12T12:52:00Z">
              <w:r w:rsidRPr="003453AB" w:rsidDel="003C316A">
                <w:rPr>
                  <w:rFonts w:eastAsia="Times New Roman" w:cstheme="minorHAnsi"/>
                  <w:b/>
                  <w:bCs/>
                  <w:color w:val="000000"/>
                  <w:sz w:val="18"/>
                  <w:szCs w:val="18"/>
                </w:rPr>
                <w:delText>Michigan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56E0C74" w14:textId="5641E094" w:rsidR="00CC3C13" w:rsidRPr="003453AB" w:rsidDel="003C316A" w:rsidRDefault="00CC3C13">
            <w:pPr>
              <w:spacing w:after="0" w:line="276" w:lineRule="auto"/>
              <w:jc w:val="right"/>
              <w:rPr>
                <w:del w:id="4748" w:author="Alotaibi, Raed" w:date="2019-07-12T12:52:00Z"/>
                <w:rFonts w:eastAsia="Times New Roman" w:cstheme="minorHAnsi"/>
                <w:color w:val="000000"/>
                <w:sz w:val="18"/>
                <w:szCs w:val="18"/>
              </w:rPr>
              <w:pPrChange w:id="4749" w:author="Alotaibi, Raed" w:date="2019-07-15T13:58:00Z">
                <w:pPr>
                  <w:spacing w:after="0" w:line="240" w:lineRule="auto"/>
                  <w:jc w:val="right"/>
                </w:pPr>
              </w:pPrChange>
            </w:pPr>
            <w:del w:id="4750" w:author="Alotaibi, Raed" w:date="2019-07-12T12:52:00Z">
              <w:r w:rsidRPr="003453AB" w:rsidDel="003C316A">
                <w:rPr>
                  <w:rFonts w:eastAsia="Times New Roman" w:cstheme="minorHAnsi"/>
                  <w:color w:val="000000"/>
                  <w:sz w:val="18"/>
                  <w:szCs w:val="18"/>
                </w:rPr>
                <w:delText>25,300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9E0AA8F" w14:textId="385165CF" w:rsidR="00CC3C13" w:rsidRPr="003453AB" w:rsidDel="003C316A" w:rsidRDefault="00CC3C13">
            <w:pPr>
              <w:spacing w:after="0" w:line="276" w:lineRule="auto"/>
              <w:jc w:val="right"/>
              <w:rPr>
                <w:del w:id="4751" w:author="Alotaibi, Raed" w:date="2019-07-12T12:52:00Z"/>
                <w:rFonts w:eastAsia="Times New Roman" w:cstheme="minorHAnsi"/>
                <w:color w:val="000000"/>
                <w:sz w:val="18"/>
                <w:szCs w:val="18"/>
              </w:rPr>
              <w:pPrChange w:id="4752" w:author="Alotaibi, Raed" w:date="2019-07-15T13:58:00Z">
                <w:pPr>
                  <w:spacing w:after="0" w:line="240" w:lineRule="auto"/>
                  <w:jc w:val="right"/>
                </w:pPr>
              </w:pPrChange>
            </w:pPr>
            <w:del w:id="4753" w:author="Alotaibi, Raed" w:date="2019-07-12T12:52:00Z">
              <w:r w:rsidRPr="003453AB" w:rsidDel="003C316A">
                <w:rPr>
                  <w:rFonts w:eastAsia="Times New Roman" w:cstheme="minorHAnsi"/>
                  <w:color w:val="000000"/>
                  <w:sz w:val="18"/>
                  <w:szCs w:val="18"/>
                </w:rPr>
                <w:delText>4,200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AFC29C9" w14:textId="25BB7A16" w:rsidR="00CC3C13" w:rsidRPr="003453AB" w:rsidDel="003C316A" w:rsidRDefault="00CC3C13">
            <w:pPr>
              <w:spacing w:after="0" w:line="276" w:lineRule="auto"/>
              <w:jc w:val="right"/>
              <w:rPr>
                <w:del w:id="4754" w:author="Alotaibi, Raed" w:date="2019-07-12T12:52:00Z"/>
                <w:rFonts w:eastAsia="Times New Roman" w:cstheme="minorHAnsi"/>
                <w:color w:val="000000"/>
                <w:sz w:val="18"/>
                <w:szCs w:val="18"/>
              </w:rPr>
              <w:pPrChange w:id="4755" w:author="Alotaibi, Raed" w:date="2019-07-15T13:58:00Z">
                <w:pPr>
                  <w:spacing w:after="0" w:line="240" w:lineRule="auto"/>
                  <w:jc w:val="right"/>
                </w:pPr>
              </w:pPrChange>
            </w:pPr>
            <w:del w:id="4756" w:author="Alotaibi, Raed" w:date="2019-07-12T12:52:00Z">
              <w:r w:rsidRPr="003453AB" w:rsidDel="003C316A">
                <w:rPr>
                  <w:rFonts w:eastAsia="Times New Roman" w:cstheme="minorHAnsi"/>
                  <w:color w:val="000000"/>
                  <w:sz w:val="18"/>
                  <w:szCs w:val="18"/>
                </w:rPr>
                <w:delText>16.6%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DBC4FB" w14:textId="24476733" w:rsidR="00CC3C13" w:rsidRPr="003453AB" w:rsidDel="003C316A" w:rsidRDefault="00CC3C13">
            <w:pPr>
              <w:spacing w:after="0" w:line="276" w:lineRule="auto"/>
              <w:jc w:val="right"/>
              <w:rPr>
                <w:del w:id="4757" w:author="Alotaibi, Raed" w:date="2019-07-12T12:52:00Z"/>
                <w:rFonts w:eastAsia="Times New Roman" w:cstheme="minorHAnsi"/>
                <w:color w:val="000000"/>
                <w:sz w:val="18"/>
                <w:szCs w:val="18"/>
              </w:rPr>
              <w:pPrChange w:id="4758" w:author="Alotaibi, Raed" w:date="2019-07-15T13:58:00Z">
                <w:pPr>
                  <w:spacing w:after="0" w:line="240" w:lineRule="auto"/>
                  <w:jc w:val="right"/>
                </w:pPr>
              </w:pPrChange>
            </w:pPr>
            <w:del w:id="4759" w:author="Alotaibi, Raed" w:date="2019-07-12T12:52:00Z">
              <w:r w:rsidRPr="003453AB" w:rsidDel="003C316A">
                <w:rPr>
                  <w:rFonts w:eastAsia="Times New Roman" w:cstheme="minorHAnsi"/>
                  <w:color w:val="000000"/>
                  <w:sz w:val="18"/>
                  <w:szCs w:val="18"/>
                </w:rPr>
                <w:delText>24,400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820BD87" w14:textId="624ED4C2" w:rsidR="00CC3C13" w:rsidRPr="003453AB" w:rsidDel="003C316A" w:rsidRDefault="00CC3C13">
            <w:pPr>
              <w:spacing w:after="0" w:line="276" w:lineRule="auto"/>
              <w:jc w:val="right"/>
              <w:rPr>
                <w:del w:id="4760" w:author="Alotaibi, Raed" w:date="2019-07-12T12:52:00Z"/>
                <w:rFonts w:eastAsia="Times New Roman" w:cstheme="minorHAnsi"/>
                <w:color w:val="000000"/>
                <w:sz w:val="18"/>
                <w:szCs w:val="18"/>
              </w:rPr>
              <w:pPrChange w:id="4761" w:author="Alotaibi, Raed" w:date="2019-07-15T13:58:00Z">
                <w:pPr>
                  <w:spacing w:after="0" w:line="240" w:lineRule="auto"/>
                  <w:jc w:val="right"/>
                </w:pPr>
              </w:pPrChange>
            </w:pPr>
            <w:del w:id="4762" w:author="Alotaibi, Raed" w:date="2019-07-12T12:52:00Z">
              <w:r w:rsidRPr="003453AB" w:rsidDel="003C316A">
                <w:rPr>
                  <w:rFonts w:eastAsia="Times New Roman" w:cstheme="minorHAnsi"/>
                  <w:color w:val="000000"/>
                  <w:sz w:val="18"/>
                  <w:szCs w:val="18"/>
                </w:rPr>
                <w:delText>4,060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B13D70F" w14:textId="05451064" w:rsidR="00CC3C13" w:rsidRPr="003453AB" w:rsidDel="003C316A" w:rsidRDefault="00CC3C13">
            <w:pPr>
              <w:spacing w:after="0" w:line="276" w:lineRule="auto"/>
              <w:jc w:val="right"/>
              <w:rPr>
                <w:del w:id="4763" w:author="Alotaibi, Raed" w:date="2019-07-12T12:52:00Z"/>
                <w:rFonts w:eastAsia="Times New Roman" w:cstheme="minorHAnsi"/>
                <w:color w:val="000000"/>
                <w:sz w:val="18"/>
                <w:szCs w:val="18"/>
              </w:rPr>
              <w:pPrChange w:id="4764" w:author="Alotaibi, Raed" w:date="2019-07-15T13:58:00Z">
                <w:pPr>
                  <w:spacing w:after="0" w:line="240" w:lineRule="auto"/>
                  <w:jc w:val="right"/>
                </w:pPr>
              </w:pPrChange>
            </w:pPr>
            <w:del w:id="4765"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32E2D52" w14:textId="1D8912AE" w:rsidR="00CC3C13" w:rsidRPr="00CC3C13" w:rsidDel="003C316A" w:rsidRDefault="00CC3C13">
            <w:pPr>
              <w:spacing w:after="0" w:line="276" w:lineRule="auto"/>
              <w:jc w:val="right"/>
              <w:rPr>
                <w:del w:id="4766" w:author="Alotaibi, Raed" w:date="2019-07-12T12:52:00Z"/>
                <w:rFonts w:eastAsia="Times New Roman" w:cstheme="minorHAnsi"/>
                <w:color w:val="000000"/>
                <w:sz w:val="18"/>
                <w:szCs w:val="18"/>
              </w:rPr>
              <w:pPrChange w:id="4767" w:author="Alotaibi, Raed" w:date="2019-07-15T13:58:00Z">
                <w:pPr>
                  <w:spacing w:after="0" w:line="240" w:lineRule="auto"/>
                  <w:jc w:val="right"/>
                </w:pPr>
              </w:pPrChange>
            </w:pPr>
            <w:del w:id="4768"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D8D7895" w14:textId="09D529C3" w:rsidR="00CC3C13" w:rsidRPr="00CC3C13" w:rsidDel="003C316A" w:rsidRDefault="00CC3C13">
            <w:pPr>
              <w:spacing w:after="0" w:line="276" w:lineRule="auto"/>
              <w:jc w:val="right"/>
              <w:rPr>
                <w:del w:id="4769" w:author="Alotaibi, Raed" w:date="2019-07-12T12:52:00Z"/>
                <w:rFonts w:eastAsia="Times New Roman" w:cstheme="minorHAnsi"/>
                <w:color w:val="000000"/>
                <w:sz w:val="18"/>
                <w:szCs w:val="18"/>
              </w:rPr>
              <w:pPrChange w:id="4770" w:author="Alotaibi, Raed" w:date="2019-07-15T13:58:00Z">
                <w:pPr>
                  <w:spacing w:after="0" w:line="240" w:lineRule="auto"/>
                  <w:jc w:val="right"/>
                </w:pPr>
              </w:pPrChange>
            </w:pPr>
            <w:del w:id="4771"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757C525" w14:textId="5F969243" w:rsidR="00CC3C13" w:rsidRPr="00CC3C13" w:rsidDel="003C316A" w:rsidRDefault="00CC3C13">
            <w:pPr>
              <w:spacing w:after="0" w:line="276" w:lineRule="auto"/>
              <w:jc w:val="right"/>
              <w:rPr>
                <w:del w:id="4772" w:author="Alotaibi, Raed" w:date="2019-07-12T12:52:00Z"/>
                <w:rFonts w:eastAsia="Times New Roman" w:cstheme="minorHAnsi"/>
                <w:color w:val="000000"/>
                <w:sz w:val="18"/>
                <w:szCs w:val="18"/>
              </w:rPr>
              <w:pPrChange w:id="4773" w:author="Alotaibi, Raed" w:date="2019-07-15T13:58:00Z">
                <w:pPr>
                  <w:spacing w:after="0" w:line="240" w:lineRule="auto"/>
                  <w:jc w:val="right"/>
                </w:pPr>
              </w:pPrChange>
            </w:pPr>
            <w:del w:id="477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D32EE30" w14:textId="7FA370D5" w:rsidR="00CC3C13" w:rsidRPr="00CC3C13" w:rsidDel="003C316A" w:rsidRDefault="00CC3C13">
            <w:pPr>
              <w:spacing w:after="0" w:line="276" w:lineRule="auto"/>
              <w:jc w:val="right"/>
              <w:rPr>
                <w:del w:id="4775" w:author="Alotaibi, Raed" w:date="2019-07-12T12:52:00Z"/>
                <w:rFonts w:eastAsia="Times New Roman" w:cstheme="minorHAnsi"/>
                <w:color w:val="000000"/>
                <w:sz w:val="18"/>
                <w:szCs w:val="18"/>
              </w:rPr>
              <w:pPrChange w:id="4776" w:author="Alotaibi, Raed" w:date="2019-07-15T13:58:00Z">
                <w:pPr>
                  <w:spacing w:after="0" w:line="240" w:lineRule="auto"/>
                  <w:jc w:val="right"/>
                </w:pPr>
              </w:pPrChange>
            </w:pPr>
            <w:del w:id="4777" w:author="Alotaibi, Raed" w:date="2019-07-12T12:52:00Z">
              <w:r w:rsidRPr="00CC3C13" w:rsidDel="003C316A">
                <w:rPr>
                  <w:rFonts w:ascii="Calibri" w:hAnsi="Calibri" w:cs="Calibri"/>
                  <w:color w:val="000000"/>
                  <w:sz w:val="18"/>
                  <w:szCs w:val="18"/>
                </w:rPr>
                <w:delText>-3.6%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E887CB" w14:textId="16F78DD7" w:rsidR="00CC3C13" w:rsidRPr="00CC3C13" w:rsidDel="003C316A" w:rsidRDefault="00CC3C13">
            <w:pPr>
              <w:spacing w:after="0" w:line="276" w:lineRule="auto"/>
              <w:jc w:val="right"/>
              <w:rPr>
                <w:del w:id="4778" w:author="Alotaibi, Raed" w:date="2019-07-12T12:52:00Z"/>
                <w:rFonts w:eastAsia="Times New Roman" w:cstheme="minorHAnsi"/>
                <w:color w:val="000000"/>
                <w:sz w:val="18"/>
                <w:szCs w:val="18"/>
              </w:rPr>
              <w:pPrChange w:id="4779" w:author="Alotaibi, Raed" w:date="2019-07-15T13:58:00Z">
                <w:pPr>
                  <w:spacing w:after="0" w:line="240" w:lineRule="auto"/>
                  <w:jc w:val="right"/>
                </w:pPr>
              </w:pPrChange>
            </w:pPr>
            <w:del w:id="4780"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4AE675D" w14:textId="2659BC72" w:rsidR="00CC3C13" w:rsidRPr="00CC3C13" w:rsidDel="003C316A" w:rsidRDefault="00CC3C13">
            <w:pPr>
              <w:spacing w:after="0" w:line="276" w:lineRule="auto"/>
              <w:jc w:val="right"/>
              <w:rPr>
                <w:del w:id="4781" w:author="Alotaibi, Raed" w:date="2019-07-12T12:52:00Z"/>
                <w:rFonts w:eastAsia="Times New Roman" w:cstheme="minorHAnsi"/>
                <w:color w:val="000000"/>
                <w:sz w:val="18"/>
                <w:szCs w:val="18"/>
              </w:rPr>
              <w:pPrChange w:id="4782" w:author="Alotaibi, Raed" w:date="2019-07-15T13:58:00Z">
                <w:pPr>
                  <w:spacing w:after="0" w:line="240" w:lineRule="auto"/>
                  <w:jc w:val="right"/>
                </w:pPr>
              </w:pPrChange>
            </w:pPr>
            <w:del w:id="4783"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68D7C36D" w14:textId="5A1CDE37" w:rsidTr="00CC3C13">
        <w:trPr>
          <w:trHeight w:val="247"/>
          <w:jc w:val="center"/>
          <w:del w:id="47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5B84F6A" w14:textId="0469788B" w:rsidR="00CC3C13" w:rsidRPr="003453AB" w:rsidDel="003C316A" w:rsidRDefault="00CC3C13">
            <w:pPr>
              <w:spacing w:after="0" w:line="276" w:lineRule="auto"/>
              <w:rPr>
                <w:del w:id="4785" w:author="Alotaibi, Raed" w:date="2019-07-12T12:52:00Z"/>
                <w:rFonts w:eastAsia="Times New Roman" w:cstheme="minorHAnsi"/>
                <w:b/>
                <w:bCs/>
                <w:color w:val="000000"/>
                <w:sz w:val="18"/>
                <w:szCs w:val="18"/>
              </w:rPr>
              <w:pPrChange w:id="4786" w:author="Alotaibi, Raed" w:date="2019-07-15T13:58:00Z">
                <w:pPr>
                  <w:spacing w:after="0" w:line="240" w:lineRule="auto"/>
                </w:pPr>
              </w:pPrChange>
            </w:pPr>
            <w:del w:id="4787" w:author="Alotaibi, Raed" w:date="2019-07-12T12:52:00Z">
              <w:r w:rsidRPr="003453AB" w:rsidDel="003C316A">
                <w:rPr>
                  <w:rFonts w:eastAsia="Times New Roman" w:cstheme="minorHAnsi"/>
                  <w:b/>
                  <w:bCs/>
                  <w:color w:val="000000"/>
                  <w:sz w:val="18"/>
                  <w:szCs w:val="18"/>
                </w:rPr>
                <w:delText>Minnesota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ACB3C2D" w14:textId="5D42181A" w:rsidR="00CC3C13" w:rsidRPr="003453AB" w:rsidDel="003C316A" w:rsidRDefault="00CC3C13">
            <w:pPr>
              <w:spacing w:after="0" w:line="276" w:lineRule="auto"/>
              <w:jc w:val="right"/>
              <w:rPr>
                <w:del w:id="4788" w:author="Alotaibi, Raed" w:date="2019-07-12T12:52:00Z"/>
                <w:rFonts w:eastAsia="Times New Roman" w:cstheme="minorHAnsi"/>
                <w:color w:val="000000"/>
                <w:sz w:val="18"/>
                <w:szCs w:val="18"/>
              </w:rPr>
              <w:pPrChange w:id="4789" w:author="Alotaibi, Raed" w:date="2019-07-15T13:58:00Z">
                <w:pPr>
                  <w:spacing w:after="0" w:line="240" w:lineRule="auto"/>
                  <w:jc w:val="right"/>
                </w:pPr>
              </w:pPrChange>
            </w:pPr>
            <w:del w:id="4790" w:author="Alotaibi, Raed" w:date="2019-07-12T12:52:00Z">
              <w:r w:rsidRPr="003453AB" w:rsidDel="003C316A">
                <w:rPr>
                  <w:rFonts w:eastAsia="Times New Roman" w:cstheme="minorHAnsi"/>
                  <w:color w:val="000000"/>
                  <w:sz w:val="18"/>
                  <w:szCs w:val="18"/>
                </w:rPr>
                <w:delText>13,900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D03356" w14:textId="4BA392B5" w:rsidR="00CC3C13" w:rsidRPr="003453AB" w:rsidDel="003C316A" w:rsidRDefault="00CC3C13">
            <w:pPr>
              <w:spacing w:after="0" w:line="276" w:lineRule="auto"/>
              <w:jc w:val="right"/>
              <w:rPr>
                <w:del w:id="4791" w:author="Alotaibi, Raed" w:date="2019-07-12T12:52:00Z"/>
                <w:rFonts w:eastAsia="Times New Roman" w:cstheme="minorHAnsi"/>
                <w:color w:val="000000"/>
                <w:sz w:val="18"/>
                <w:szCs w:val="18"/>
              </w:rPr>
              <w:pPrChange w:id="4792" w:author="Alotaibi, Raed" w:date="2019-07-15T13:58:00Z">
                <w:pPr>
                  <w:spacing w:after="0" w:line="240" w:lineRule="auto"/>
                  <w:jc w:val="right"/>
                </w:pPr>
              </w:pPrChange>
            </w:pPr>
            <w:del w:id="4793"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4E2B6F" w14:textId="5D400DDB" w:rsidR="00CC3C13" w:rsidRPr="003453AB" w:rsidDel="003C316A" w:rsidRDefault="00CC3C13">
            <w:pPr>
              <w:spacing w:after="0" w:line="276" w:lineRule="auto"/>
              <w:jc w:val="right"/>
              <w:rPr>
                <w:del w:id="4794" w:author="Alotaibi, Raed" w:date="2019-07-12T12:52:00Z"/>
                <w:rFonts w:eastAsia="Times New Roman" w:cstheme="minorHAnsi"/>
                <w:color w:val="000000"/>
                <w:sz w:val="18"/>
                <w:szCs w:val="18"/>
              </w:rPr>
              <w:pPrChange w:id="4795" w:author="Alotaibi, Raed" w:date="2019-07-15T13:58:00Z">
                <w:pPr>
                  <w:spacing w:after="0" w:line="240" w:lineRule="auto"/>
                  <w:jc w:val="right"/>
                </w:pPr>
              </w:pPrChange>
            </w:pPr>
            <w:del w:id="4796" w:author="Alotaibi, Raed" w:date="2019-07-12T12:52:00Z">
              <w:r w:rsidRPr="003453AB" w:rsidDel="003C316A">
                <w:rPr>
                  <w:rFonts w:eastAsia="Times New Roman" w:cstheme="minorHAnsi"/>
                  <w:color w:val="000000"/>
                  <w:sz w:val="18"/>
                  <w:szCs w:val="18"/>
                </w:rPr>
                <w:delText>15.1%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0E4F5DA" w14:textId="7D607E2B" w:rsidR="00CC3C13" w:rsidRPr="003453AB" w:rsidDel="003C316A" w:rsidRDefault="00CC3C13">
            <w:pPr>
              <w:spacing w:after="0" w:line="276" w:lineRule="auto"/>
              <w:jc w:val="right"/>
              <w:rPr>
                <w:del w:id="4797" w:author="Alotaibi, Raed" w:date="2019-07-12T12:52:00Z"/>
                <w:rFonts w:eastAsia="Times New Roman" w:cstheme="minorHAnsi"/>
                <w:color w:val="000000"/>
                <w:sz w:val="18"/>
                <w:szCs w:val="18"/>
              </w:rPr>
              <w:pPrChange w:id="4798" w:author="Alotaibi, Raed" w:date="2019-07-15T13:58:00Z">
                <w:pPr>
                  <w:spacing w:after="0" w:line="240" w:lineRule="auto"/>
                  <w:jc w:val="right"/>
                </w:pPr>
              </w:pPrChange>
            </w:pPr>
            <w:del w:id="4799" w:author="Alotaibi, Raed" w:date="2019-07-12T12:52:00Z">
              <w:r w:rsidRPr="003453AB" w:rsidDel="003C316A">
                <w:rPr>
                  <w:rFonts w:eastAsia="Times New Roman" w:cstheme="minorHAnsi"/>
                  <w:color w:val="000000"/>
                  <w:sz w:val="18"/>
                  <w:szCs w:val="18"/>
                </w:rPr>
                <w:delText>14,100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AB86C56" w14:textId="79D5423C" w:rsidR="00CC3C13" w:rsidRPr="003453AB" w:rsidDel="003C316A" w:rsidRDefault="00CC3C13">
            <w:pPr>
              <w:spacing w:after="0" w:line="276" w:lineRule="auto"/>
              <w:jc w:val="right"/>
              <w:rPr>
                <w:del w:id="4800" w:author="Alotaibi, Raed" w:date="2019-07-12T12:52:00Z"/>
                <w:rFonts w:eastAsia="Times New Roman" w:cstheme="minorHAnsi"/>
                <w:color w:val="000000"/>
                <w:sz w:val="18"/>
                <w:szCs w:val="18"/>
              </w:rPr>
              <w:pPrChange w:id="4801" w:author="Alotaibi, Raed" w:date="2019-07-15T13:58:00Z">
                <w:pPr>
                  <w:spacing w:after="0" w:line="240" w:lineRule="auto"/>
                  <w:jc w:val="right"/>
                </w:pPr>
              </w:pPrChange>
            </w:pPr>
            <w:del w:id="4802" w:author="Alotaibi, Raed" w:date="2019-07-12T12:52:00Z">
              <w:r w:rsidRPr="003453AB" w:rsidDel="003C316A">
                <w:rPr>
                  <w:rFonts w:eastAsia="Times New Roman" w:cstheme="minorHAnsi"/>
                  <w:color w:val="000000"/>
                  <w:sz w:val="18"/>
                  <w:szCs w:val="18"/>
                </w:rPr>
                <w:delText>2,120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020E54C" w14:textId="055AF980" w:rsidR="00CC3C13" w:rsidRPr="003453AB" w:rsidDel="003C316A" w:rsidRDefault="00CC3C13">
            <w:pPr>
              <w:spacing w:after="0" w:line="276" w:lineRule="auto"/>
              <w:jc w:val="right"/>
              <w:rPr>
                <w:del w:id="4803" w:author="Alotaibi, Raed" w:date="2019-07-12T12:52:00Z"/>
                <w:rFonts w:eastAsia="Times New Roman" w:cstheme="minorHAnsi"/>
                <w:color w:val="000000"/>
                <w:sz w:val="18"/>
                <w:szCs w:val="18"/>
              </w:rPr>
              <w:pPrChange w:id="4804" w:author="Alotaibi, Raed" w:date="2019-07-15T13:58:00Z">
                <w:pPr>
                  <w:spacing w:after="0" w:line="240" w:lineRule="auto"/>
                  <w:jc w:val="right"/>
                </w:pPr>
              </w:pPrChange>
            </w:pPr>
            <w:del w:id="4805" w:author="Alotaibi, Raed" w:date="2019-07-12T12:52:00Z">
              <w:r w:rsidRPr="003453AB" w:rsidDel="003C316A">
                <w:rPr>
                  <w:rFonts w:eastAsia="Times New Roman" w:cstheme="minorHAnsi"/>
                  <w:color w:val="000000"/>
                  <w:sz w:val="18"/>
                  <w:szCs w:val="18"/>
                </w:rPr>
                <w:delText>15.0%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098E71" w14:textId="58DC6A8E" w:rsidR="00CC3C13" w:rsidRPr="00CC3C13" w:rsidDel="003C316A" w:rsidRDefault="00CC3C13">
            <w:pPr>
              <w:spacing w:after="0" w:line="276" w:lineRule="auto"/>
              <w:jc w:val="right"/>
              <w:rPr>
                <w:del w:id="4806" w:author="Alotaibi, Raed" w:date="2019-07-12T12:52:00Z"/>
                <w:rFonts w:eastAsia="Times New Roman" w:cstheme="minorHAnsi"/>
                <w:color w:val="000000"/>
                <w:sz w:val="18"/>
                <w:szCs w:val="18"/>
              </w:rPr>
              <w:pPrChange w:id="4807" w:author="Alotaibi, Raed" w:date="2019-07-15T13:58:00Z">
                <w:pPr>
                  <w:spacing w:after="0" w:line="240" w:lineRule="auto"/>
                  <w:jc w:val="right"/>
                </w:pPr>
              </w:pPrChange>
            </w:pPr>
            <w:del w:id="4808"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EAA6C3A" w14:textId="213DEA48" w:rsidR="00CC3C13" w:rsidRPr="00CC3C13" w:rsidDel="003C316A" w:rsidRDefault="00CC3C13">
            <w:pPr>
              <w:spacing w:after="0" w:line="276" w:lineRule="auto"/>
              <w:jc w:val="right"/>
              <w:rPr>
                <w:del w:id="4809" w:author="Alotaibi, Raed" w:date="2019-07-12T12:52:00Z"/>
                <w:rFonts w:eastAsia="Times New Roman" w:cstheme="minorHAnsi"/>
                <w:color w:val="000000"/>
                <w:sz w:val="18"/>
                <w:szCs w:val="18"/>
              </w:rPr>
              <w:pPrChange w:id="4810" w:author="Alotaibi, Raed" w:date="2019-07-15T13:58:00Z">
                <w:pPr>
                  <w:spacing w:after="0" w:line="240" w:lineRule="auto"/>
                  <w:jc w:val="right"/>
                </w:pPr>
              </w:pPrChange>
            </w:pPr>
            <w:del w:id="4811"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B06CB7B" w14:textId="593A863D" w:rsidR="00CC3C13" w:rsidRPr="00CC3C13" w:rsidDel="003C316A" w:rsidRDefault="00CC3C13">
            <w:pPr>
              <w:spacing w:after="0" w:line="276" w:lineRule="auto"/>
              <w:jc w:val="right"/>
              <w:rPr>
                <w:del w:id="4812" w:author="Alotaibi, Raed" w:date="2019-07-12T12:52:00Z"/>
                <w:rFonts w:eastAsia="Times New Roman" w:cstheme="minorHAnsi"/>
                <w:color w:val="000000"/>
                <w:sz w:val="18"/>
                <w:szCs w:val="18"/>
              </w:rPr>
              <w:pPrChange w:id="4813" w:author="Alotaibi, Raed" w:date="2019-07-15T13:58:00Z">
                <w:pPr>
                  <w:spacing w:after="0" w:line="240" w:lineRule="auto"/>
                  <w:jc w:val="right"/>
                </w:pPr>
              </w:pPrChange>
            </w:pPr>
            <w:del w:id="481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EB9026E" w14:textId="77D25D4D" w:rsidR="00CC3C13" w:rsidRPr="00CC3C13" w:rsidDel="003C316A" w:rsidRDefault="00CC3C13">
            <w:pPr>
              <w:spacing w:after="0" w:line="276" w:lineRule="auto"/>
              <w:jc w:val="right"/>
              <w:rPr>
                <w:del w:id="4815" w:author="Alotaibi, Raed" w:date="2019-07-12T12:52:00Z"/>
                <w:rFonts w:eastAsia="Times New Roman" w:cstheme="minorHAnsi"/>
                <w:color w:val="000000"/>
                <w:sz w:val="18"/>
                <w:szCs w:val="18"/>
              </w:rPr>
              <w:pPrChange w:id="4816" w:author="Alotaibi, Raed" w:date="2019-07-15T13:58:00Z">
                <w:pPr>
                  <w:spacing w:after="0" w:line="240" w:lineRule="auto"/>
                  <w:jc w:val="right"/>
                </w:pPr>
              </w:pPrChange>
            </w:pPr>
            <w:del w:id="4817" w:author="Alotaibi, Raed" w:date="2019-07-12T12:52:00Z">
              <w:r w:rsidRPr="00CC3C13" w:rsidDel="003C316A">
                <w:rPr>
                  <w:rFonts w:ascii="Calibri" w:hAnsi="Calibri" w:cs="Calibri"/>
                  <w:color w:val="000000"/>
                  <w:sz w:val="18"/>
                  <w:szCs w:val="18"/>
                </w:rPr>
                <w:delText>1.4%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A9EFA26" w14:textId="5C39C382" w:rsidR="00CC3C13" w:rsidRPr="00CC3C13" w:rsidDel="003C316A" w:rsidRDefault="00CC3C13">
            <w:pPr>
              <w:spacing w:after="0" w:line="276" w:lineRule="auto"/>
              <w:jc w:val="right"/>
              <w:rPr>
                <w:del w:id="4818" w:author="Alotaibi, Raed" w:date="2019-07-12T12:52:00Z"/>
                <w:rFonts w:eastAsia="Times New Roman" w:cstheme="minorHAnsi"/>
                <w:color w:val="000000"/>
                <w:sz w:val="18"/>
                <w:szCs w:val="18"/>
              </w:rPr>
              <w:pPrChange w:id="4819" w:author="Alotaibi, Raed" w:date="2019-07-15T13:58:00Z">
                <w:pPr>
                  <w:spacing w:after="0" w:line="240" w:lineRule="auto"/>
                  <w:jc w:val="right"/>
                </w:pPr>
              </w:pPrChange>
            </w:pPr>
            <w:del w:id="4820" w:author="Alotaibi, Raed" w:date="2019-07-12T12:52:00Z">
              <w:r w:rsidRPr="00CC3C13" w:rsidDel="003C316A">
                <w:rPr>
                  <w:rFonts w:ascii="Calibri" w:hAnsi="Calibri" w:cs="Calibri"/>
                  <w:color w:val="000000"/>
                  <w:sz w:val="18"/>
                  <w:szCs w:val="18"/>
                </w:rPr>
                <w:delText>1.0%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EF4286" w14:textId="508359E7" w:rsidR="00CC3C13" w:rsidRPr="00CC3C13" w:rsidDel="003C316A" w:rsidRDefault="00CC3C13">
            <w:pPr>
              <w:spacing w:after="0" w:line="276" w:lineRule="auto"/>
              <w:jc w:val="right"/>
              <w:rPr>
                <w:del w:id="4821" w:author="Alotaibi, Raed" w:date="2019-07-12T12:52:00Z"/>
                <w:rFonts w:eastAsia="Times New Roman" w:cstheme="minorHAnsi"/>
                <w:color w:val="000000"/>
                <w:sz w:val="18"/>
                <w:szCs w:val="18"/>
              </w:rPr>
              <w:pPrChange w:id="4822" w:author="Alotaibi, Raed" w:date="2019-07-15T13:58:00Z">
                <w:pPr>
                  <w:spacing w:after="0" w:line="240" w:lineRule="auto"/>
                  <w:jc w:val="right"/>
                </w:pPr>
              </w:pPrChange>
            </w:pPr>
            <w:del w:id="4823"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0D3C0559" w14:textId="6834215A" w:rsidTr="00CC3C13">
        <w:trPr>
          <w:trHeight w:val="247"/>
          <w:jc w:val="center"/>
          <w:del w:id="48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712801" w14:textId="2085C205" w:rsidR="00CC3C13" w:rsidRPr="003453AB" w:rsidDel="003C316A" w:rsidRDefault="00CC3C13">
            <w:pPr>
              <w:spacing w:after="0" w:line="276" w:lineRule="auto"/>
              <w:rPr>
                <w:del w:id="4825" w:author="Alotaibi, Raed" w:date="2019-07-12T12:52:00Z"/>
                <w:rFonts w:eastAsia="Times New Roman" w:cstheme="minorHAnsi"/>
                <w:b/>
                <w:bCs/>
                <w:color w:val="000000"/>
                <w:sz w:val="18"/>
                <w:szCs w:val="18"/>
              </w:rPr>
              <w:pPrChange w:id="4826" w:author="Alotaibi, Raed" w:date="2019-07-15T13:58:00Z">
                <w:pPr>
                  <w:spacing w:after="0" w:line="240" w:lineRule="auto"/>
                </w:pPr>
              </w:pPrChange>
            </w:pPr>
            <w:del w:id="4827" w:author="Alotaibi, Raed" w:date="2019-07-12T12:52:00Z">
              <w:r w:rsidRPr="003453AB" w:rsidDel="003C316A">
                <w:rPr>
                  <w:rFonts w:eastAsia="Times New Roman" w:cstheme="minorHAnsi"/>
                  <w:b/>
                  <w:bCs/>
                  <w:color w:val="000000"/>
                  <w:sz w:val="18"/>
                  <w:szCs w:val="18"/>
                </w:rPr>
                <w:delText>Mississippi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188E6B" w14:textId="4670EBB8" w:rsidR="00CC3C13" w:rsidRPr="003453AB" w:rsidDel="003C316A" w:rsidRDefault="00CC3C13">
            <w:pPr>
              <w:spacing w:after="0" w:line="276" w:lineRule="auto"/>
              <w:jc w:val="right"/>
              <w:rPr>
                <w:del w:id="4828" w:author="Alotaibi, Raed" w:date="2019-07-12T12:52:00Z"/>
                <w:rFonts w:eastAsia="Times New Roman" w:cstheme="minorHAnsi"/>
                <w:color w:val="000000"/>
                <w:sz w:val="18"/>
                <w:szCs w:val="18"/>
              </w:rPr>
              <w:pPrChange w:id="4829" w:author="Alotaibi, Raed" w:date="2019-07-15T13:58:00Z">
                <w:pPr>
                  <w:spacing w:after="0" w:line="240" w:lineRule="auto"/>
                  <w:jc w:val="right"/>
                </w:pPr>
              </w:pPrChange>
            </w:pPr>
            <w:del w:id="4830" w:author="Alotaibi, Raed" w:date="2019-07-12T12:52:00Z">
              <w:r w:rsidRPr="003453AB" w:rsidDel="003C316A">
                <w:rPr>
                  <w:rFonts w:eastAsia="Times New Roman" w:cstheme="minorHAnsi"/>
                  <w:color w:val="000000"/>
                  <w:sz w:val="18"/>
                  <w:szCs w:val="18"/>
                </w:rPr>
                <w:delText>8,200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11C99D5" w14:textId="750FCAA2" w:rsidR="00CC3C13" w:rsidRPr="003453AB" w:rsidDel="003C316A" w:rsidRDefault="00CC3C13">
            <w:pPr>
              <w:spacing w:after="0" w:line="276" w:lineRule="auto"/>
              <w:jc w:val="right"/>
              <w:rPr>
                <w:del w:id="4831" w:author="Alotaibi, Raed" w:date="2019-07-12T12:52:00Z"/>
                <w:rFonts w:eastAsia="Times New Roman" w:cstheme="minorHAnsi"/>
                <w:color w:val="000000"/>
                <w:sz w:val="18"/>
                <w:szCs w:val="18"/>
              </w:rPr>
              <w:pPrChange w:id="4832" w:author="Alotaibi, Raed" w:date="2019-07-15T13:58:00Z">
                <w:pPr>
                  <w:spacing w:after="0" w:line="240" w:lineRule="auto"/>
                  <w:jc w:val="right"/>
                </w:pPr>
              </w:pPrChange>
            </w:pPr>
            <w:del w:id="4833" w:author="Alotaibi, Raed" w:date="2019-07-12T12:52:00Z">
              <w:r w:rsidRPr="003453AB" w:rsidDel="003C316A">
                <w:rPr>
                  <w:rFonts w:eastAsia="Times New Roman" w:cstheme="minorHAnsi"/>
                  <w:color w:val="000000"/>
                  <w:sz w:val="18"/>
                  <w:szCs w:val="18"/>
                </w:rPr>
                <w:delText>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14636A1" w14:textId="79DD8C0E" w:rsidR="00CC3C13" w:rsidRPr="003453AB" w:rsidDel="003C316A" w:rsidRDefault="00CC3C13">
            <w:pPr>
              <w:spacing w:after="0" w:line="276" w:lineRule="auto"/>
              <w:jc w:val="right"/>
              <w:rPr>
                <w:del w:id="4834" w:author="Alotaibi, Raed" w:date="2019-07-12T12:52:00Z"/>
                <w:rFonts w:eastAsia="Times New Roman" w:cstheme="minorHAnsi"/>
                <w:color w:val="000000"/>
                <w:sz w:val="18"/>
                <w:szCs w:val="18"/>
              </w:rPr>
              <w:pPrChange w:id="4835" w:author="Alotaibi, Raed" w:date="2019-07-15T13:58:00Z">
                <w:pPr>
                  <w:spacing w:after="0" w:line="240" w:lineRule="auto"/>
                  <w:jc w:val="right"/>
                </w:pPr>
              </w:pPrChange>
            </w:pPr>
            <w:del w:id="4836" w:author="Alotaibi, Raed" w:date="2019-07-12T12:52:00Z">
              <w:r w:rsidRPr="003453AB" w:rsidDel="003C316A">
                <w:rPr>
                  <w:rFonts w:eastAsia="Times New Roman" w:cstheme="minorHAnsi"/>
                  <w:color w:val="000000"/>
                  <w:sz w:val="18"/>
                  <w:szCs w:val="18"/>
                </w:rPr>
                <w:delText>9.8%</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DAA8572" w14:textId="4352E1CF" w:rsidR="00CC3C13" w:rsidRPr="003453AB" w:rsidDel="003C316A" w:rsidRDefault="00CC3C13">
            <w:pPr>
              <w:spacing w:after="0" w:line="276" w:lineRule="auto"/>
              <w:jc w:val="right"/>
              <w:rPr>
                <w:del w:id="4837" w:author="Alotaibi, Raed" w:date="2019-07-12T12:52:00Z"/>
                <w:rFonts w:eastAsia="Times New Roman" w:cstheme="minorHAnsi"/>
                <w:color w:val="000000"/>
                <w:sz w:val="18"/>
                <w:szCs w:val="18"/>
              </w:rPr>
              <w:pPrChange w:id="4838" w:author="Alotaibi, Raed" w:date="2019-07-15T13:58:00Z">
                <w:pPr>
                  <w:spacing w:after="0" w:line="240" w:lineRule="auto"/>
                  <w:jc w:val="right"/>
                </w:pPr>
              </w:pPrChange>
            </w:pPr>
            <w:del w:id="4839" w:author="Alotaibi, Raed" w:date="2019-07-12T12:52:00Z">
              <w:r w:rsidRPr="003453AB" w:rsidDel="003C316A">
                <w:rPr>
                  <w:rFonts w:eastAsia="Times New Roman" w:cstheme="minorHAnsi"/>
                  <w:color w:val="000000"/>
                  <w:sz w:val="18"/>
                  <w:szCs w:val="18"/>
                </w:rPr>
                <w:delText>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1CE40C8" w14:textId="5DAD8B41" w:rsidR="00CC3C13" w:rsidRPr="003453AB" w:rsidDel="003C316A" w:rsidRDefault="00CC3C13">
            <w:pPr>
              <w:spacing w:after="0" w:line="276" w:lineRule="auto"/>
              <w:jc w:val="right"/>
              <w:rPr>
                <w:del w:id="4840" w:author="Alotaibi, Raed" w:date="2019-07-12T12:52:00Z"/>
                <w:rFonts w:eastAsia="Times New Roman" w:cstheme="minorHAnsi"/>
                <w:color w:val="000000"/>
                <w:sz w:val="18"/>
                <w:szCs w:val="18"/>
              </w:rPr>
              <w:pPrChange w:id="4841" w:author="Alotaibi, Raed" w:date="2019-07-15T13:58:00Z">
                <w:pPr>
                  <w:spacing w:after="0" w:line="240" w:lineRule="auto"/>
                  <w:jc w:val="right"/>
                </w:pPr>
              </w:pPrChange>
            </w:pPr>
            <w:del w:id="4842" w:author="Alotaibi, Raed" w:date="2019-07-12T12:52:00Z">
              <w:r w:rsidRPr="003453AB" w:rsidDel="003C316A">
                <w:rPr>
                  <w:rFonts w:eastAsia="Times New Roman" w:cstheme="minorHAnsi"/>
                  <w:color w:val="000000"/>
                  <w:sz w:val="18"/>
                  <w:szCs w:val="18"/>
                </w:rPr>
                <w:delText>930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97EE62" w14:textId="65C41A46" w:rsidR="00CC3C13" w:rsidRPr="003453AB" w:rsidDel="003C316A" w:rsidRDefault="00CC3C13">
            <w:pPr>
              <w:spacing w:after="0" w:line="276" w:lineRule="auto"/>
              <w:jc w:val="right"/>
              <w:rPr>
                <w:del w:id="4843" w:author="Alotaibi, Raed" w:date="2019-07-12T12:52:00Z"/>
                <w:rFonts w:eastAsia="Times New Roman" w:cstheme="minorHAnsi"/>
                <w:color w:val="000000"/>
                <w:sz w:val="18"/>
                <w:szCs w:val="18"/>
              </w:rPr>
              <w:pPrChange w:id="4844" w:author="Alotaibi, Raed" w:date="2019-07-15T13:58:00Z">
                <w:pPr>
                  <w:spacing w:after="0" w:line="240" w:lineRule="auto"/>
                  <w:jc w:val="right"/>
                </w:pPr>
              </w:pPrChange>
            </w:pPr>
            <w:del w:id="4845" w:author="Alotaibi, Raed" w:date="2019-07-12T12:52:00Z">
              <w:r w:rsidRPr="003453AB" w:rsidDel="003C316A">
                <w:rPr>
                  <w:rFonts w:eastAsia="Times New Roman" w:cstheme="minorHAnsi"/>
                  <w:color w:val="000000"/>
                  <w:sz w:val="18"/>
                  <w:szCs w:val="18"/>
                </w:rPr>
                <w:delText>10.2%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FA0E224" w14:textId="7DF0EA5F" w:rsidR="00CC3C13" w:rsidRPr="00CC3C13" w:rsidDel="003C316A" w:rsidRDefault="00CC3C13">
            <w:pPr>
              <w:spacing w:after="0" w:line="276" w:lineRule="auto"/>
              <w:jc w:val="right"/>
              <w:rPr>
                <w:del w:id="4846" w:author="Alotaibi, Raed" w:date="2019-07-12T12:52:00Z"/>
                <w:rFonts w:eastAsia="Times New Roman" w:cstheme="minorHAnsi"/>
                <w:color w:val="000000"/>
                <w:sz w:val="18"/>
                <w:szCs w:val="18"/>
              </w:rPr>
              <w:pPrChange w:id="4847" w:author="Alotaibi, Raed" w:date="2019-07-15T13:58:00Z">
                <w:pPr>
                  <w:spacing w:after="0" w:line="240" w:lineRule="auto"/>
                  <w:jc w:val="right"/>
                </w:pPr>
              </w:pPrChange>
            </w:pPr>
            <w:del w:id="4848"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A10764A" w14:textId="54FE374B" w:rsidR="00CC3C13" w:rsidRPr="00CC3C13" w:rsidDel="003C316A" w:rsidRDefault="00CC3C13">
            <w:pPr>
              <w:spacing w:after="0" w:line="276" w:lineRule="auto"/>
              <w:jc w:val="right"/>
              <w:rPr>
                <w:del w:id="4849" w:author="Alotaibi, Raed" w:date="2019-07-12T12:52:00Z"/>
                <w:rFonts w:eastAsia="Times New Roman" w:cstheme="minorHAnsi"/>
                <w:color w:val="000000"/>
                <w:sz w:val="18"/>
                <w:szCs w:val="18"/>
              </w:rPr>
              <w:pPrChange w:id="4850" w:author="Alotaibi, Raed" w:date="2019-07-15T13:58:00Z">
                <w:pPr>
                  <w:spacing w:after="0" w:line="240" w:lineRule="auto"/>
                  <w:jc w:val="right"/>
                </w:pPr>
              </w:pPrChange>
            </w:pPr>
            <w:del w:id="4851"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496D9D0" w14:textId="7BE42B57" w:rsidR="00CC3C13" w:rsidRPr="00CC3C13" w:rsidDel="003C316A" w:rsidRDefault="00CC3C13">
            <w:pPr>
              <w:spacing w:after="0" w:line="276" w:lineRule="auto"/>
              <w:jc w:val="right"/>
              <w:rPr>
                <w:del w:id="4852" w:author="Alotaibi, Raed" w:date="2019-07-12T12:52:00Z"/>
                <w:rFonts w:eastAsia="Times New Roman" w:cstheme="minorHAnsi"/>
                <w:color w:val="000000"/>
                <w:sz w:val="18"/>
                <w:szCs w:val="18"/>
              </w:rPr>
              <w:pPrChange w:id="4853" w:author="Alotaibi, Raed" w:date="2019-07-15T13:58:00Z">
                <w:pPr>
                  <w:spacing w:after="0" w:line="240" w:lineRule="auto"/>
                  <w:jc w:val="right"/>
                </w:pPr>
              </w:pPrChange>
            </w:pPr>
            <w:del w:id="4854"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2ECDBD" w14:textId="1CC56270" w:rsidR="00CC3C13" w:rsidRPr="00CC3C13" w:rsidDel="003C316A" w:rsidRDefault="00CC3C13">
            <w:pPr>
              <w:spacing w:after="0" w:line="276" w:lineRule="auto"/>
              <w:jc w:val="right"/>
              <w:rPr>
                <w:del w:id="4855" w:author="Alotaibi, Raed" w:date="2019-07-12T12:52:00Z"/>
                <w:rFonts w:eastAsia="Times New Roman" w:cstheme="minorHAnsi"/>
                <w:color w:val="000000"/>
                <w:sz w:val="18"/>
                <w:szCs w:val="18"/>
              </w:rPr>
              <w:pPrChange w:id="4856" w:author="Alotaibi, Raed" w:date="2019-07-15T13:58:00Z">
                <w:pPr>
                  <w:spacing w:after="0" w:line="240" w:lineRule="auto"/>
                  <w:jc w:val="right"/>
                </w:pPr>
              </w:pPrChange>
            </w:pPr>
            <w:del w:id="4857" w:author="Alotaibi, Raed" w:date="2019-07-12T12:52:00Z">
              <w:r w:rsidRPr="00CC3C13" w:rsidDel="003C316A">
                <w:rPr>
                  <w:rFonts w:ascii="Calibri" w:hAnsi="Calibri" w:cs="Calibri"/>
                  <w:color w:val="000000"/>
                  <w:sz w:val="18"/>
                  <w:szCs w:val="18"/>
                </w:rPr>
                <w:delText>11.0%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097A8F3" w14:textId="4692F7C1" w:rsidR="00CC3C13" w:rsidRPr="00CC3C13" w:rsidDel="003C316A" w:rsidRDefault="00CC3C13">
            <w:pPr>
              <w:spacing w:after="0" w:line="276" w:lineRule="auto"/>
              <w:jc w:val="right"/>
              <w:rPr>
                <w:del w:id="4858" w:author="Alotaibi, Raed" w:date="2019-07-12T12:52:00Z"/>
                <w:rFonts w:eastAsia="Times New Roman" w:cstheme="minorHAnsi"/>
                <w:color w:val="000000"/>
                <w:sz w:val="18"/>
                <w:szCs w:val="18"/>
              </w:rPr>
              <w:pPrChange w:id="4859" w:author="Alotaibi, Raed" w:date="2019-07-15T13:58:00Z">
                <w:pPr>
                  <w:spacing w:after="0" w:line="240" w:lineRule="auto"/>
                  <w:jc w:val="right"/>
                </w:pPr>
              </w:pPrChange>
            </w:pPr>
            <w:del w:id="4860" w:author="Alotaibi, Raed" w:date="2019-07-12T12:52:00Z">
              <w:r w:rsidRPr="00CC3C13" w:rsidDel="003C316A">
                <w:rPr>
                  <w:rFonts w:ascii="Calibri" w:hAnsi="Calibri" w:cs="Calibri"/>
                  <w:color w:val="000000"/>
                  <w:sz w:val="18"/>
                  <w:szCs w:val="18"/>
                </w:rPr>
                <w:delText>16.3%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5392B39" w14:textId="5E07B192" w:rsidR="00CC3C13" w:rsidRPr="00CC3C13" w:rsidDel="003C316A" w:rsidRDefault="00CC3C13">
            <w:pPr>
              <w:spacing w:after="0" w:line="276" w:lineRule="auto"/>
              <w:jc w:val="right"/>
              <w:rPr>
                <w:del w:id="4861" w:author="Alotaibi, Raed" w:date="2019-07-12T12:52:00Z"/>
                <w:rFonts w:eastAsia="Times New Roman" w:cstheme="minorHAnsi"/>
                <w:color w:val="000000"/>
                <w:sz w:val="18"/>
                <w:szCs w:val="18"/>
              </w:rPr>
              <w:pPrChange w:id="4862" w:author="Alotaibi, Raed" w:date="2019-07-15T13:58:00Z">
                <w:pPr>
                  <w:spacing w:after="0" w:line="240" w:lineRule="auto"/>
                  <w:jc w:val="right"/>
                </w:pPr>
              </w:pPrChange>
            </w:pPr>
            <w:del w:id="4863" w:author="Alotaibi, Raed" w:date="2019-07-12T12:52:00Z">
              <w:r w:rsidRPr="00CC3C13" w:rsidDel="003C316A">
                <w:rPr>
                  <w:rFonts w:ascii="Calibri" w:hAnsi="Calibri" w:cs="Calibri"/>
                  <w:color w:val="000000"/>
                  <w:sz w:val="18"/>
                  <w:szCs w:val="18"/>
                </w:rPr>
                <w:delText>4.8%</w:delText>
              </w:r>
            </w:del>
          </w:p>
        </w:tc>
      </w:tr>
      <w:tr w:rsidR="00CC3C13" w:rsidRPr="003453AB" w:rsidDel="003C316A" w14:paraId="5099C8F3" w14:textId="2049473E" w:rsidTr="00CC3C13">
        <w:trPr>
          <w:trHeight w:val="247"/>
          <w:jc w:val="center"/>
          <w:del w:id="48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2A5EBE4" w14:textId="32F06871" w:rsidR="00CC3C13" w:rsidRPr="003453AB" w:rsidDel="003C316A" w:rsidRDefault="00CC3C13">
            <w:pPr>
              <w:spacing w:after="0" w:line="276" w:lineRule="auto"/>
              <w:rPr>
                <w:del w:id="4865" w:author="Alotaibi, Raed" w:date="2019-07-12T12:52:00Z"/>
                <w:rFonts w:eastAsia="Times New Roman" w:cstheme="minorHAnsi"/>
                <w:b/>
                <w:bCs/>
                <w:color w:val="000000"/>
                <w:sz w:val="18"/>
                <w:szCs w:val="18"/>
              </w:rPr>
              <w:pPrChange w:id="4866" w:author="Alotaibi, Raed" w:date="2019-07-15T13:58:00Z">
                <w:pPr>
                  <w:spacing w:after="0" w:line="240" w:lineRule="auto"/>
                </w:pPr>
              </w:pPrChange>
            </w:pPr>
            <w:del w:id="4867" w:author="Alotaibi, Raed" w:date="2019-07-12T12:52:00Z">
              <w:r w:rsidRPr="003453AB" w:rsidDel="003C316A">
                <w:rPr>
                  <w:rFonts w:eastAsia="Times New Roman" w:cstheme="minorHAnsi"/>
                  <w:b/>
                  <w:bCs/>
                  <w:color w:val="000000"/>
                  <w:sz w:val="18"/>
                  <w:szCs w:val="18"/>
                </w:rPr>
                <w:delText>Missouri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2576B63" w14:textId="4BE37C5C" w:rsidR="00CC3C13" w:rsidRPr="003453AB" w:rsidDel="003C316A" w:rsidRDefault="00CC3C13">
            <w:pPr>
              <w:spacing w:after="0" w:line="276" w:lineRule="auto"/>
              <w:jc w:val="right"/>
              <w:rPr>
                <w:del w:id="4868" w:author="Alotaibi, Raed" w:date="2019-07-12T12:52:00Z"/>
                <w:rFonts w:eastAsia="Times New Roman" w:cstheme="minorHAnsi"/>
                <w:color w:val="000000"/>
                <w:sz w:val="18"/>
                <w:szCs w:val="18"/>
              </w:rPr>
              <w:pPrChange w:id="4869" w:author="Alotaibi, Raed" w:date="2019-07-15T13:58:00Z">
                <w:pPr>
                  <w:spacing w:after="0" w:line="240" w:lineRule="auto"/>
                  <w:jc w:val="right"/>
                </w:pPr>
              </w:pPrChange>
            </w:pPr>
            <w:del w:id="4870" w:author="Alotaibi, Raed" w:date="2019-07-12T12:52:00Z">
              <w:r w:rsidRPr="003453AB" w:rsidDel="003C316A">
                <w:rPr>
                  <w:rFonts w:eastAsia="Times New Roman" w:cstheme="minorHAnsi"/>
                  <w:color w:val="000000"/>
                  <w:sz w:val="18"/>
                  <w:szCs w:val="18"/>
                </w:rPr>
                <w:delText>15,400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BF7B79" w14:textId="7126AFEF" w:rsidR="00CC3C13" w:rsidRPr="003453AB" w:rsidDel="003C316A" w:rsidRDefault="00CC3C13">
            <w:pPr>
              <w:spacing w:after="0" w:line="276" w:lineRule="auto"/>
              <w:jc w:val="right"/>
              <w:rPr>
                <w:del w:id="4871" w:author="Alotaibi, Raed" w:date="2019-07-12T12:52:00Z"/>
                <w:rFonts w:eastAsia="Times New Roman" w:cstheme="minorHAnsi"/>
                <w:color w:val="000000"/>
                <w:sz w:val="18"/>
                <w:szCs w:val="18"/>
              </w:rPr>
              <w:pPrChange w:id="4872" w:author="Alotaibi, Raed" w:date="2019-07-15T13:58:00Z">
                <w:pPr>
                  <w:spacing w:after="0" w:line="240" w:lineRule="auto"/>
                  <w:jc w:val="right"/>
                </w:pPr>
              </w:pPrChange>
            </w:pPr>
            <w:del w:id="4873" w:author="Alotaibi, Raed" w:date="2019-07-12T12:52:00Z">
              <w:r w:rsidRPr="003453AB" w:rsidDel="003C316A">
                <w:rPr>
                  <w:rFonts w:eastAsia="Times New Roman" w:cstheme="minorHAnsi"/>
                  <w:color w:val="000000"/>
                  <w:sz w:val="18"/>
                  <w:szCs w:val="18"/>
                </w:rPr>
                <w:delText>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2F0A7E1" w14:textId="74384DD8" w:rsidR="00CC3C13" w:rsidRPr="003453AB" w:rsidDel="003C316A" w:rsidRDefault="00CC3C13">
            <w:pPr>
              <w:spacing w:after="0" w:line="276" w:lineRule="auto"/>
              <w:jc w:val="right"/>
              <w:rPr>
                <w:del w:id="4874" w:author="Alotaibi, Raed" w:date="2019-07-12T12:52:00Z"/>
                <w:rFonts w:eastAsia="Times New Roman" w:cstheme="minorHAnsi"/>
                <w:color w:val="000000"/>
                <w:sz w:val="18"/>
                <w:szCs w:val="18"/>
              </w:rPr>
              <w:pPrChange w:id="4875" w:author="Alotaibi, Raed" w:date="2019-07-15T13:58:00Z">
                <w:pPr>
                  <w:spacing w:after="0" w:line="240" w:lineRule="auto"/>
                  <w:jc w:val="right"/>
                </w:pPr>
              </w:pPrChange>
            </w:pPr>
            <w:del w:id="4876"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5650AD3" w14:textId="2F0F5892" w:rsidR="00CC3C13" w:rsidRPr="003453AB" w:rsidDel="003C316A" w:rsidRDefault="00CC3C13">
            <w:pPr>
              <w:spacing w:after="0" w:line="276" w:lineRule="auto"/>
              <w:jc w:val="right"/>
              <w:rPr>
                <w:del w:id="4877" w:author="Alotaibi, Raed" w:date="2019-07-12T12:52:00Z"/>
                <w:rFonts w:eastAsia="Times New Roman" w:cstheme="minorHAnsi"/>
                <w:color w:val="000000"/>
                <w:sz w:val="18"/>
                <w:szCs w:val="18"/>
              </w:rPr>
              <w:pPrChange w:id="4878" w:author="Alotaibi, Raed" w:date="2019-07-15T13:58:00Z">
                <w:pPr>
                  <w:spacing w:after="0" w:line="240" w:lineRule="auto"/>
                  <w:jc w:val="right"/>
                </w:pPr>
              </w:pPrChange>
            </w:pPr>
            <w:del w:id="4879" w:author="Alotaibi, Raed" w:date="2019-07-12T12:52:00Z">
              <w:r w:rsidRPr="003453AB" w:rsidDel="003C316A">
                <w:rPr>
                  <w:rFonts w:eastAsia="Times New Roman" w:cstheme="minorHAnsi"/>
                  <w:color w:val="000000"/>
                  <w:sz w:val="18"/>
                  <w:szCs w:val="18"/>
                </w:rPr>
                <w:delText>15,800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5D214F" w14:textId="7AC5B1AD" w:rsidR="00CC3C13" w:rsidRPr="003453AB" w:rsidDel="003C316A" w:rsidRDefault="00CC3C13">
            <w:pPr>
              <w:spacing w:after="0" w:line="276" w:lineRule="auto"/>
              <w:jc w:val="right"/>
              <w:rPr>
                <w:del w:id="4880" w:author="Alotaibi, Raed" w:date="2019-07-12T12:52:00Z"/>
                <w:rFonts w:eastAsia="Times New Roman" w:cstheme="minorHAnsi"/>
                <w:color w:val="000000"/>
                <w:sz w:val="18"/>
                <w:szCs w:val="18"/>
              </w:rPr>
              <w:pPrChange w:id="4881" w:author="Alotaibi, Raed" w:date="2019-07-15T13:58:00Z">
                <w:pPr>
                  <w:spacing w:after="0" w:line="240" w:lineRule="auto"/>
                  <w:jc w:val="right"/>
                </w:pPr>
              </w:pPrChange>
            </w:pPr>
            <w:del w:id="4882" w:author="Alotaibi, Raed" w:date="2019-07-12T12:52:00Z">
              <w:r w:rsidRPr="003453AB" w:rsidDel="003C316A">
                <w:rPr>
                  <w:rFonts w:eastAsia="Times New Roman" w:cstheme="minorHAnsi"/>
                  <w:color w:val="000000"/>
                  <w:sz w:val="18"/>
                  <w:szCs w:val="18"/>
                </w:rPr>
                <w:delText>1,900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FD3D0AE" w14:textId="0D3E357C" w:rsidR="00CC3C13" w:rsidRPr="003453AB" w:rsidDel="003C316A" w:rsidRDefault="00CC3C13">
            <w:pPr>
              <w:spacing w:after="0" w:line="276" w:lineRule="auto"/>
              <w:jc w:val="right"/>
              <w:rPr>
                <w:del w:id="4883" w:author="Alotaibi, Raed" w:date="2019-07-12T12:52:00Z"/>
                <w:rFonts w:eastAsia="Times New Roman" w:cstheme="minorHAnsi"/>
                <w:color w:val="000000"/>
                <w:sz w:val="18"/>
                <w:szCs w:val="18"/>
              </w:rPr>
              <w:pPrChange w:id="4884" w:author="Alotaibi, Raed" w:date="2019-07-15T13:58:00Z">
                <w:pPr>
                  <w:spacing w:after="0" w:line="240" w:lineRule="auto"/>
                  <w:jc w:val="right"/>
                </w:pPr>
              </w:pPrChange>
            </w:pPr>
            <w:del w:id="4885" w:author="Alotaibi, Raed" w:date="2019-07-12T12:52:00Z">
              <w:r w:rsidRPr="003453AB" w:rsidDel="003C316A">
                <w:rPr>
                  <w:rFonts w:eastAsia="Times New Roman" w:cstheme="minorHAnsi"/>
                  <w:color w:val="000000"/>
                  <w:sz w:val="18"/>
                  <w:szCs w:val="18"/>
                </w:rPr>
                <w:delText>12.0%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BF97C27" w14:textId="767D3E7D" w:rsidR="00CC3C13" w:rsidRPr="00CC3C13" w:rsidDel="003C316A" w:rsidRDefault="00CC3C13">
            <w:pPr>
              <w:spacing w:after="0" w:line="276" w:lineRule="auto"/>
              <w:jc w:val="right"/>
              <w:rPr>
                <w:del w:id="4886" w:author="Alotaibi, Raed" w:date="2019-07-12T12:52:00Z"/>
                <w:rFonts w:eastAsia="Times New Roman" w:cstheme="minorHAnsi"/>
                <w:color w:val="000000"/>
                <w:sz w:val="18"/>
                <w:szCs w:val="18"/>
              </w:rPr>
              <w:pPrChange w:id="4887" w:author="Alotaibi, Raed" w:date="2019-07-15T13:58:00Z">
                <w:pPr>
                  <w:spacing w:after="0" w:line="240" w:lineRule="auto"/>
                  <w:jc w:val="right"/>
                </w:pPr>
              </w:pPrChange>
            </w:pPr>
            <w:del w:id="4888"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D1CAEF2" w14:textId="6BE23D48" w:rsidR="00CC3C13" w:rsidRPr="00CC3C13" w:rsidDel="003C316A" w:rsidRDefault="00CC3C13">
            <w:pPr>
              <w:spacing w:after="0" w:line="276" w:lineRule="auto"/>
              <w:jc w:val="right"/>
              <w:rPr>
                <w:del w:id="4889" w:author="Alotaibi, Raed" w:date="2019-07-12T12:52:00Z"/>
                <w:rFonts w:eastAsia="Times New Roman" w:cstheme="minorHAnsi"/>
                <w:color w:val="000000"/>
                <w:sz w:val="18"/>
                <w:szCs w:val="18"/>
              </w:rPr>
              <w:pPrChange w:id="4890" w:author="Alotaibi, Raed" w:date="2019-07-15T13:58:00Z">
                <w:pPr>
                  <w:spacing w:after="0" w:line="240" w:lineRule="auto"/>
                  <w:jc w:val="right"/>
                </w:pPr>
              </w:pPrChange>
            </w:pPr>
            <w:del w:id="4891"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0705E66" w14:textId="35F369CC" w:rsidR="00CC3C13" w:rsidRPr="00CC3C13" w:rsidDel="003C316A" w:rsidRDefault="00CC3C13">
            <w:pPr>
              <w:spacing w:after="0" w:line="276" w:lineRule="auto"/>
              <w:jc w:val="right"/>
              <w:rPr>
                <w:del w:id="4892" w:author="Alotaibi, Raed" w:date="2019-07-12T12:52:00Z"/>
                <w:rFonts w:eastAsia="Times New Roman" w:cstheme="minorHAnsi"/>
                <w:color w:val="000000"/>
                <w:sz w:val="18"/>
                <w:szCs w:val="18"/>
              </w:rPr>
              <w:pPrChange w:id="4893" w:author="Alotaibi, Raed" w:date="2019-07-15T13:58:00Z">
                <w:pPr>
                  <w:spacing w:after="0" w:line="240" w:lineRule="auto"/>
                  <w:jc w:val="right"/>
                </w:pPr>
              </w:pPrChange>
            </w:pPr>
            <w:del w:id="4894"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1E2127E" w14:textId="534AAE26" w:rsidR="00CC3C13" w:rsidRPr="00CC3C13" w:rsidDel="003C316A" w:rsidRDefault="00CC3C13">
            <w:pPr>
              <w:spacing w:after="0" w:line="276" w:lineRule="auto"/>
              <w:jc w:val="right"/>
              <w:rPr>
                <w:del w:id="4895" w:author="Alotaibi, Raed" w:date="2019-07-12T12:52:00Z"/>
                <w:rFonts w:eastAsia="Times New Roman" w:cstheme="minorHAnsi"/>
                <w:color w:val="000000"/>
                <w:sz w:val="18"/>
                <w:szCs w:val="18"/>
              </w:rPr>
              <w:pPrChange w:id="4896" w:author="Alotaibi, Raed" w:date="2019-07-15T13:58:00Z">
                <w:pPr>
                  <w:spacing w:after="0" w:line="240" w:lineRule="auto"/>
                  <w:jc w:val="right"/>
                </w:pPr>
              </w:pPrChange>
            </w:pPr>
            <w:del w:id="4897"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8EC68C2" w14:textId="0A8B94E7" w:rsidR="00CC3C13" w:rsidRPr="00CC3C13" w:rsidDel="003C316A" w:rsidRDefault="00CC3C13">
            <w:pPr>
              <w:spacing w:after="0" w:line="276" w:lineRule="auto"/>
              <w:jc w:val="right"/>
              <w:rPr>
                <w:del w:id="4898" w:author="Alotaibi, Raed" w:date="2019-07-12T12:52:00Z"/>
                <w:rFonts w:eastAsia="Times New Roman" w:cstheme="minorHAnsi"/>
                <w:color w:val="000000"/>
                <w:sz w:val="18"/>
                <w:szCs w:val="18"/>
              </w:rPr>
              <w:pPrChange w:id="4899" w:author="Alotaibi, Raed" w:date="2019-07-15T13:58:00Z">
                <w:pPr>
                  <w:spacing w:after="0" w:line="240" w:lineRule="auto"/>
                  <w:jc w:val="right"/>
                </w:pPr>
              </w:pPrChange>
            </w:pPr>
            <w:del w:id="4900" w:author="Alotaibi, Raed" w:date="2019-07-12T12:52:00Z">
              <w:r w:rsidRPr="00CC3C13" w:rsidDel="003C316A">
                <w:rPr>
                  <w:rFonts w:ascii="Calibri" w:hAnsi="Calibri" w:cs="Calibri"/>
                  <w:color w:val="000000"/>
                  <w:sz w:val="18"/>
                  <w:szCs w:val="18"/>
                </w:rPr>
                <w:delText>5.6%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07B9897" w14:textId="424D086E" w:rsidR="00CC3C13" w:rsidRPr="00CC3C13" w:rsidDel="003C316A" w:rsidRDefault="00CC3C13">
            <w:pPr>
              <w:spacing w:after="0" w:line="276" w:lineRule="auto"/>
              <w:jc w:val="right"/>
              <w:rPr>
                <w:del w:id="4901" w:author="Alotaibi, Raed" w:date="2019-07-12T12:52:00Z"/>
                <w:rFonts w:eastAsia="Times New Roman" w:cstheme="minorHAnsi"/>
                <w:color w:val="000000"/>
                <w:sz w:val="18"/>
                <w:szCs w:val="18"/>
              </w:rPr>
              <w:pPrChange w:id="4902" w:author="Alotaibi, Raed" w:date="2019-07-15T13:58:00Z">
                <w:pPr>
                  <w:spacing w:after="0" w:line="240" w:lineRule="auto"/>
                  <w:jc w:val="right"/>
                </w:pPr>
              </w:pPrChange>
            </w:pPr>
            <w:del w:id="4903"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3520FECC" w14:textId="7A68E785" w:rsidTr="00CC3C13">
        <w:trPr>
          <w:trHeight w:val="247"/>
          <w:jc w:val="center"/>
          <w:del w:id="49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6BEE1ED" w14:textId="363EE2DA" w:rsidR="00CC3C13" w:rsidRPr="003453AB" w:rsidDel="003C316A" w:rsidRDefault="00CC3C13">
            <w:pPr>
              <w:spacing w:after="0" w:line="276" w:lineRule="auto"/>
              <w:rPr>
                <w:del w:id="4905" w:author="Alotaibi, Raed" w:date="2019-07-12T12:52:00Z"/>
                <w:rFonts w:eastAsia="Times New Roman" w:cstheme="minorHAnsi"/>
                <w:b/>
                <w:bCs/>
                <w:color w:val="000000"/>
                <w:sz w:val="18"/>
                <w:szCs w:val="18"/>
              </w:rPr>
              <w:pPrChange w:id="4906" w:author="Alotaibi, Raed" w:date="2019-07-15T13:58:00Z">
                <w:pPr>
                  <w:spacing w:after="0" w:line="240" w:lineRule="auto"/>
                </w:pPr>
              </w:pPrChange>
            </w:pPr>
            <w:del w:id="4907" w:author="Alotaibi, Raed" w:date="2019-07-12T12:52:00Z">
              <w:r w:rsidRPr="003453AB" w:rsidDel="003C316A">
                <w:rPr>
                  <w:rFonts w:eastAsia="Times New Roman" w:cstheme="minorHAnsi"/>
                  <w:b/>
                  <w:bCs/>
                  <w:color w:val="000000"/>
                  <w:sz w:val="18"/>
                  <w:szCs w:val="18"/>
                </w:rPr>
                <w:delText>Montana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3EE1E28" w14:textId="25918A0E" w:rsidR="00CC3C13" w:rsidRPr="003453AB" w:rsidDel="003C316A" w:rsidRDefault="00CC3C13">
            <w:pPr>
              <w:spacing w:after="0" w:line="276" w:lineRule="auto"/>
              <w:jc w:val="right"/>
              <w:rPr>
                <w:del w:id="4908" w:author="Alotaibi, Raed" w:date="2019-07-12T12:52:00Z"/>
                <w:rFonts w:eastAsia="Times New Roman" w:cstheme="minorHAnsi"/>
                <w:color w:val="000000"/>
                <w:sz w:val="18"/>
                <w:szCs w:val="18"/>
              </w:rPr>
              <w:pPrChange w:id="4909" w:author="Alotaibi, Raed" w:date="2019-07-15T13:58:00Z">
                <w:pPr>
                  <w:spacing w:after="0" w:line="240" w:lineRule="auto"/>
                  <w:jc w:val="right"/>
                </w:pPr>
              </w:pPrChange>
            </w:pPr>
            <w:del w:id="4910"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107D54C" w14:textId="5B6A1227" w:rsidR="00CC3C13" w:rsidRPr="003453AB" w:rsidDel="003C316A" w:rsidRDefault="00CC3C13">
            <w:pPr>
              <w:spacing w:after="0" w:line="276" w:lineRule="auto"/>
              <w:jc w:val="right"/>
              <w:rPr>
                <w:del w:id="4911" w:author="Alotaibi, Raed" w:date="2019-07-12T12:52:00Z"/>
                <w:rFonts w:eastAsia="Times New Roman" w:cstheme="minorHAnsi"/>
                <w:color w:val="000000"/>
                <w:sz w:val="18"/>
                <w:szCs w:val="18"/>
              </w:rPr>
              <w:pPrChange w:id="4912" w:author="Alotaibi, Raed" w:date="2019-07-15T13:58:00Z">
                <w:pPr>
                  <w:spacing w:after="0" w:line="240" w:lineRule="auto"/>
                  <w:jc w:val="right"/>
                </w:pPr>
              </w:pPrChange>
            </w:pPr>
            <w:del w:id="4913"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48EAC9C" w14:textId="0F473E8F" w:rsidR="00CC3C13" w:rsidRPr="003453AB" w:rsidDel="003C316A" w:rsidRDefault="00CC3C13">
            <w:pPr>
              <w:spacing w:after="0" w:line="276" w:lineRule="auto"/>
              <w:jc w:val="right"/>
              <w:rPr>
                <w:del w:id="4914" w:author="Alotaibi, Raed" w:date="2019-07-12T12:52:00Z"/>
                <w:rFonts w:eastAsia="Times New Roman" w:cstheme="minorHAnsi"/>
                <w:color w:val="000000"/>
                <w:sz w:val="18"/>
                <w:szCs w:val="18"/>
              </w:rPr>
              <w:pPrChange w:id="4915" w:author="Alotaibi, Raed" w:date="2019-07-15T13:58:00Z">
                <w:pPr>
                  <w:spacing w:after="0" w:line="240" w:lineRule="auto"/>
                  <w:jc w:val="right"/>
                </w:pPr>
              </w:pPrChange>
            </w:pPr>
            <w:del w:id="4916" w:author="Alotaibi, Raed" w:date="2019-07-12T12:52:00Z">
              <w:r w:rsidRPr="003453AB" w:rsidDel="003C316A">
                <w:rPr>
                  <w:rFonts w:eastAsia="Times New Roman" w:cstheme="minorHAnsi"/>
                  <w:color w:val="000000"/>
                  <w:sz w:val="18"/>
                  <w:szCs w:val="18"/>
                </w:rPr>
                <w:delText>8.3%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80BB03" w14:textId="3B37A600" w:rsidR="00CC3C13" w:rsidRPr="003453AB" w:rsidDel="003C316A" w:rsidRDefault="00CC3C13">
            <w:pPr>
              <w:spacing w:after="0" w:line="276" w:lineRule="auto"/>
              <w:jc w:val="right"/>
              <w:rPr>
                <w:del w:id="4917" w:author="Alotaibi, Raed" w:date="2019-07-12T12:52:00Z"/>
                <w:rFonts w:eastAsia="Times New Roman" w:cstheme="minorHAnsi"/>
                <w:color w:val="000000"/>
                <w:sz w:val="18"/>
                <w:szCs w:val="18"/>
              </w:rPr>
              <w:pPrChange w:id="4918" w:author="Alotaibi, Raed" w:date="2019-07-15T13:58:00Z">
                <w:pPr>
                  <w:spacing w:after="0" w:line="240" w:lineRule="auto"/>
                  <w:jc w:val="right"/>
                </w:pPr>
              </w:pPrChange>
            </w:pPr>
            <w:del w:id="4919" w:author="Alotaibi, Raed" w:date="2019-07-12T12:52:00Z">
              <w:r w:rsidRPr="003453AB" w:rsidDel="003C316A">
                <w:rPr>
                  <w:rFonts w:eastAsia="Times New Roman" w:cstheme="minorHAnsi"/>
                  <w:color w:val="000000"/>
                  <w:sz w:val="18"/>
                  <w:szCs w:val="18"/>
                </w:rPr>
                <w:delText>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5930980" w14:textId="60E834BA" w:rsidR="00CC3C13" w:rsidRPr="003453AB" w:rsidDel="003C316A" w:rsidRDefault="00CC3C13">
            <w:pPr>
              <w:spacing w:after="0" w:line="276" w:lineRule="auto"/>
              <w:jc w:val="right"/>
              <w:rPr>
                <w:del w:id="4920" w:author="Alotaibi, Raed" w:date="2019-07-12T12:52:00Z"/>
                <w:rFonts w:eastAsia="Times New Roman" w:cstheme="minorHAnsi"/>
                <w:color w:val="000000"/>
                <w:sz w:val="18"/>
                <w:szCs w:val="18"/>
              </w:rPr>
              <w:pPrChange w:id="4921" w:author="Alotaibi, Raed" w:date="2019-07-15T13:58:00Z">
                <w:pPr>
                  <w:spacing w:after="0" w:line="240" w:lineRule="auto"/>
                  <w:jc w:val="right"/>
                </w:pPr>
              </w:pPrChange>
            </w:pPr>
            <w:del w:id="4922" w:author="Alotaibi, Raed" w:date="2019-07-12T12:52:00Z">
              <w:r w:rsidRPr="003453AB" w:rsidDel="003C316A">
                <w:rPr>
                  <w:rFonts w:eastAsia="Times New Roman" w:cstheme="minorHAnsi"/>
                  <w:color w:val="000000"/>
                  <w:sz w:val="18"/>
                  <w:szCs w:val="18"/>
                </w:rPr>
                <w:delText>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4E0622B" w14:textId="473B9E88" w:rsidR="00CC3C13" w:rsidRPr="003453AB" w:rsidDel="003C316A" w:rsidRDefault="00CC3C13">
            <w:pPr>
              <w:spacing w:after="0" w:line="276" w:lineRule="auto"/>
              <w:jc w:val="right"/>
              <w:rPr>
                <w:del w:id="4923" w:author="Alotaibi, Raed" w:date="2019-07-12T12:52:00Z"/>
                <w:rFonts w:eastAsia="Times New Roman" w:cstheme="minorHAnsi"/>
                <w:color w:val="000000"/>
                <w:sz w:val="18"/>
                <w:szCs w:val="18"/>
              </w:rPr>
              <w:pPrChange w:id="4924" w:author="Alotaibi, Raed" w:date="2019-07-15T13:58:00Z">
                <w:pPr>
                  <w:spacing w:after="0" w:line="240" w:lineRule="auto"/>
                  <w:jc w:val="right"/>
                </w:pPr>
              </w:pPrChange>
            </w:pPr>
            <w:del w:id="4925" w:author="Alotaibi, Raed" w:date="2019-07-12T12:52:00Z">
              <w:r w:rsidRPr="003453AB" w:rsidDel="003C316A">
                <w:rPr>
                  <w:rFonts w:eastAsia="Times New Roman" w:cstheme="minorHAnsi"/>
                  <w:color w:val="000000"/>
                  <w:sz w:val="18"/>
                  <w:szCs w:val="18"/>
                </w:rPr>
                <w:delText>7.8%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F22FBCA" w14:textId="3B50DDAD" w:rsidR="00CC3C13" w:rsidRPr="00CC3C13" w:rsidDel="003C316A" w:rsidRDefault="00CC3C13">
            <w:pPr>
              <w:spacing w:after="0" w:line="276" w:lineRule="auto"/>
              <w:jc w:val="right"/>
              <w:rPr>
                <w:del w:id="4926" w:author="Alotaibi, Raed" w:date="2019-07-12T12:52:00Z"/>
                <w:rFonts w:eastAsia="Times New Roman" w:cstheme="minorHAnsi"/>
                <w:color w:val="000000"/>
                <w:sz w:val="18"/>
                <w:szCs w:val="18"/>
              </w:rPr>
              <w:pPrChange w:id="4927" w:author="Alotaibi, Raed" w:date="2019-07-15T13:58:00Z">
                <w:pPr>
                  <w:spacing w:after="0" w:line="240" w:lineRule="auto"/>
                  <w:jc w:val="right"/>
                </w:pPr>
              </w:pPrChange>
            </w:pPr>
            <w:del w:id="4928"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C224B00" w14:textId="6161AEF4" w:rsidR="00CC3C13" w:rsidRPr="00CC3C13" w:rsidDel="003C316A" w:rsidRDefault="00CC3C13">
            <w:pPr>
              <w:spacing w:after="0" w:line="276" w:lineRule="auto"/>
              <w:jc w:val="right"/>
              <w:rPr>
                <w:del w:id="4929" w:author="Alotaibi, Raed" w:date="2019-07-12T12:52:00Z"/>
                <w:rFonts w:eastAsia="Times New Roman" w:cstheme="minorHAnsi"/>
                <w:color w:val="000000"/>
                <w:sz w:val="18"/>
                <w:szCs w:val="18"/>
              </w:rPr>
              <w:pPrChange w:id="4930" w:author="Alotaibi, Raed" w:date="2019-07-15T13:58:00Z">
                <w:pPr>
                  <w:spacing w:after="0" w:line="240" w:lineRule="auto"/>
                  <w:jc w:val="right"/>
                </w:pPr>
              </w:pPrChange>
            </w:pPr>
            <w:del w:id="4931"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A417F2" w14:textId="3A4EF9D1" w:rsidR="00CC3C13" w:rsidRPr="00CC3C13" w:rsidDel="003C316A" w:rsidRDefault="00CC3C13">
            <w:pPr>
              <w:spacing w:after="0" w:line="276" w:lineRule="auto"/>
              <w:jc w:val="right"/>
              <w:rPr>
                <w:del w:id="4932" w:author="Alotaibi, Raed" w:date="2019-07-12T12:52:00Z"/>
                <w:rFonts w:eastAsia="Times New Roman" w:cstheme="minorHAnsi"/>
                <w:color w:val="000000"/>
                <w:sz w:val="18"/>
                <w:szCs w:val="18"/>
              </w:rPr>
              <w:pPrChange w:id="4933" w:author="Alotaibi, Raed" w:date="2019-07-15T13:58:00Z">
                <w:pPr>
                  <w:spacing w:after="0" w:line="240" w:lineRule="auto"/>
                  <w:jc w:val="right"/>
                </w:pPr>
              </w:pPrChange>
            </w:pPr>
            <w:del w:id="4934"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374354" w14:textId="654BD26D" w:rsidR="00CC3C13" w:rsidRPr="00CC3C13" w:rsidDel="003C316A" w:rsidRDefault="00CC3C13">
            <w:pPr>
              <w:spacing w:after="0" w:line="276" w:lineRule="auto"/>
              <w:jc w:val="right"/>
              <w:rPr>
                <w:del w:id="4935" w:author="Alotaibi, Raed" w:date="2019-07-12T12:52:00Z"/>
                <w:rFonts w:eastAsia="Times New Roman" w:cstheme="minorHAnsi"/>
                <w:color w:val="000000"/>
                <w:sz w:val="18"/>
                <w:szCs w:val="18"/>
              </w:rPr>
              <w:pPrChange w:id="4936" w:author="Alotaibi, Raed" w:date="2019-07-15T13:58:00Z">
                <w:pPr>
                  <w:spacing w:after="0" w:line="240" w:lineRule="auto"/>
                  <w:jc w:val="right"/>
                </w:pPr>
              </w:pPrChange>
            </w:pPr>
            <w:del w:id="4937" w:author="Alotaibi, Raed" w:date="2019-07-12T12:52:00Z">
              <w:r w:rsidRPr="00CC3C13" w:rsidDel="003C316A">
                <w:rPr>
                  <w:rFonts w:ascii="Calibri" w:hAnsi="Calibri" w:cs="Calibri"/>
                  <w:color w:val="000000"/>
                  <w:sz w:val="18"/>
                  <w:szCs w:val="18"/>
                </w:rPr>
                <w:delText>-62.5%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1ED1FE" w14:textId="7BDBD3FF" w:rsidR="00CC3C13" w:rsidRPr="00CC3C13" w:rsidDel="003C316A" w:rsidRDefault="00CC3C13">
            <w:pPr>
              <w:spacing w:after="0" w:line="276" w:lineRule="auto"/>
              <w:jc w:val="right"/>
              <w:rPr>
                <w:del w:id="4938" w:author="Alotaibi, Raed" w:date="2019-07-12T12:52:00Z"/>
                <w:rFonts w:eastAsia="Times New Roman" w:cstheme="minorHAnsi"/>
                <w:color w:val="000000"/>
                <w:sz w:val="18"/>
                <w:szCs w:val="18"/>
              </w:rPr>
              <w:pPrChange w:id="4939" w:author="Alotaibi, Raed" w:date="2019-07-15T13:58:00Z">
                <w:pPr>
                  <w:spacing w:after="0" w:line="240" w:lineRule="auto"/>
                  <w:jc w:val="right"/>
                </w:pPr>
              </w:pPrChange>
            </w:pPr>
            <w:del w:id="4940" w:author="Alotaibi, Raed" w:date="2019-07-12T12:52:00Z">
              <w:r w:rsidRPr="00CC3C13" w:rsidDel="003C316A">
                <w:rPr>
                  <w:rFonts w:ascii="Calibri" w:hAnsi="Calibri" w:cs="Calibri"/>
                  <w:color w:val="000000"/>
                  <w:sz w:val="18"/>
                  <w:szCs w:val="18"/>
                </w:rPr>
                <w:delText>-65.0%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46AED5E" w14:textId="0B48942B" w:rsidR="00CC3C13" w:rsidRPr="00CC3C13" w:rsidDel="003C316A" w:rsidRDefault="00CC3C13">
            <w:pPr>
              <w:spacing w:after="0" w:line="276" w:lineRule="auto"/>
              <w:jc w:val="right"/>
              <w:rPr>
                <w:del w:id="4941" w:author="Alotaibi, Raed" w:date="2019-07-12T12:52:00Z"/>
                <w:rFonts w:eastAsia="Times New Roman" w:cstheme="minorHAnsi"/>
                <w:color w:val="000000"/>
                <w:sz w:val="18"/>
                <w:szCs w:val="18"/>
              </w:rPr>
              <w:pPrChange w:id="4942" w:author="Alotaibi, Raed" w:date="2019-07-15T13:58:00Z">
                <w:pPr>
                  <w:spacing w:after="0" w:line="240" w:lineRule="auto"/>
                  <w:jc w:val="right"/>
                </w:pPr>
              </w:pPrChange>
            </w:pPr>
            <w:del w:id="4943"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312D1161" w14:textId="5EE43576" w:rsidTr="00CC3C13">
        <w:trPr>
          <w:trHeight w:val="247"/>
          <w:jc w:val="center"/>
          <w:del w:id="49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DDBB52B" w14:textId="412B56E0" w:rsidR="00CC3C13" w:rsidRPr="003453AB" w:rsidDel="003C316A" w:rsidRDefault="00CC3C13">
            <w:pPr>
              <w:spacing w:after="0" w:line="276" w:lineRule="auto"/>
              <w:rPr>
                <w:del w:id="4945" w:author="Alotaibi, Raed" w:date="2019-07-12T12:52:00Z"/>
                <w:rFonts w:eastAsia="Times New Roman" w:cstheme="minorHAnsi"/>
                <w:b/>
                <w:bCs/>
                <w:color w:val="000000"/>
                <w:sz w:val="18"/>
                <w:szCs w:val="18"/>
              </w:rPr>
              <w:pPrChange w:id="4946" w:author="Alotaibi, Raed" w:date="2019-07-15T13:58:00Z">
                <w:pPr>
                  <w:spacing w:after="0" w:line="240" w:lineRule="auto"/>
                </w:pPr>
              </w:pPrChange>
            </w:pPr>
            <w:del w:id="4947" w:author="Alotaibi, Raed" w:date="2019-07-12T12:52:00Z">
              <w:r w:rsidRPr="003453AB" w:rsidDel="003C316A">
                <w:rPr>
                  <w:rFonts w:eastAsia="Times New Roman" w:cstheme="minorHAnsi"/>
                  <w:b/>
                  <w:bCs/>
                  <w:color w:val="000000"/>
                  <w:sz w:val="18"/>
                  <w:szCs w:val="18"/>
                </w:rPr>
                <w:delText>Nebraska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0C22364" w14:textId="36B09CB4" w:rsidR="00CC3C13" w:rsidRPr="003453AB" w:rsidDel="003C316A" w:rsidRDefault="00CC3C13">
            <w:pPr>
              <w:spacing w:after="0" w:line="276" w:lineRule="auto"/>
              <w:jc w:val="right"/>
              <w:rPr>
                <w:del w:id="4948" w:author="Alotaibi, Raed" w:date="2019-07-12T12:52:00Z"/>
                <w:rFonts w:eastAsia="Times New Roman" w:cstheme="minorHAnsi"/>
                <w:color w:val="000000"/>
                <w:sz w:val="18"/>
                <w:szCs w:val="18"/>
              </w:rPr>
              <w:pPrChange w:id="4949" w:author="Alotaibi, Raed" w:date="2019-07-15T13:58:00Z">
                <w:pPr>
                  <w:spacing w:after="0" w:line="240" w:lineRule="auto"/>
                  <w:jc w:val="right"/>
                </w:pPr>
              </w:pPrChange>
            </w:pPr>
            <w:del w:id="4950" w:author="Alotaibi, Raed" w:date="2019-07-12T12:52:00Z">
              <w:r w:rsidRPr="003453AB" w:rsidDel="003C316A">
                <w:rPr>
                  <w:rFonts w:eastAsia="Times New Roman" w:cstheme="minorHAnsi"/>
                  <w:color w:val="000000"/>
                  <w:sz w:val="18"/>
                  <w:szCs w:val="18"/>
                </w:rPr>
                <w:delText>5,000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2D474F7" w14:textId="30786A40" w:rsidR="00CC3C13" w:rsidRPr="003453AB" w:rsidDel="003C316A" w:rsidRDefault="00CC3C13">
            <w:pPr>
              <w:spacing w:after="0" w:line="276" w:lineRule="auto"/>
              <w:jc w:val="right"/>
              <w:rPr>
                <w:del w:id="4951" w:author="Alotaibi, Raed" w:date="2019-07-12T12:52:00Z"/>
                <w:rFonts w:eastAsia="Times New Roman" w:cstheme="minorHAnsi"/>
                <w:color w:val="000000"/>
                <w:sz w:val="18"/>
                <w:szCs w:val="18"/>
              </w:rPr>
              <w:pPrChange w:id="4952" w:author="Alotaibi, Raed" w:date="2019-07-15T13:58:00Z">
                <w:pPr>
                  <w:spacing w:after="0" w:line="240" w:lineRule="auto"/>
                  <w:jc w:val="right"/>
                </w:pPr>
              </w:pPrChange>
            </w:pPr>
            <w:del w:id="4953"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980612" w14:textId="1690F052" w:rsidR="00CC3C13" w:rsidRPr="003453AB" w:rsidDel="003C316A" w:rsidRDefault="00CC3C13">
            <w:pPr>
              <w:spacing w:after="0" w:line="276" w:lineRule="auto"/>
              <w:jc w:val="right"/>
              <w:rPr>
                <w:del w:id="4954" w:author="Alotaibi, Raed" w:date="2019-07-12T12:52:00Z"/>
                <w:rFonts w:eastAsia="Times New Roman" w:cstheme="minorHAnsi"/>
                <w:color w:val="000000"/>
                <w:sz w:val="18"/>
                <w:szCs w:val="18"/>
              </w:rPr>
              <w:pPrChange w:id="4955" w:author="Alotaibi, Raed" w:date="2019-07-15T13:58:00Z">
                <w:pPr>
                  <w:spacing w:after="0" w:line="240" w:lineRule="auto"/>
                  <w:jc w:val="right"/>
                </w:pPr>
              </w:pPrChange>
            </w:pPr>
            <w:del w:id="4956" w:author="Alotaibi, Raed" w:date="2019-07-12T12:52:00Z">
              <w:r w:rsidRPr="003453AB" w:rsidDel="003C316A">
                <w:rPr>
                  <w:rFonts w:eastAsia="Times New Roman" w:cstheme="minorHAnsi"/>
                  <w:color w:val="000000"/>
                  <w:sz w:val="18"/>
                  <w:szCs w:val="18"/>
                </w:rPr>
                <w:delText>12.0%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2D9374" w14:textId="51602FD0" w:rsidR="00CC3C13" w:rsidRPr="003453AB" w:rsidDel="003C316A" w:rsidRDefault="00CC3C13">
            <w:pPr>
              <w:spacing w:after="0" w:line="276" w:lineRule="auto"/>
              <w:jc w:val="right"/>
              <w:rPr>
                <w:del w:id="4957" w:author="Alotaibi, Raed" w:date="2019-07-12T12:52:00Z"/>
                <w:rFonts w:eastAsia="Times New Roman" w:cstheme="minorHAnsi"/>
                <w:color w:val="000000"/>
                <w:sz w:val="18"/>
                <w:szCs w:val="18"/>
              </w:rPr>
              <w:pPrChange w:id="4958" w:author="Alotaibi, Raed" w:date="2019-07-15T13:58:00Z">
                <w:pPr>
                  <w:spacing w:after="0" w:line="240" w:lineRule="auto"/>
                  <w:jc w:val="right"/>
                </w:pPr>
              </w:pPrChange>
            </w:pPr>
            <w:del w:id="4959" w:author="Alotaibi, Raed" w:date="2019-07-12T12:52:00Z">
              <w:r w:rsidRPr="003453AB" w:rsidDel="003C316A">
                <w:rPr>
                  <w:rFonts w:eastAsia="Times New Roman" w:cstheme="minorHAnsi"/>
                  <w:color w:val="000000"/>
                  <w:sz w:val="18"/>
                  <w:szCs w:val="18"/>
                </w:rPr>
                <w:delText>3,800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97EA019" w14:textId="721716FA" w:rsidR="00CC3C13" w:rsidRPr="003453AB" w:rsidDel="003C316A" w:rsidRDefault="00CC3C13">
            <w:pPr>
              <w:spacing w:after="0" w:line="276" w:lineRule="auto"/>
              <w:jc w:val="right"/>
              <w:rPr>
                <w:del w:id="4960" w:author="Alotaibi, Raed" w:date="2019-07-12T12:52:00Z"/>
                <w:rFonts w:eastAsia="Times New Roman" w:cstheme="minorHAnsi"/>
                <w:color w:val="000000"/>
                <w:sz w:val="18"/>
                <w:szCs w:val="18"/>
              </w:rPr>
              <w:pPrChange w:id="4961" w:author="Alotaibi, Raed" w:date="2019-07-15T13:58:00Z">
                <w:pPr>
                  <w:spacing w:after="0" w:line="240" w:lineRule="auto"/>
                  <w:jc w:val="right"/>
                </w:pPr>
              </w:pPrChange>
            </w:pPr>
            <w:del w:id="4962" w:author="Alotaibi, Raed" w:date="2019-07-12T12:52:00Z">
              <w:r w:rsidRPr="003453AB" w:rsidDel="003C316A">
                <w:rPr>
                  <w:rFonts w:eastAsia="Times New Roman" w:cstheme="minorHAnsi"/>
                  <w:color w:val="000000"/>
                  <w:sz w:val="18"/>
                  <w:szCs w:val="18"/>
                </w:rPr>
                <w:delText>490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9D09DD6" w14:textId="7AD95B8B" w:rsidR="00CC3C13" w:rsidRPr="003453AB" w:rsidDel="003C316A" w:rsidRDefault="00CC3C13">
            <w:pPr>
              <w:spacing w:after="0" w:line="276" w:lineRule="auto"/>
              <w:jc w:val="right"/>
              <w:rPr>
                <w:del w:id="4963" w:author="Alotaibi, Raed" w:date="2019-07-12T12:52:00Z"/>
                <w:rFonts w:eastAsia="Times New Roman" w:cstheme="minorHAnsi"/>
                <w:color w:val="000000"/>
                <w:sz w:val="18"/>
                <w:szCs w:val="18"/>
              </w:rPr>
              <w:pPrChange w:id="4964" w:author="Alotaibi, Raed" w:date="2019-07-15T13:58:00Z">
                <w:pPr>
                  <w:spacing w:after="0" w:line="240" w:lineRule="auto"/>
                  <w:jc w:val="right"/>
                </w:pPr>
              </w:pPrChange>
            </w:pPr>
            <w:del w:id="4965"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343E628" w14:textId="4DEF19B4" w:rsidR="00CC3C13" w:rsidRPr="00CC3C13" w:rsidDel="003C316A" w:rsidRDefault="00CC3C13">
            <w:pPr>
              <w:spacing w:after="0" w:line="276" w:lineRule="auto"/>
              <w:jc w:val="right"/>
              <w:rPr>
                <w:del w:id="4966" w:author="Alotaibi, Raed" w:date="2019-07-12T12:52:00Z"/>
                <w:rFonts w:eastAsia="Times New Roman" w:cstheme="minorHAnsi"/>
                <w:color w:val="000000"/>
                <w:sz w:val="18"/>
                <w:szCs w:val="18"/>
              </w:rPr>
              <w:pPrChange w:id="4967" w:author="Alotaibi, Raed" w:date="2019-07-15T13:58:00Z">
                <w:pPr>
                  <w:spacing w:after="0" w:line="240" w:lineRule="auto"/>
                  <w:jc w:val="right"/>
                </w:pPr>
              </w:pPrChange>
            </w:pPr>
            <w:del w:id="4968" w:author="Alotaibi, Raed" w:date="2019-07-12T12:52:00Z">
              <w:r w:rsidRPr="00CC3C13" w:rsidDel="003C316A">
                <w:rPr>
                  <w:rFonts w:ascii="Calibri" w:hAnsi="Calibri" w:cs="Calibri"/>
                  <w:color w:val="000000"/>
                  <w:sz w:val="18"/>
                  <w:szCs w:val="18"/>
                </w:rPr>
                <w:delText>-1,200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EE172B3" w14:textId="41A9D31A" w:rsidR="00CC3C13" w:rsidRPr="00CC3C13" w:rsidDel="003C316A" w:rsidRDefault="00CC3C13">
            <w:pPr>
              <w:spacing w:after="0" w:line="276" w:lineRule="auto"/>
              <w:jc w:val="right"/>
              <w:rPr>
                <w:del w:id="4969" w:author="Alotaibi, Raed" w:date="2019-07-12T12:52:00Z"/>
                <w:rFonts w:eastAsia="Times New Roman" w:cstheme="minorHAnsi"/>
                <w:color w:val="000000"/>
                <w:sz w:val="18"/>
                <w:szCs w:val="18"/>
              </w:rPr>
              <w:pPrChange w:id="4970" w:author="Alotaibi, Raed" w:date="2019-07-15T13:58:00Z">
                <w:pPr>
                  <w:spacing w:after="0" w:line="240" w:lineRule="auto"/>
                  <w:jc w:val="right"/>
                </w:pPr>
              </w:pPrChange>
            </w:pPr>
            <w:del w:id="4971" w:author="Alotaibi, Raed" w:date="2019-07-12T12:52:00Z">
              <w:r w:rsidRPr="00CC3C13" w:rsidDel="003C316A">
                <w:rPr>
                  <w:rFonts w:ascii="Calibri" w:hAnsi="Calibri" w:cs="Calibri"/>
                  <w:color w:val="000000"/>
                  <w:sz w:val="18"/>
                  <w:szCs w:val="18"/>
                </w:rPr>
                <w:delText>-110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F9F6DF" w14:textId="49068BCB" w:rsidR="00CC3C13" w:rsidRPr="00CC3C13" w:rsidDel="003C316A" w:rsidRDefault="00CC3C13">
            <w:pPr>
              <w:spacing w:after="0" w:line="276" w:lineRule="auto"/>
              <w:jc w:val="right"/>
              <w:rPr>
                <w:del w:id="4972" w:author="Alotaibi, Raed" w:date="2019-07-12T12:52:00Z"/>
                <w:rFonts w:eastAsia="Times New Roman" w:cstheme="minorHAnsi"/>
                <w:color w:val="000000"/>
                <w:sz w:val="18"/>
                <w:szCs w:val="18"/>
              </w:rPr>
              <w:pPrChange w:id="4973" w:author="Alotaibi, Raed" w:date="2019-07-15T13:58:00Z">
                <w:pPr>
                  <w:spacing w:after="0" w:line="240" w:lineRule="auto"/>
                  <w:jc w:val="right"/>
                </w:pPr>
              </w:pPrChange>
            </w:pPr>
            <w:del w:id="4974" w:author="Alotaibi, Raed" w:date="2019-07-12T12:52:00Z">
              <w:r w:rsidRPr="00CC3C13" w:rsidDel="003C316A">
                <w:rPr>
                  <w:rFonts w:ascii="Calibri" w:hAnsi="Calibri" w:cs="Calibri"/>
                  <w:color w:val="000000"/>
                  <w:sz w:val="18"/>
                  <w:szCs w:val="18"/>
                </w:rPr>
                <w:delText>0.9%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580AB8C" w14:textId="47C9E9EB" w:rsidR="00CC3C13" w:rsidRPr="00CC3C13" w:rsidDel="003C316A" w:rsidRDefault="00CC3C13">
            <w:pPr>
              <w:spacing w:after="0" w:line="276" w:lineRule="auto"/>
              <w:jc w:val="right"/>
              <w:rPr>
                <w:del w:id="4975" w:author="Alotaibi, Raed" w:date="2019-07-12T12:52:00Z"/>
                <w:rFonts w:eastAsia="Times New Roman" w:cstheme="minorHAnsi"/>
                <w:color w:val="000000"/>
                <w:sz w:val="18"/>
                <w:szCs w:val="18"/>
              </w:rPr>
              <w:pPrChange w:id="4976" w:author="Alotaibi, Raed" w:date="2019-07-15T13:58:00Z">
                <w:pPr>
                  <w:spacing w:after="0" w:line="240" w:lineRule="auto"/>
                  <w:jc w:val="right"/>
                </w:pPr>
              </w:pPrChange>
            </w:pPr>
            <w:del w:id="4977" w:author="Alotaibi, Raed" w:date="2019-07-12T12:52:00Z">
              <w:r w:rsidRPr="00CC3C13" w:rsidDel="003C316A">
                <w:rPr>
                  <w:rFonts w:ascii="Calibri" w:hAnsi="Calibri" w:cs="Calibri"/>
                  <w:color w:val="000000"/>
                  <w:sz w:val="18"/>
                  <w:szCs w:val="18"/>
                </w:rPr>
                <w:delText>-24.0%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441C7DF" w14:textId="668F2567" w:rsidR="00CC3C13" w:rsidRPr="00CC3C13" w:rsidDel="003C316A" w:rsidRDefault="00CC3C13">
            <w:pPr>
              <w:spacing w:after="0" w:line="276" w:lineRule="auto"/>
              <w:jc w:val="right"/>
              <w:rPr>
                <w:del w:id="4978" w:author="Alotaibi, Raed" w:date="2019-07-12T12:52:00Z"/>
                <w:rFonts w:eastAsia="Times New Roman" w:cstheme="minorHAnsi"/>
                <w:color w:val="000000"/>
                <w:sz w:val="18"/>
                <w:szCs w:val="18"/>
              </w:rPr>
              <w:pPrChange w:id="4979" w:author="Alotaibi, Raed" w:date="2019-07-15T13:58:00Z">
                <w:pPr>
                  <w:spacing w:after="0" w:line="240" w:lineRule="auto"/>
                  <w:jc w:val="right"/>
                </w:pPr>
              </w:pPrChange>
            </w:pPr>
            <w:del w:id="4980" w:author="Alotaibi, Raed" w:date="2019-07-12T12:52:00Z">
              <w:r w:rsidRPr="00CC3C13" w:rsidDel="003C316A">
                <w:rPr>
                  <w:rFonts w:ascii="Calibri" w:hAnsi="Calibri" w:cs="Calibri"/>
                  <w:color w:val="000000"/>
                  <w:sz w:val="18"/>
                  <w:szCs w:val="18"/>
                </w:rPr>
                <w:delText>-18.3%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A9D575A" w14:textId="7BC20FC7" w:rsidR="00CC3C13" w:rsidRPr="00CC3C13" w:rsidDel="003C316A" w:rsidRDefault="00CC3C13">
            <w:pPr>
              <w:spacing w:after="0" w:line="276" w:lineRule="auto"/>
              <w:jc w:val="right"/>
              <w:rPr>
                <w:del w:id="4981" w:author="Alotaibi, Raed" w:date="2019-07-12T12:52:00Z"/>
                <w:rFonts w:eastAsia="Times New Roman" w:cstheme="minorHAnsi"/>
                <w:color w:val="000000"/>
                <w:sz w:val="18"/>
                <w:szCs w:val="18"/>
              </w:rPr>
              <w:pPrChange w:id="4982" w:author="Alotaibi, Raed" w:date="2019-07-15T13:58:00Z">
                <w:pPr>
                  <w:spacing w:after="0" w:line="240" w:lineRule="auto"/>
                  <w:jc w:val="right"/>
                </w:pPr>
              </w:pPrChange>
            </w:pPr>
            <w:del w:id="4983" w:author="Alotaibi, Raed" w:date="2019-07-12T12:52:00Z">
              <w:r w:rsidRPr="00CC3C13" w:rsidDel="003C316A">
                <w:rPr>
                  <w:rFonts w:ascii="Calibri" w:hAnsi="Calibri" w:cs="Calibri"/>
                  <w:color w:val="000000"/>
                  <w:sz w:val="18"/>
                  <w:szCs w:val="18"/>
                </w:rPr>
                <w:delText>7.5%</w:delText>
              </w:r>
            </w:del>
          </w:p>
        </w:tc>
      </w:tr>
      <w:tr w:rsidR="00CC3C13" w:rsidRPr="003453AB" w:rsidDel="003C316A" w14:paraId="1C1E2EF3" w14:textId="4F521ACB" w:rsidTr="00CC3C13">
        <w:trPr>
          <w:trHeight w:val="247"/>
          <w:jc w:val="center"/>
          <w:del w:id="49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9008F7B" w14:textId="73E3C68E" w:rsidR="00CC3C13" w:rsidRPr="003453AB" w:rsidDel="003C316A" w:rsidRDefault="00CC3C13">
            <w:pPr>
              <w:spacing w:after="0" w:line="276" w:lineRule="auto"/>
              <w:rPr>
                <w:del w:id="4985" w:author="Alotaibi, Raed" w:date="2019-07-12T12:52:00Z"/>
                <w:rFonts w:eastAsia="Times New Roman" w:cstheme="minorHAnsi"/>
                <w:b/>
                <w:bCs/>
                <w:color w:val="000000"/>
                <w:sz w:val="18"/>
                <w:szCs w:val="18"/>
              </w:rPr>
              <w:pPrChange w:id="4986" w:author="Alotaibi, Raed" w:date="2019-07-15T13:58:00Z">
                <w:pPr>
                  <w:spacing w:after="0" w:line="240" w:lineRule="auto"/>
                </w:pPr>
              </w:pPrChange>
            </w:pPr>
            <w:del w:id="4987" w:author="Alotaibi, Raed" w:date="2019-07-12T12:52:00Z">
              <w:r w:rsidRPr="003453AB" w:rsidDel="003C316A">
                <w:rPr>
                  <w:rFonts w:eastAsia="Times New Roman" w:cstheme="minorHAnsi"/>
                  <w:b/>
                  <w:bCs/>
                  <w:color w:val="000000"/>
                  <w:sz w:val="18"/>
                  <w:szCs w:val="18"/>
                </w:rPr>
                <w:delText>Nevada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58D21FA" w14:textId="04453BDD" w:rsidR="00CC3C13" w:rsidRPr="003453AB" w:rsidDel="003C316A" w:rsidRDefault="00CC3C13">
            <w:pPr>
              <w:spacing w:after="0" w:line="276" w:lineRule="auto"/>
              <w:jc w:val="right"/>
              <w:rPr>
                <w:del w:id="4988" w:author="Alotaibi, Raed" w:date="2019-07-12T12:52:00Z"/>
                <w:rFonts w:eastAsia="Times New Roman" w:cstheme="minorHAnsi"/>
                <w:color w:val="000000"/>
                <w:sz w:val="18"/>
                <w:szCs w:val="18"/>
              </w:rPr>
              <w:pPrChange w:id="4989" w:author="Alotaibi, Raed" w:date="2019-07-15T13:58:00Z">
                <w:pPr>
                  <w:spacing w:after="0" w:line="240" w:lineRule="auto"/>
                  <w:jc w:val="right"/>
                </w:pPr>
              </w:pPrChange>
            </w:pPr>
            <w:del w:id="4990" w:author="Alotaibi, Raed" w:date="2019-07-12T12:52:00Z">
              <w:r w:rsidRPr="003453AB" w:rsidDel="003C316A">
                <w:rPr>
                  <w:rFonts w:eastAsia="Times New Roman" w:cstheme="minorHAnsi"/>
                  <w:color w:val="000000"/>
                  <w:sz w:val="18"/>
                  <w:szCs w:val="18"/>
                </w:rPr>
                <w:delText>7,200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5D2173" w14:textId="6F162D94" w:rsidR="00CC3C13" w:rsidRPr="003453AB" w:rsidDel="003C316A" w:rsidRDefault="00CC3C13">
            <w:pPr>
              <w:spacing w:after="0" w:line="276" w:lineRule="auto"/>
              <w:jc w:val="right"/>
              <w:rPr>
                <w:del w:id="4991" w:author="Alotaibi, Raed" w:date="2019-07-12T12:52:00Z"/>
                <w:rFonts w:eastAsia="Times New Roman" w:cstheme="minorHAnsi"/>
                <w:color w:val="000000"/>
                <w:sz w:val="18"/>
                <w:szCs w:val="18"/>
              </w:rPr>
              <w:pPrChange w:id="4992" w:author="Alotaibi, Raed" w:date="2019-07-15T13:58:00Z">
                <w:pPr>
                  <w:spacing w:after="0" w:line="240" w:lineRule="auto"/>
                  <w:jc w:val="right"/>
                </w:pPr>
              </w:pPrChange>
            </w:pPr>
            <w:del w:id="4993"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D92A5F" w14:textId="40DF6B9F" w:rsidR="00CC3C13" w:rsidRPr="003453AB" w:rsidDel="003C316A" w:rsidRDefault="00CC3C13">
            <w:pPr>
              <w:spacing w:after="0" w:line="276" w:lineRule="auto"/>
              <w:jc w:val="right"/>
              <w:rPr>
                <w:del w:id="4994" w:author="Alotaibi, Raed" w:date="2019-07-12T12:52:00Z"/>
                <w:rFonts w:eastAsia="Times New Roman" w:cstheme="minorHAnsi"/>
                <w:color w:val="000000"/>
                <w:sz w:val="18"/>
                <w:szCs w:val="18"/>
              </w:rPr>
              <w:pPrChange w:id="4995" w:author="Alotaibi, Raed" w:date="2019-07-15T13:58:00Z">
                <w:pPr>
                  <w:spacing w:after="0" w:line="240" w:lineRule="auto"/>
                  <w:jc w:val="right"/>
                </w:pPr>
              </w:pPrChange>
            </w:pPr>
            <w:del w:id="4996" w:author="Alotaibi, Raed" w:date="2019-07-12T12:52:00Z">
              <w:r w:rsidRPr="003453AB" w:rsidDel="003C316A">
                <w:rPr>
                  <w:rFonts w:eastAsia="Times New Roman" w:cstheme="minorHAnsi"/>
                  <w:color w:val="000000"/>
                  <w:sz w:val="18"/>
                  <w:szCs w:val="18"/>
                </w:rPr>
                <w:delText>19.4%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B3B4014" w14:textId="5630791E" w:rsidR="00CC3C13" w:rsidRPr="003453AB" w:rsidDel="003C316A" w:rsidRDefault="00CC3C13">
            <w:pPr>
              <w:spacing w:after="0" w:line="276" w:lineRule="auto"/>
              <w:jc w:val="right"/>
              <w:rPr>
                <w:del w:id="4997" w:author="Alotaibi, Raed" w:date="2019-07-12T12:52:00Z"/>
                <w:rFonts w:eastAsia="Times New Roman" w:cstheme="minorHAnsi"/>
                <w:color w:val="000000"/>
                <w:sz w:val="18"/>
                <w:szCs w:val="18"/>
              </w:rPr>
              <w:pPrChange w:id="4998" w:author="Alotaibi, Raed" w:date="2019-07-15T13:58:00Z">
                <w:pPr>
                  <w:spacing w:after="0" w:line="240" w:lineRule="auto"/>
                  <w:jc w:val="right"/>
                </w:pPr>
              </w:pPrChange>
            </w:pPr>
            <w:del w:id="4999" w:author="Alotaibi, Raed" w:date="2019-07-12T12:52:00Z">
              <w:r w:rsidRPr="003453AB" w:rsidDel="003C316A">
                <w:rPr>
                  <w:rFonts w:eastAsia="Times New Roman" w:cstheme="minorHAnsi"/>
                  <w:color w:val="000000"/>
                  <w:sz w:val="18"/>
                  <w:szCs w:val="18"/>
                </w:rPr>
                <w:delText>7,200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B15F044" w14:textId="1CA3633F" w:rsidR="00CC3C13" w:rsidRPr="003453AB" w:rsidDel="003C316A" w:rsidRDefault="00CC3C13">
            <w:pPr>
              <w:spacing w:after="0" w:line="276" w:lineRule="auto"/>
              <w:jc w:val="right"/>
              <w:rPr>
                <w:del w:id="5000" w:author="Alotaibi, Raed" w:date="2019-07-12T12:52:00Z"/>
                <w:rFonts w:eastAsia="Times New Roman" w:cstheme="minorHAnsi"/>
                <w:color w:val="000000"/>
                <w:sz w:val="18"/>
                <w:szCs w:val="18"/>
              </w:rPr>
              <w:pPrChange w:id="5001" w:author="Alotaibi, Raed" w:date="2019-07-15T13:58:00Z">
                <w:pPr>
                  <w:spacing w:after="0" w:line="240" w:lineRule="auto"/>
                  <w:jc w:val="right"/>
                </w:pPr>
              </w:pPrChange>
            </w:pPr>
            <w:del w:id="5002" w:author="Alotaibi, Raed" w:date="2019-07-12T12:52:00Z">
              <w:r w:rsidRPr="003453AB" w:rsidDel="003C316A">
                <w:rPr>
                  <w:rFonts w:eastAsia="Times New Roman" w:cstheme="minorHAnsi"/>
                  <w:color w:val="000000"/>
                  <w:sz w:val="18"/>
                  <w:szCs w:val="18"/>
                </w:rPr>
                <w:delText>1,430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3AF58F7" w14:textId="43231837" w:rsidR="00CC3C13" w:rsidRPr="003453AB" w:rsidDel="003C316A" w:rsidRDefault="00CC3C13">
            <w:pPr>
              <w:spacing w:after="0" w:line="276" w:lineRule="auto"/>
              <w:jc w:val="right"/>
              <w:rPr>
                <w:del w:id="5003" w:author="Alotaibi, Raed" w:date="2019-07-12T12:52:00Z"/>
                <w:rFonts w:eastAsia="Times New Roman" w:cstheme="minorHAnsi"/>
                <w:color w:val="000000"/>
                <w:sz w:val="18"/>
                <w:szCs w:val="18"/>
              </w:rPr>
              <w:pPrChange w:id="5004" w:author="Alotaibi, Raed" w:date="2019-07-15T13:58:00Z">
                <w:pPr>
                  <w:spacing w:after="0" w:line="240" w:lineRule="auto"/>
                  <w:jc w:val="right"/>
                </w:pPr>
              </w:pPrChange>
            </w:pPr>
            <w:del w:id="5005" w:author="Alotaibi, Raed" w:date="2019-07-12T12:52:00Z">
              <w:r w:rsidRPr="003453AB" w:rsidDel="003C316A">
                <w:rPr>
                  <w:rFonts w:eastAsia="Times New Roman" w:cstheme="minorHAnsi"/>
                  <w:color w:val="000000"/>
                  <w:sz w:val="18"/>
                  <w:szCs w:val="18"/>
                </w:rPr>
                <w:delText>19.9%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8F4C3BD" w14:textId="1B6E527D" w:rsidR="00CC3C13" w:rsidRPr="00CC3C13" w:rsidDel="003C316A" w:rsidRDefault="00CC3C13">
            <w:pPr>
              <w:spacing w:after="0" w:line="276" w:lineRule="auto"/>
              <w:jc w:val="right"/>
              <w:rPr>
                <w:del w:id="5006" w:author="Alotaibi, Raed" w:date="2019-07-12T12:52:00Z"/>
                <w:rFonts w:eastAsia="Times New Roman" w:cstheme="minorHAnsi"/>
                <w:color w:val="000000"/>
                <w:sz w:val="18"/>
                <w:szCs w:val="18"/>
              </w:rPr>
              <w:pPrChange w:id="5007" w:author="Alotaibi, Raed" w:date="2019-07-15T13:58:00Z">
                <w:pPr>
                  <w:spacing w:after="0" w:line="240" w:lineRule="auto"/>
                  <w:jc w:val="right"/>
                </w:pPr>
              </w:pPrChange>
            </w:pPr>
            <w:del w:id="5008"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105F27D" w14:textId="4BBCBB20" w:rsidR="00CC3C13" w:rsidRPr="00CC3C13" w:rsidDel="003C316A" w:rsidRDefault="00CC3C13">
            <w:pPr>
              <w:spacing w:after="0" w:line="276" w:lineRule="auto"/>
              <w:jc w:val="right"/>
              <w:rPr>
                <w:del w:id="5009" w:author="Alotaibi, Raed" w:date="2019-07-12T12:52:00Z"/>
                <w:rFonts w:eastAsia="Times New Roman" w:cstheme="minorHAnsi"/>
                <w:color w:val="000000"/>
                <w:sz w:val="18"/>
                <w:szCs w:val="18"/>
              </w:rPr>
              <w:pPrChange w:id="5010" w:author="Alotaibi, Raed" w:date="2019-07-15T13:58:00Z">
                <w:pPr>
                  <w:spacing w:after="0" w:line="240" w:lineRule="auto"/>
                  <w:jc w:val="right"/>
                </w:pPr>
              </w:pPrChange>
            </w:pPr>
            <w:del w:id="5011"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349488" w14:textId="62689DB6" w:rsidR="00CC3C13" w:rsidRPr="00CC3C13" w:rsidDel="003C316A" w:rsidRDefault="00CC3C13">
            <w:pPr>
              <w:spacing w:after="0" w:line="276" w:lineRule="auto"/>
              <w:jc w:val="right"/>
              <w:rPr>
                <w:del w:id="5012" w:author="Alotaibi, Raed" w:date="2019-07-12T12:52:00Z"/>
                <w:rFonts w:eastAsia="Times New Roman" w:cstheme="minorHAnsi"/>
                <w:color w:val="000000"/>
                <w:sz w:val="18"/>
                <w:szCs w:val="18"/>
              </w:rPr>
              <w:pPrChange w:id="5013" w:author="Alotaibi, Raed" w:date="2019-07-15T13:58:00Z">
                <w:pPr>
                  <w:spacing w:after="0" w:line="240" w:lineRule="auto"/>
                  <w:jc w:val="right"/>
                </w:pPr>
              </w:pPrChange>
            </w:pPr>
            <w:del w:id="5014"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832E744" w14:textId="10990E9C" w:rsidR="00CC3C13" w:rsidRPr="00CC3C13" w:rsidDel="003C316A" w:rsidRDefault="00CC3C13">
            <w:pPr>
              <w:spacing w:after="0" w:line="276" w:lineRule="auto"/>
              <w:jc w:val="right"/>
              <w:rPr>
                <w:del w:id="5015" w:author="Alotaibi, Raed" w:date="2019-07-12T12:52:00Z"/>
                <w:rFonts w:eastAsia="Times New Roman" w:cstheme="minorHAnsi"/>
                <w:color w:val="000000"/>
                <w:sz w:val="18"/>
                <w:szCs w:val="18"/>
              </w:rPr>
              <w:pPrChange w:id="5016" w:author="Alotaibi, Raed" w:date="2019-07-15T13:58:00Z">
                <w:pPr>
                  <w:spacing w:after="0" w:line="240" w:lineRule="auto"/>
                  <w:jc w:val="right"/>
                </w:pPr>
              </w:pPrChange>
            </w:pPr>
            <w:del w:id="5017"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DF0EF2" w14:textId="4D3473A1" w:rsidR="00CC3C13" w:rsidRPr="00CC3C13" w:rsidDel="003C316A" w:rsidRDefault="00CC3C13">
            <w:pPr>
              <w:spacing w:after="0" w:line="276" w:lineRule="auto"/>
              <w:jc w:val="right"/>
              <w:rPr>
                <w:del w:id="5018" w:author="Alotaibi, Raed" w:date="2019-07-12T12:52:00Z"/>
                <w:rFonts w:eastAsia="Times New Roman" w:cstheme="minorHAnsi"/>
                <w:color w:val="000000"/>
                <w:sz w:val="18"/>
                <w:szCs w:val="18"/>
              </w:rPr>
              <w:pPrChange w:id="5019" w:author="Alotaibi, Raed" w:date="2019-07-15T13:58:00Z">
                <w:pPr>
                  <w:spacing w:after="0" w:line="240" w:lineRule="auto"/>
                  <w:jc w:val="right"/>
                </w:pPr>
              </w:pPrChange>
            </w:pPr>
            <w:del w:id="5020" w:author="Alotaibi, Raed" w:date="2019-07-12T12:52:00Z">
              <w:r w:rsidRPr="00CC3C13" w:rsidDel="003C316A">
                <w:rPr>
                  <w:rFonts w:ascii="Calibri" w:hAnsi="Calibri" w:cs="Calibri"/>
                  <w:color w:val="000000"/>
                  <w:sz w:val="18"/>
                  <w:szCs w:val="18"/>
                </w:rPr>
                <w:delText>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4D1B54" w14:textId="19AAFA54" w:rsidR="00CC3C13" w:rsidRPr="00CC3C13" w:rsidDel="003C316A" w:rsidRDefault="00CC3C13">
            <w:pPr>
              <w:spacing w:after="0" w:line="276" w:lineRule="auto"/>
              <w:jc w:val="right"/>
              <w:rPr>
                <w:del w:id="5021" w:author="Alotaibi, Raed" w:date="2019-07-12T12:52:00Z"/>
                <w:rFonts w:eastAsia="Times New Roman" w:cstheme="minorHAnsi"/>
                <w:color w:val="000000"/>
                <w:sz w:val="18"/>
                <w:szCs w:val="18"/>
              </w:rPr>
              <w:pPrChange w:id="5022" w:author="Alotaibi, Raed" w:date="2019-07-15T13:58:00Z">
                <w:pPr>
                  <w:spacing w:after="0" w:line="240" w:lineRule="auto"/>
                  <w:jc w:val="right"/>
                </w:pPr>
              </w:pPrChange>
            </w:pPr>
            <w:del w:id="5023"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212BA064" w14:textId="176FCD9F" w:rsidTr="00CC3C13">
        <w:trPr>
          <w:trHeight w:val="247"/>
          <w:jc w:val="center"/>
          <w:del w:id="50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CFBD40D" w14:textId="1BDAB304" w:rsidR="00CC3C13" w:rsidRPr="003453AB" w:rsidDel="003C316A" w:rsidRDefault="00CC3C13">
            <w:pPr>
              <w:spacing w:after="0" w:line="276" w:lineRule="auto"/>
              <w:rPr>
                <w:del w:id="5025" w:author="Alotaibi, Raed" w:date="2019-07-12T12:52:00Z"/>
                <w:rFonts w:eastAsia="Times New Roman" w:cstheme="minorHAnsi"/>
                <w:b/>
                <w:bCs/>
                <w:color w:val="000000"/>
                <w:sz w:val="18"/>
                <w:szCs w:val="18"/>
              </w:rPr>
              <w:pPrChange w:id="5026" w:author="Alotaibi, Raed" w:date="2019-07-15T13:58:00Z">
                <w:pPr>
                  <w:spacing w:after="0" w:line="240" w:lineRule="auto"/>
                </w:pPr>
              </w:pPrChange>
            </w:pPr>
            <w:del w:id="5027" w:author="Alotaibi, Raed" w:date="2019-07-12T12:52:00Z">
              <w:r w:rsidRPr="003453AB" w:rsidDel="003C316A">
                <w:rPr>
                  <w:rFonts w:eastAsia="Times New Roman" w:cstheme="minorHAnsi"/>
                  <w:b/>
                  <w:bCs/>
                  <w:color w:val="000000"/>
                  <w:sz w:val="18"/>
                  <w:szCs w:val="18"/>
                </w:rPr>
                <w:delText>New Hampshire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402E444" w14:textId="30126F0E" w:rsidR="00CC3C13" w:rsidRPr="003453AB" w:rsidDel="003C316A" w:rsidRDefault="00CC3C13">
            <w:pPr>
              <w:spacing w:after="0" w:line="276" w:lineRule="auto"/>
              <w:jc w:val="right"/>
              <w:rPr>
                <w:del w:id="5028" w:author="Alotaibi, Raed" w:date="2019-07-12T12:52:00Z"/>
                <w:rFonts w:eastAsia="Times New Roman" w:cstheme="minorHAnsi"/>
                <w:color w:val="000000"/>
                <w:sz w:val="18"/>
                <w:szCs w:val="18"/>
              </w:rPr>
              <w:pPrChange w:id="5029" w:author="Alotaibi, Raed" w:date="2019-07-15T13:58:00Z">
                <w:pPr>
                  <w:spacing w:after="0" w:line="240" w:lineRule="auto"/>
                  <w:jc w:val="right"/>
                </w:pPr>
              </w:pPrChange>
            </w:pPr>
            <w:del w:id="5030" w:author="Alotaibi, Raed" w:date="2019-07-12T12:52:00Z">
              <w:r w:rsidRPr="003453AB" w:rsidDel="003C316A">
                <w:rPr>
                  <w:rFonts w:eastAsia="Times New Roman" w:cstheme="minorHAnsi"/>
                  <w:color w:val="000000"/>
                  <w:sz w:val="18"/>
                  <w:szCs w:val="18"/>
                </w:rPr>
                <w:delText>3,100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DFBF3F9" w14:textId="4E3B3451" w:rsidR="00CC3C13" w:rsidRPr="003453AB" w:rsidDel="003C316A" w:rsidRDefault="00CC3C13">
            <w:pPr>
              <w:spacing w:after="0" w:line="276" w:lineRule="auto"/>
              <w:jc w:val="right"/>
              <w:rPr>
                <w:del w:id="5031" w:author="Alotaibi, Raed" w:date="2019-07-12T12:52:00Z"/>
                <w:rFonts w:eastAsia="Times New Roman" w:cstheme="minorHAnsi"/>
                <w:color w:val="000000"/>
                <w:sz w:val="18"/>
                <w:szCs w:val="18"/>
              </w:rPr>
              <w:pPrChange w:id="5032" w:author="Alotaibi, Raed" w:date="2019-07-15T13:58:00Z">
                <w:pPr>
                  <w:spacing w:after="0" w:line="240" w:lineRule="auto"/>
                  <w:jc w:val="right"/>
                </w:pPr>
              </w:pPrChange>
            </w:pPr>
            <w:del w:id="5033"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5CB6742" w14:textId="5052E529" w:rsidR="00CC3C13" w:rsidRPr="003453AB" w:rsidDel="003C316A" w:rsidRDefault="00CC3C13">
            <w:pPr>
              <w:spacing w:after="0" w:line="276" w:lineRule="auto"/>
              <w:jc w:val="right"/>
              <w:rPr>
                <w:del w:id="5034" w:author="Alotaibi, Raed" w:date="2019-07-12T12:52:00Z"/>
                <w:rFonts w:eastAsia="Times New Roman" w:cstheme="minorHAnsi"/>
                <w:color w:val="000000"/>
                <w:sz w:val="18"/>
                <w:szCs w:val="18"/>
              </w:rPr>
              <w:pPrChange w:id="5035" w:author="Alotaibi, Raed" w:date="2019-07-15T13:58:00Z">
                <w:pPr>
                  <w:spacing w:after="0" w:line="240" w:lineRule="auto"/>
                  <w:jc w:val="right"/>
                </w:pPr>
              </w:pPrChange>
            </w:pPr>
            <w:del w:id="5036" w:author="Alotaibi, Raed" w:date="2019-07-12T12:52:00Z">
              <w:r w:rsidRPr="003453AB" w:rsidDel="003C316A">
                <w:rPr>
                  <w:rFonts w:eastAsia="Times New Roman" w:cstheme="minorHAnsi"/>
                  <w:color w:val="000000"/>
                  <w:sz w:val="18"/>
                  <w:szCs w:val="18"/>
                </w:rPr>
                <w:delText>9.7%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745139C" w14:textId="172E38A7" w:rsidR="00CC3C13" w:rsidRPr="003453AB" w:rsidDel="003C316A" w:rsidRDefault="00CC3C13">
            <w:pPr>
              <w:spacing w:after="0" w:line="276" w:lineRule="auto"/>
              <w:jc w:val="right"/>
              <w:rPr>
                <w:del w:id="5037" w:author="Alotaibi, Raed" w:date="2019-07-12T12:52:00Z"/>
                <w:rFonts w:eastAsia="Times New Roman" w:cstheme="minorHAnsi"/>
                <w:color w:val="000000"/>
                <w:sz w:val="18"/>
                <w:szCs w:val="18"/>
              </w:rPr>
              <w:pPrChange w:id="5038" w:author="Alotaibi, Raed" w:date="2019-07-15T13:58:00Z">
                <w:pPr>
                  <w:spacing w:after="0" w:line="240" w:lineRule="auto"/>
                  <w:jc w:val="right"/>
                </w:pPr>
              </w:pPrChange>
            </w:pPr>
            <w:del w:id="5039"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00E3033" w14:textId="63402194" w:rsidR="00CC3C13" w:rsidRPr="003453AB" w:rsidDel="003C316A" w:rsidRDefault="00CC3C13">
            <w:pPr>
              <w:spacing w:after="0" w:line="276" w:lineRule="auto"/>
              <w:jc w:val="right"/>
              <w:rPr>
                <w:del w:id="5040" w:author="Alotaibi, Raed" w:date="2019-07-12T12:52:00Z"/>
                <w:rFonts w:eastAsia="Times New Roman" w:cstheme="minorHAnsi"/>
                <w:color w:val="000000"/>
                <w:sz w:val="18"/>
                <w:szCs w:val="18"/>
              </w:rPr>
              <w:pPrChange w:id="5041" w:author="Alotaibi, Raed" w:date="2019-07-15T13:58:00Z">
                <w:pPr>
                  <w:spacing w:after="0" w:line="240" w:lineRule="auto"/>
                  <w:jc w:val="right"/>
                </w:pPr>
              </w:pPrChange>
            </w:pPr>
            <w:del w:id="5042"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B5BD6EB" w14:textId="2E550C79" w:rsidR="00CC3C13" w:rsidRPr="003453AB" w:rsidDel="003C316A" w:rsidRDefault="00CC3C13">
            <w:pPr>
              <w:spacing w:after="0" w:line="276" w:lineRule="auto"/>
              <w:jc w:val="right"/>
              <w:rPr>
                <w:del w:id="5043" w:author="Alotaibi, Raed" w:date="2019-07-12T12:52:00Z"/>
                <w:rFonts w:eastAsia="Times New Roman" w:cstheme="minorHAnsi"/>
                <w:color w:val="000000"/>
                <w:sz w:val="18"/>
                <w:szCs w:val="18"/>
              </w:rPr>
              <w:pPrChange w:id="5044" w:author="Alotaibi, Raed" w:date="2019-07-15T13:58:00Z">
                <w:pPr>
                  <w:spacing w:after="0" w:line="240" w:lineRule="auto"/>
                  <w:jc w:val="right"/>
                </w:pPr>
              </w:pPrChange>
            </w:pPr>
            <w:del w:id="5045"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D50A64C" w14:textId="2C820818" w:rsidR="00CC3C13" w:rsidRPr="00CC3C13" w:rsidDel="003C316A" w:rsidRDefault="00CC3C13">
            <w:pPr>
              <w:spacing w:after="0" w:line="276" w:lineRule="auto"/>
              <w:jc w:val="right"/>
              <w:rPr>
                <w:del w:id="5046" w:author="Alotaibi, Raed" w:date="2019-07-12T12:52:00Z"/>
                <w:rFonts w:eastAsia="Times New Roman" w:cstheme="minorHAnsi"/>
                <w:color w:val="000000"/>
                <w:sz w:val="18"/>
                <w:szCs w:val="18"/>
              </w:rPr>
              <w:pPrChange w:id="5047" w:author="Alotaibi, Raed" w:date="2019-07-15T13:58:00Z">
                <w:pPr>
                  <w:spacing w:after="0" w:line="240" w:lineRule="auto"/>
                  <w:jc w:val="right"/>
                </w:pPr>
              </w:pPrChange>
            </w:pPr>
            <w:del w:id="504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A08A2E6" w14:textId="496FC3FC" w:rsidR="00CC3C13" w:rsidRPr="00CC3C13" w:rsidDel="003C316A" w:rsidRDefault="00CC3C13">
            <w:pPr>
              <w:spacing w:after="0" w:line="276" w:lineRule="auto"/>
              <w:jc w:val="right"/>
              <w:rPr>
                <w:del w:id="5049" w:author="Alotaibi, Raed" w:date="2019-07-12T12:52:00Z"/>
                <w:rFonts w:eastAsia="Times New Roman" w:cstheme="minorHAnsi"/>
                <w:color w:val="000000"/>
                <w:sz w:val="18"/>
                <w:szCs w:val="18"/>
              </w:rPr>
              <w:pPrChange w:id="5050" w:author="Alotaibi, Raed" w:date="2019-07-15T13:58:00Z">
                <w:pPr>
                  <w:spacing w:after="0" w:line="240" w:lineRule="auto"/>
                  <w:jc w:val="right"/>
                </w:pPr>
              </w:pPrChange>
            </w:pPr>
            <w:del w:id="5051"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85E43F9" w14:textId="29E83B9A" w:rsidR="00CC3C13" w:rsidRPr="00CC3C13" w:rsidDel="003C316A" w:rsidRDefault="00CC3C13">
            <w:pPr>
              <w:spacing w:after="0" w:line="276" w:lineRule="auto"/>
              <w:jc w:val="right"/>
              <w:rPr>
                <w:del w:id="5052" w:author="Alotaibi, Raed" w:date="2019-07-12T12:52:00Z"/>
                <w:rFonts w:eastAsia="Times New Roman" w:cstheme="minorHAnsi"/>
                <w:color w:val="000000"/>
                <w:sz w:val="18"/>
                <w:szCs w:val="18"/>
              </w:rPr>
              <w:pPrChange w:id="5053" w:author="Alotaibi, Raed" w:date="2019-07-15T13:58:00Z">
                <w:pPr>
                  <w:spacing w:after="0" w:line="240" w:lineRule="auto"/>
                  <w:jc w:val="right"/>
                </w:pPr>
              </w:pPrChange>
            </w:pPr>
            <w:del w:id="5054" w:author="Alotaibi, Raed" w:date="2019-07-12T12:52:00Z">
              <w:r w:rsidRPr="00CC3C13" w:rsidDel="003C316A">
                <w:rPr>
                  <w:rFonts w:ascii="Calibri" w:hAnsi="Calibri" w:cs="Calibri"/>
                  <w:color w:val="000000"/>
                  <w:sz w:val="18"/>
                  <w:szCs w:val="18"/>
                </w:rPr>
                <w:delText>1.3%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3626906" w14:textId="2A62B2AE" w:rsidR="00CC3C13" w:rsidRPr="00CC3C13" w:rsidDel="003C316A" w:rsidRDefault="00CC3C13">
            <w:pPr>
              <w:spacing w:after="0" w:line="276" w:lineRule="auto"/>
              <w:jc w:val="right"/>
              <w:rPr>
                <w:del w:id="5055" w:author="Alotaibi, Raed" w:date="2019-07-12T12:52:00Z"/>
                <w:rFonts w:eastAsia="Times New Roman" w:cstheme="minorHAnsi"/>
                <w:color w:val="000000"/>
                <w:sz w:val="18"/>
                <w:szCs w:val="18"/>
              </w:rPr>
              <w:pPrChange w:id="5056" w:author="Alotaibi, Raed" w:date="2019-07-15T13:58:00Z">
                <w:pPr>
                  <w:spacing w:after="0" w:line="240" w:lineRule="auto"/>
                  <w:jc w:val="right"/>
                </w:pPr>
              </w:pPrChange>
            </w:pPr>
            <w:del w:id="5057" w:author="Alotaibi, Raed" w:date="2019-07-12T12:52:00Z">
              <w:r w:rsidRPr="00CC3C13" w:rsidDel="003C316A">
                <w:rPr>
                  <w:rFonts w:ascii="Calibri" w:hAnsi="Calibri" w:cs="Calibri"/>
                  <w:color w:val="000000"/>
                  <w:sz w:val="18"/>
                  <w:szCs w:val="18"/>
                </w:rPr>
                <w:delText>-3.2%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63BC2F" w14:textId="2DF8D10F" w:rsidR="00CC3C13" w:rsidRPr="00CC3C13" w:rsidDel="003C316A" w:rsidRDefault="00CC3C13">
            <w:pPr>
              <w:spacing w:after="0" w:line="276" w:lineRule="auto"/>
              <w:jc w:val="right"/>
              <w:rPr>
                <w:del w:id="5058" w:author="Alotaibi, Raed" w:date="2019-07-12T12:52:00Z"/>
                <w:rFonts w:eastAsia="Times New Roman" w:cstheme="minorHAnsi"/>
                <w:color w:val="000000"/>
                <w:sz w:val="18"/>
                <w:szCs w:val="18"/>
              </w:rPr>
              <w:pPrChange w:id="5059" w:author="Alotaibi, Raed" w:date="2019-07-15T13:58:00Z">
                <w:pPr>
                  <w:spacing w:after="0" w:line="240" w:lineRule="auto"/>
                  <w:jc w:val="right"/>
                </w:pPr>
              </w:pPrChange>
            </w:pPr>
            <w:del w:id="5060" w:author="Alotaibi, Raed" w:date="2019-07-12T12:52:00Z">
              <w:r w:rsidRPr="00CC3C13" w:rsidDel="003C316A">
                <w:rPr>
                  <w:rFonts w:ascii="Calibri" w:hAnsi="Calibri" w:cs="Calibri"/>
                  <w:color w:val="000000"/>
                  <w:sz w:val="18"/>
                  <w:szCs w:val="18"/>
                </w:rPr>
                <w:delText>10.0%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3728F9" w14:textId="629208FD" w:rsidR="00CC3C13" w:rsidRPr="00CC3C13" w:rsidDel="003C316A" w:rsidRDefault="00CC3C13">
            <w:pPr>
              <w:spacing w:after="0" w:line="276" w:lineRule="auto"/>
              <w:jc w:val="right"/>
              <w:rPr>
                <w:del w:id="5061" w:author="Alotaibi, Raed" w:date="2019-07-12T12:52:00Z"/>
                <w:rFonts w:eastAsia="Times New Roman" w:cstheme="minorHAnsi"/>
                <w:color w:val="000000"/>
                <w:sz w:val="18"/>
                <w:szCs w:val="18"/>
              </w:rPr>
              <w:pPrChange w:id="5062" w:author="Alotaibi, Raed" w:date="2019-07-15T13:58:00Z">
                <w:pPr>
                  <w:spacing w:after="0" w:line="240" w:lineRule="auto"/>
                  <w:jc w:val="right"/>
                </w:pPr>
              </w:pPrChange>
            </w:pPr>
            <w:del w:id="5063" w:author="Alotaibi, Raed" w:date="2019-07-12T12:52:00Z">
              <w:r w:rsidRPr="00CC3C13" w:rsidDel="003C316A">
                <w:rPr>
                  <w:rFonts w:ascii="Calibri" w:hAnsi="Calibri" w:cs="Calibri"/>
                  <w:color w:val="000000"/>
                  <w:sz w:val="18"/>
                  <w:szCs w:val="18"/>
                </w:rPr>
                <w:delText>13.7%</w:delText>
              </w:r>
            </w:del>
          </w:p>
        </w:tc>
      </w:tr>
      <w:tr w:rsidR="00CC3C13" w:rsidRPr="003453AB" w:rsidDel="003C316A" w14:paraId="50EE59CD" w14:textId="6C357A05" w:rsidTr="00CC3C13">
        <w:trPr>
          <w:trHeight w:val="247"/>
          <w:jc w:val="center"/>
          <w:del w:id="50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1B4DE31" w14:textId="372FFBF8" w:rsidR="00CC3C13" w:rsidRPr="003453AB" w:rsidDel="003C316A" w:rsidRDefault="00CC3C13">
            <w:pPr>
              <w:spacing w:after="0" w:line="276" w:lineRule="auto"/>
              <w:rPr>
                <w:del w:id="5065" w:author="Alotaibi, Raed" w:date="2019-07-12T12:52:00Z"/>
                <w:rFonts w:eastAsia="Times New Roman" w:cstheme="minorHAnsi"/>
                <w:b/>
                <w:bCs/>
                <w:color w:val="000000"/>
                <w:sz w:val="18"/>
                <w:szCs w:val="18"/>
              </w:rPr>
              <w:pPrChange w:id="5066" w:author="Alotaibi, Raed" w:date="2019-07-15T13:58:00Z">
                <w:pPr>
                  <w:spacing w:after="0" w:line="240" w:lineRule="auto"/>
                </w:pPr>
              </w:pPrChange>
            </w:pPr>
            <w:del w:id="5067" w:author="Alotaibi, Raed" w:date="2019-07-12T12:52:00Z">
              <w:r w:rsidRPr="003453AB" w:rsidDel="003C316A">
                <w:rPr>
                  <w:rFonts w:eastAsia="Times New Roman" w:cstheme="minorHAnsi"/>
                  <w:b/>
                  <w:bCs/>
                  <w:color w:val="000000"/>
                  <w:sz w:val="18"/>
                  <w:szCs w:val="18"/>
                </w:rPr>
                <w:delText>New Jersey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2BCCAAE" w14:textId="46E21D34" w:rsidR="00CC3C13" w:rsidRPr="003453AB" w:rsidDel="003C316A" w:rsidRDefault="00CC3C13">
            <w:pPr>
              <w:spacing w:after="0" w:line="276" w:lineRule="auto"/>
              <w:jc w:val="right"/>
              <w:rPr>
                <w:del w:id="5068" w:author="Alotaibi, Raed" w:date="2019-07-12T12:52:00Z"/>
                <w:rFonts w:eastAsia="Times New Roman" w:cstheme="minorHAnsi"/>
                <w:color w:val="000000"/>
                <w:sz w:val="18"/>
                <w:szCs w:val="18"/>
              </w:rPr>
              <w:pPrChange w:id="5069" w:author="Alotaibi, Raed" w:date="2019-07-15T13:58:00Z">
                <w:pPr>
                  <w:spacing w:after="0" w:line="240" w:lineRule="auto"/>
                  <w:jc w:val="right"/>
                </w:pPr>
              </w:pPrChange>
            </w:pPr>
            <w:del w:id="5070" w:author="Alotaibi, Raed" w:date="2019-07-12T12:52:00Z">
              <w:r w:rsidRPr="003453AB" w:rsidDel="003C316A">
                <w:rPr>
                  <w:rFonts w:eastAsia="Times New Roman" w:cstheme="minorHAnsi"/>
                  <w:color w:val="000000"/>
                  <w:sz w:val="18"/>
                  <w:szCs w:val="18"/>
                </w:rPr>
                <w:delText>22,300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B836A0" w14:textId="6B873200" w:rsidR="00CC3C13" w:rsidRPr="003453AB" w:rsidDel="003C316A" w:rsidRDefault="00CC3C13">
            <w:pPr>
              <w:spacing w:after="0" w:line="276" w:lineRule="auto"/>
              <w:jc w:val="right"/>
              <w:rPr>
                <w:del w:id="5071" w:author="Alotaibi, Raed" w:date="2019-07-12T12:52:00Z"/>
                <w:rFonts w:eastAsia="Times New Roman" w:cstheme="minorHAnsi"/>
                <w:color w:val="000000"/>
                <w:sz w:val="18"/>
                <w:szCs w:val="18"/>
              </w:rPr>
              <w:pPrChange w:id="5072" w:author="Alotaibi, Raed" w:date="2019-07-15T13:58:00Z">
                <w:pPr>
                  <w:spacing w:after="0" w:line="240" w:lineRule="auto"/>
                  <w:jc w:val="right"/>
                </w:pPr>
              </w:pPrChange>
            </w:pPr>
            <w:del w:id="5073" w:author="Alotaibi, Raed" w:date="2019-07-12T12:52:00Z">
              <w:r w:rsidRPr="003453AB" w:rsidDel="003C316A">
                <w:rPr>
                  <w:rFonts w:eastAsia="Times New Roman" w:cstheme="minorHAnsi"/>
                  <w:color w:val="000000"/>
                  <w:sz w:val="18"/>
                  <w:szCs w:val="18"/>
                </w:rPr>
                <w:delText>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14618E" w14:textId="3C96093C" w:rsidR="00CC3C13" w:rsidRPr="003453AB" w:rsidDel="003C316A" w:rsidRDefault="00CC3C13">
            <w:pPr>
              <w:spacing w:after="0" w:line="276" w:lineRule="auto"/>
              <w:jc w:val="right"/>
              <w:rPr>
                <w:del w:id="5074" w:author="Alotaibi, Raed" w:date="2019-07-12T12:52:00Z"/>
                <w:rFonts w:eastAsia="Times New Roman" w:cstheme="minorHAnsi"/>
                <w:color w:val="000000"/>
                <w:sz w:val="18"/>
                <w:szCs w:val="18"/>
              </w:rPr>
              <w:pPrChange w:id="5075" w:author="Alotaibi, Raed" w:date="2019-07-15T13:58:00Z">
                <w:pPr>
                  <w:spacing w:after="0" w:line="240" w:lineRule="auto"/>
                  <w:jc w:val="right"/>
                </w:pPr>
              </w:pPrChange>
            </w:pPr>
            <w:del w:id="5076" w:author="Alotaibi, Raed" w:date="2019-07-12T12:52:00Z">
              <w:r w:rsidRPr="003453AB" w:rsidDel="003C316A">
                <w:rPr>
                  <w:rFonts w:eastAsia="Times New Roman" w:cstheme="minorHAnsi"/>
                  <w:color w:val="000000"/>
                  <w:sz w:val="18"/>
                  <w:szCs w:val="18"/>
                </w:rPr>
                <w:delText>24.2%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DEF5EBA" w14:textId="3CACF3AE" w:rsidR="00CC3C13" w:rsidRPr="003453AB" w:rsidDel="003C316A" w:rsidRDefault="00CC3C13">
            <w:pPr>
              <w:spacing w:after="0" w:line="276" w:lineRule="auto"/>
              <w:jc w:val="right"/>
              <w:rPr>
                <w:del w:id="5077" w:author="Alotaibi, Raed" w:date="2019-07-12T12:52:00Z"/>
                <w:rFonts w:eastAsia="Times New Roman" w:cstheme="minorHAnsi"/>
                <w:color w:val="000000"/>
                <w:sz w:val="18"/>
                <w:szCs w:val="18"/>
              </w:rPr>
              <w:pPrChange w:id="5078" w:author="Alotaibi, Raed" w:date="2019-07-15T13:58:00Z">
                <w:pPr>
                  <w:spacing w:after="0" w:line="240" w:lineRule="auto"/>
                  <w:jc w:val="right"/>
                </w:pPr>
              </w:pPrChange>
            </w:pPr>
            <w:del w:id="5079" w:author="Alotaibi, Raed" w:date="2019-07-12T12:52:00Z">
              <w:r w:rsidRPr="003453AB" w:rsidDel="003C316A">
                <w:rPr>
                  <w:rFonts w:eastAsia="Times New Roman" w:cstheme="minorHAnsi"/>
                  <w:color w:val="000000"/>
                  <w:sz w:val="18"/>
                  <w:szCs w:val="18"/>
                </w:rPr>
                <w:delText>17,300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311CCC1" w14:textId="520D3F4A" w:rsidR="00CC3C13" w:rsidRPr="003453AB" w:rsidDel="003C316A" w:rsidRDefault="00CC3C13">
            <w:pPr>
              <w:spacing w:after="0" w:line="276" w:lineRule="auto"/>
              <w:jc w:val="right"/>
              <w:rPr>
                <w:del w:id="5080" w:author="Alotaibi, Raed" w:date="2019-07-12T12:52:00Z"/>
                <w:rFonts w:eastAsia="Times New Roman" w:cstheme="minorHAnsi"/>
                <w:color w:val="000000"/>
                <w:sz w:val="18"/>
                <w:szCs w:val="18"/>
              </w:rPr>
              <w:pPrChange w:id="5081" w:author="Alotaibi, Raed" w:date="2019-07-15T13:58:00Z">
                <w:pPr>
                  <w:spacing w:after="0" w:line="240" w:lineRule="auto"/>
                  <w:jc w:val="right"/>
                </w:pPr>
              </w:pPrChange>
            </w:pPr>
            <w:del w:id="5082" w:author="Alotaibi, Raed" w:date="2019-07-12T12:52:00Z">
              <w:r w:rsidRPr="003453AB" w:rsidDel="003C316A">
                <w:rPr>
                  <w:rFonts w:eastAsia="Times New Roman" w:cstheme="minorHAnsi"/>
                  <w:color w:val="000000"/>
                  <w:sz w:val="18"/>
                  <w:szCs w:val="18"/>
                </w:rPr>
                <w:delText>4,160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8D105" w14:textId="6141D4FE" w:rsidR="00CC3C13" w:rsidRPr="003453AB" w:rsidDel="003C316A" w:rsidRDefault="00CC3C13">
            <w:pPr>
              <w:spacing w:after="0" w:line="276" w:lineRule="auto"/>
              <w:jc w:val="right"/>
              <w:rPr>
                <w:del w:id="5083" w:author="Alotaibi, Raed" w:date="2019-07-12T12:52:00Z"/>
                <w:rFonts w:eastAsia="Times New Roman" w:cstheme="minorHAnsi"/>
                <w:color w:val="000000"/>
                <w:sz w:val="18"/>
                <w:szCs w:val="18"/>
              </w:rPr>
              <w:pPrChange w:id="5084" w:author="Alotaibi, Raed" w:date="2019-07-15T13:58:00Z">
                <w:pPr>
                  <w:spacing w:after="0" w:line="240" w:lineRule="auto"/>
                  <w:jc w:val="right"/>
                </w:pPr>
              </w:pPrChange>
            </w:pPr>
            <w:del w:id="5085" w:author="Alotaibi, Raed" w:date="2019-07-12T12:52:00Z">
              <w:r w:rsidRPr="003453AB" w:rsidDel="003C316A">
                <w:rPr>
                  <w:rFonts w:eastAsia="Times New Roman" w:cstheme="minorHAnsi"/>
                  <w:color w:val="000000"/>
                  <w:sz w:val="18"/>
                  <w:szCs w:val="18"/>
                </w:rPr>
                <w:delText>24.0%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AA77C8B" w14:textId="32876645" w:rsidR="00CC3C13" w:rsidRPr="00CC3C13" w:rsidDel="003C316A" w:rsidRDefault="00CC3C13">
            <w:pPr>
              <w:spacing w:after="0" w:line="276" w:lineRule="auto"/>
              <w:jc w:val="right"/>
              <w:rPr>
                <w:del w:id="5086" w:author="Alotaibi, Raed" w:date="2019-07-12T12:52:00Z"/>
                <w:rFonts w:eastAsia="Times New Roman" w:cstheme="minorHAnsi"/>
                <w:color w:val="000000"/>
                <w:sz w:val="18"/>
                <w:szCs w:val="18"/>
              </w:rPr>
              <w:pPrChange w:id="5087" w:author="Alotaibi, Raed" w:date="2019-07-15T13:58:00Z">
                <w:pPr>
                  <w:spacing w:after="0" w:line="240" w:lineRule="auto"/>
                  <w:jc w:val="right"/>
                </w:pPr>
              </w:pPrChange>
            </w:pPr>
            <w:del w:id="5088" w:author="Alotaibi, Raed" w:date="2019-07-12T12:52:00Z">
              <w:r w:rsidRPr="00CC3C13" w:rsidDel="003C316A">
                <w:rPr>
                  <w:rFonts w:ascii="Calibri" w:hAnsi="Calibri" w:cs="Calibri"/>
                  <w:color w:val="000000"/>
                  <w:sz w:val="18"/>
                  <w:szCs w:val="18"/>
                </w:rPr>
                <w:delText>-5,000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6619E2A" w14:textId="1F8FE502" w:rsidR="00CC3C13" w:rsidRPr="00CC3C13" w:rsidDel="003C316A" w:rsidRDefault="00CC3C13">
            <w:pPr>
              <w:spacing w:after="0" w:line="276" w:lineRule="auto"/>
              <w:jc w:val="right"/>
              <w:rPr>
                <w:del w:id="5089" w:author="Alotaibi, Raed" w:date="2019-07-12T12:52:00Z"/>
                <w:rFonts w:eastAsia="Times New Roman" w:cstheme="minorHAnsi"/>
                <w:color w:val="000000"/>
                <w:sz w:val="18"/>
                <w:szCs w:val="18"/>
              </w:rPr>
              <w:pPrChange w:id="5090" w:author="Alotaibi, Raed" w:date="2019-07-15T13:58:00Z">
                <w:pPr>
                  <w:spacing w:after="0" w:line="240" w:lineRule="auto"/>
                  <w:jc w:val="right"/>
                </w:pPr>
              </w:pPrChange>
            </w:pPr>
            <w:del w:id="5091" w:author="Alotaibi, Raed" w:date="2019-07-12T12:52:00Z">
              <w:r w:rsidRPr="00CC3C13" w:rsidDel="003C316A">
                <w:rPr>
                  <w:rFonts w:ascii="Calibri" w:hAnsi="Calibri" w:cs="Calibri"/>
                  <w:color w:val="000000"/>
                  <w:sz w:val="18"/>
                  <w:szCs w:val="18"/>
                </w:rPr>
                <w:delText>-1,240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9FD778B" w14:textId="3EC4C7F0" w:rsidR="00CC3C13" w:rsidRPr="00CC3C13" w:rsidDel="003C316A" w:rsidRDefault="00CC3C13">
            <w:pPr>
              <w:spacing w:after="0" w:line="276" w:lineRule="auto"/>
              <w:jc w:val="right"/>
              <w:rPr>
                <w:del w:id="5092" w:author="Alotaibi, Raed" w:date="2019-07-12T12:52:00Z"/>
                <w:rFonts w:eastAsia="Times New Roman" w:cstheme="minorHAnsi"/>
                <w:color w:val="000000"/>
                <w:sz w:val="18"/>
                <w:szCs w:val="18"/>
              </w:rPr>
              <w:pPrChange w:id="5093" w:author="Alotaibi, Raed" w:date="2019-07-15T13:58:00Z">
                <w:pPr>
                  <w:spacing w:after="0" w:line="240" w:lineRule="auto"/>
                  <w:jc w:val="right"/>
                </w:pPr>
              </w:pPrChange>
            </w:pPr>
            <w:del w:id="509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BDFD182" w14:textId="43970614" w:rsidR="00CC3C13" w:rsidRPr="00CC3C13" w:rsidDel="003C316A" w:rsidRDefault="00CC3C13">
            <w:pPr>
              <w:spacing w:after="0" w:line="276" w:lineRule="auto"/>
              <w:jc w:val="right"/>
              <w:rPr>
                <w:del w:id="5095" w:author="Alotaibi, Raed" w:date="2019-07-12T12:52:00Z"/>
                <w:rFonts w:eastAsia="Times New Roman" w:cstheme="minorHAnsi"/>
                <w:color w:val="000000"/>
                <w:sz w:val="18"/>
                <w:szCs w:val="18"/>
              </w:rPr>
              <w:pPrChange w:id="5096" w:author="Alotaibi, Raed" w:date="2019-07-15T13:58:00Z">
                <w:pPr>
                  <w:spacing w:after="0" w:line="240" w:lineRule="auto"/>
                  <w:jc w:val="right"/>
                </w:pPr>
              </w:pPrChange>
            </w:pPr>
            <w:del w:id="5097"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475430A" w14:textId="52754639" w:rsidR="00CC3C13" w:rsidRPr="00CC3C13" w:rsidDel="003C316A" w:rsidRDefault="00CC3C13">
            <w:pPr>
              <w:spacing w:after="0" w:line="276" w:lineRule="auto"/>
              <w:jc w:val="right"/>
              <w:rPr>
                <w:del w:id="5098" w:author="Alotaibi, Raed" w:date="2019-07-12T12:52:00Z"/>
                <w:rFonts w:eastAsia="Times New Roman" w:cstheme="minorHAnsi"/>
                <w:color w:val="000000"/>
                <w:sz w:val="18"/>
                <w:szCs w:val="18"/>
              </w:rPr>
              <w:pPrChange w:id="5099" w:author="Alotaibi, Raed" w:date="2019-07-15T13:58:00Z">
                <w:pPr>
                  <w:spacing w:after="0" w:line="240" w:lineRule="auto"/>
                  <w:jc w:val="right"/>
                </w:pPr>
              </w:pPrChange>
            </w:pPr>
            <w:del w:id="5100" w:author="Alotaibi, Raed" w:date="2019-07-12T12:52:00Z">
              <w:r w:rsidRPr="00CC3C13" w:rsidDel="003C316A">
                <w:rPr>
                  <w:rFonts w:ascii="Calibri" w:hAnsi="Calibri" w:cs="Calibri"/>
                  <w:color w:val="000000"/>
                  <w:sz w:val="18"/>
                  <w:szCs w:val="18"/>
                </w:rPr>
                <w:delText>-23.0%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199B62B" w14:textId="2F80687E" w:rsidR="00CC3C13" w:rsidRPr="00CC3C13" w:rsidDel="003C316A" w:rsidRDefault="00CC3C13">
            <w:pPr>
              <w:spacing w:after="0" w:line="276" w:lineRule="auto"/>
              <w:jc w:val="right"/>
              <w:rPr>
                <w:del w:id="5101" w:author="Alotaibi, Raed" w:date="2019-07-12T12:52:00Z"/>
                <w:rFonts w:eastAsia="Times New Roman" w:cstheme="minorHAnsi"/>
                <w:color w:val="000000"/>
                <w:sz w:val="18"/>
                <w:szCs w:val="18"/>
              </w:rPr>
              <w:pPrChange w:id="5102" w:author="Alotaibi, Raed" w:date="2019-07-15T13:58:00Z">
                <w:pPr>
                  <w:spacing w:after="0" w:line="240" w:lineRule="auto"/>
                  <w:jc w:val="right"/>
                </w:pPr>
              </w:pPrChange>
            </w:pPr>
            <w:del w:id="5103"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98C050F" w14:textId="45F90026" w:rsidTr="00CC3C13">
        <w:trPr>
          <w:trHeight w:val="247"/>
          <w:jc w:val="center"/>
          <w:del w:id="51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F7E091" w14:textId="5A970042" w:rsidR="00CC3C13" w:rsidRPr="003453AB" w:rsidDel="003C316A" w:rsidRDefault="00CC3C13">
            <w:pPr>
              <w:spacing w:after="0" w:line="276" w:lineRule="auto"/>
              <w:rPr>
                <w:del w:id="5105" w:author="Alotaibi, Raed" w:date="2019-07-12T12:52:00Z"/>
                <w:rFonts w:eastAsia="Times New Roman" w:cstheme="minorHAnsi"/>
                <w:b/>
                <w:bCs/>
                <w:color w:val="000000"/>
                <w:sz w:val="18"/>
                <w:szCs w:val="18"/>
              </w:rPr>
              <w:pPrChange w:id="5106" w:author="Alotaibi, Raed" w:date="2019-07-15T13:58:00Z">
                <w:pPr>
                  <w:spacing w:after="0" w:line="240" w:lineRule="auto"/>
                </w:pPr>
              </w:pPrChange>
            </w:pPr>
            <w:del w:id="5107" w:author="Alotaibi, Raed" w:date="2019-07-12T12:52:00Z">
              <w:r w:rsidRPr="003453AB" w:rsidDel="003C316A">
                <w:rPr>
                  <w:rFonts w:eastAsia="Times New Roman" w:cstheme="minorHAnsi"/>
                  <w:b/>
                  <w:bCs/>
                  <w:color w:val="000000"/>
                  <w:sz w:val="18"/>
                  <w:szCs w:val="18"/>
                </w:rPr>
                <w:delText>New Mexico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A6F055F" w14:textId="6DF1DA49" w:rsidR="00CC3C13" w:rsidRPr="003453AB" w:rsidDel="003C316A" w:rsidRDefault="00CC3C13">
            <w:pPr>
              <w:spacing w:after="0" w:line="276" w:lineRule="auto"/>
              <w:jc w:val="right"/>
              <w:rPr>
                <w:del w:id="5108" w:author="Alotaibi, Raed" w:date="2019-07-12T12:52:00Z"/>
                <w:rFonts w:eastAsia="Times New Roman" w:cstheme="minorHAnsi"/>
                <w:color w:val="000000"/>
                <w:sz w:val="18"/>
                <w:szCs w:val="18"/>
              </w:rPr>
              <w:pPrChange w:id="5109" w:author="Alotaibi, Raed" w:date="2019-07-15T13:58:00Z">
                <w:pPr>
                  <w:spacing w:after="0" w:line="240" w:lineRule="auto"/>
                  <w:jc w:val="right"/>
                </w:pPr>
              </w:pPrChange>
            </w:pPr>
            <w:del w:id="5110" w:author="Alotaibi, Raed" w:date="2019-07-12T12:52:00Z">
              <w:r w:rsidRPr="003453AB" w:rsidDel="003C316A">
                <w:rPr>
                  <w:rFonts w:eastAsia="Times New Roman" w:cstheme="minorHAnsi"/>
                  <w:color w:val="000000"/>
                  <w:sz w:val="18"/>
                  <w:szCs w:val="18"/>
                </w:rPr>
                <w:delText>5,600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2E0086" w14:textId="72501B73" w:rsidR="00CC3C13" w:rsidRPr="003453AB" w:rsidDel="003C316A" w:rsidRDefault="00CC3C13">
            <w:pPr>
              <w:spacing w:after="0" w:line="276" w:lineRule="auto"/>
              <w:jc w:val="right"/>
              <w:rPr>
                <w:del w:id="5111" w:author="Alotaibi, Raed" w:date="2019-07-12T12:52:00Z"/>
                <w:rFonts w:eastAsia="Times New Roman" w:cstheme="minorHAnsi"/>
                <w:color w:val="000000"/>
                <w:sz w:val="18"/>
                <w:szCs w:val="18"/>
              </w:rPr>
              <w:pPrChange w:id="5112" w:author="Alotaibi, Raed" w:date="2019-07-15T13:58:00Z">
                <w:pPr>
                  <w:spacing w:after="0" w:line="240" w:lineRule="auto"/>
                  <w:jc w:val="right"/>
                </w:pPr>
              </w:pPrChange>
            </w:pPr>
            <w:del w:id="5113"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FD70DEA" w14:textId="063A1194" w:rsidR="00CC3C13" w:rsidRPr="003453AB" w:rsidDel="003C316A" w:rsidRDefault="00CC3C13">
            <w:pPr>
              <w:spacing w:after="0" w:line="276" w:lineRule="auto"/>
              <w:jc w:val="right"/>
              <w:rPr>
                <w:del w:id="5114" w:author="Alotaibi, Raed" w:date="2019-07-12T12:52:00Z"/>
                <w:rFonts w:eastAsia="Times New Roman" w:cstheme="minorHAnsi"/>
                <w:color w:val="000000"/>
                <w:sz w:val="18"/>
                <w:szCs w:val="18"/>
              </w:rPr>
              <w:pPrChange w:id="5115" w:author="Alotaibi, Raed" w:date="2019-07-15T13:58:00Z">
                <w:pPr>
                  <w:spacing w:after="0" w:line="240" w:lineRule="auto"/>
                  <w:jc w:val="right"/>
                </w:pPr>
              </w:pPrChange>
            </w:pPr>
            <w:del w:id="5116" w:author="Alotaibi, Raed" w:date="2019-07-12T12:52:00Z">
              <w:r w:rsidRPr="003453AB" w:rsidDel="003C316A">
                <w:rPr>
                  <w:rFonts w:eastAsia="Times New Roman" w:cstheme="minorHAnsi"/>
                  <w:color w:val="000000"/>
                  <w:sz w:val="18"/>
                  <w:szCs w:val="18"/>
                </w:rPr>
                <w:delText>16.1%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3D9FF3" w14:textId="7CC1058C" w:rsidR="00CC3C13" w:rsidRPr="003453AB" w:rsidDel="003C316A" w:rsidRDefault="00CC3C13">
            <w:pPr>
              <w:spacing w:after="0" w:line="276" w:lineRule="auto"/>
              <w:jc w:val="right"/>
              <w:rPr>
                <w:del w:id="5117" w:author="Alotaibi, Raed" w:date="2019-07-12T12:52:00Z"/>
                <w:rFonts w:eastAsia="Times New Roman" w:cstheme="minorHAnsi"/>
                <w:color w:val="000000"/>
                <w:sz w:val="18"/>
                <w:szCs w:val="18"/>
              </w:rPr>
              <w:pPrChange w:id="5118" w:author="Alotaibi, Raed" w:date="2019-07-15T13:58:00Z">
                <w:pPr>
                  <w:spacing w:after="0" w:line="240" w:lineRule="auto"/>
                  <w:jc w:val="right"/>
                </w:pPr>
              </w:pPrChange>
            </w:pPr>
            <w:del w:id="5119"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F2E143B" w14:textId="13FEC133" w:rsidR="00CC3C13" w:rsidRPr="003453AB" w:rsidDel="003C316A" w:rsidRDefault="00CC3C13">
            <w:pPr>
              <w:spacing w:after="0" w:line="276" w:lineRule="auto"/>
              <w:jc w:val="right"/>
              <w:rPr>
                <w:del w:id="5120" w:author="Alotaibi, Raed" w:date="2019-07-12T12:52:00Z"/>
                <w:rFonts w:eastAsia="Times New Roman" w:cstheme="minorHAnsi"/>
                <w:color w:val="000000"/>
                <w:sz w:val="18"/>
                <w:szCs w:val="18"/>
              </w:rPr>
              <w:pPrChange w:id="5121" w:author="Alotaibi, Raed" w:date="2019-07-15T13:58:00Z">
                <w:pPr>
                  <w:spacing w:after="0" w:line="240" w:lineRule="auto"/>
                  <w:jc w:val="right"/>
                </w:pPr>
              </w:pPrChange>
            </w:pPr>
            <w:del w:id="5122" w:author="Alotaibi, Raed" w:date="2019-07-12T12:52:00Z">
              <w:r w:rsidRPr="003453AB" w:rsidDel="003C316A">
                <w:rPr>
                  <w:rFonts w:eastAsia="Times New Roman" w:cstheme="minorHAnsi"/>
                  <w:color w:val="000000"/>
                  <w:sz w:val="18"/>
                  <w:szCs w:val="18"/>
                </w:rPr>
                <w:delText>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5CAE4F0" w14:textId="2F468663" w:rsidR="00CC3C13" w:rsidRPr="003453AB" w:rsidDel="003C316A" w:rsidRDefault="00CC3C13">
            <w:pPr>
              <w:spacing w:after="0" w:line="276" w:lineRule="auto"/>
              <w:jc w:val="right"/>
              <w:rPr>
                <w:del w:id="5123" w:author="Alotaibi, Raed" w:date="2019-07-12T12:52:00Z"/>
                <w:rFonts w:eastAsia="Times New Roman" w:cstheme="minorHAnsi"/>
                <w:color w:val="000000"/>
                <w:sz w:val="18"/>
                <w:szCs w:val="18"/>
              </w:rPr>
              <w:pPrChange w:id="5124" w:author="Alotaibi, Raed" w:date="2019-07-15T13:58:00Z">
                <w:pPr>
                  <w:spacing w:after="0" w:line="240" w:lineRule="auto"/>
                  <w:jc w:val="right"/>
                </w:pPr>
              </w:pPrChange>
            </w:pPr>
            <w:del w:id="5125" w:author="Alotaibi, Raed" w:date="2019-07-12T12:52:00Z">
              <w:r w:rsidRPr="003453AB" w:rsidDel="003C316A">
                <w:rPr>
                  <w:rFonts w:eastAsia="Times New Roman" w:cstheme="minorHAnsi"/>
                  <w:color w:val="000000"/>
                  <w:sz w:val="18"/>
                  <w:szCs w:val="18"/>
                </w:rPr>
                <w:delText>15.7%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BDAC4C" w14:textId="39171E4B" w:rsidR="00CC3C13" w:rsidRPr="00CC3C13" w:rsidDel="003C316A" w:rsidRDefault="00CC3C13">
            <w:pPr>
              <w:spacing w:after="0" w:line="276" w:lineRule="auto"/>
              <w:jc w:val="right"/>
              <w:rPr>
                <w:del w:id="5126" w:author="Alotaibi, Raed" w:date="2019-07-12T12:52:00Z"/>
                <w:rFonts w:eastAsia="Times New Roman" w:cstheme="minorHAnsi"/>
                <w:color w:val="000000"/>
                <w:sz w:val="18"/>
                <w:szCs w:val="18"/>
              </w:rPr>
              <w:pPrChange w:id="5127" w:author="Alotaibi, Raed" w:date="2019-07-15T13:58:00Z">
                <w:pPr>
                  <w:spacing w:after="0" w:line="240" w:lineRule="auto"/>
                  <w:jc w:val="right"/>
                </w:pPr>
              </w:pPrChange>
            </w:pPr>
            <w:del w:id="5128" w:author="Alotaibi, Raed" w:date="2019-07-12T12:52:00Z">
              <w:r w:rsidRPr="00CC3C13" w:rsidDel="003C316A">
                <w:rPr>
                  <w:rFonts w:ascii="Calibri" w:hAnsi="Calibri" w:cs="Calibri"/>
                  <w:color w:val="000000"/>
                  <w:sz w:val="18"/>
                  <w:szCs w:val="18"/>
                </w:rPr>
                <w:delText>-2,600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E87A2AB" w14:textId="4C50691F" w:rsidR="00CC3C13" w:rsidRPr="00CC3C13" w:rsidDel="003C316A" w:rsidRDefault="00CC3C13">
            <w:pPr>
              <w:spacing w:after="0" w:line="276" w:lineRule="auto"/>
              <w:jc w:val="right"/>
              <w:rPr>
                <w:del w:id="5129" w:author="Alotaibi, Raed" w:date="2019-07-12T12:52:00Z"/>
                <w:rFonts w:eastAsia="Times New Roman" w:cstheme="minorHAnsi"/>
                <w:color w:val="000000"/>
                <w:sz w:val="18"/>
                <w:szCs w:val="18"/>
              </w:rPr>
              <w:pPrChange w:id="5130" w:author="Alotaibi, Raed" w:date="2019-07-15T13:58:00Z">
                <w:pPr>
                  <w:spacing w:after="0" w:line="240" w:lineRule="auto"/>
                  <w:jc w:val="right"/>
                </w:pPr>
              </w:pPrChange>
            </w:pPr>
            <w:del w:id="5131" w:author="Alotaibi, Raed" w:date="2019-07-12T12:52:00Z">
              <w:r w:rsidRPr="00CC3C13" w:rsidDel="003C316A">
                <w:rPr>
                  <w:rFonts w:ascii="Calibri" w:hAnsi="Calibri" w:cs="Calibri"/>
                  <w:color w:val="000000"/>
                  <w:sz w:val="18"/>
                  <w:szCs w:val="18"/>
                </w:rPr>
                <w:delText>-430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47869C3" w14:textId="2918692E" w:rsidR="00CC3C13" w:rsidRPr="00CC3C13" w:rsidDel="003C316A" w:rsidRDefault="00CC3C13">
            <w:pPr>
              <w:spacing w:after="0" w:line="276" w:lineRule="auto"/>
              <w:jc w:val="right"/>
              <w:rPr>
                <w:del w:id="5132" w:author="Alotaibi, Raed" w:date="2019-07-12T12:52:00Z"/>
                <w:rFonts w:eastAsia="Times New Roman" w:cstheme="minorHAnsi"/>
                <w:color w:val="000000"/>
                <w:sz w:val="18"/>
                <w:szCs w:val="18"/>
              </w:rPr>
              <w:pPrChange w:id="5133" w:author="Alotaibi, Raed" w:date="2019-07-15T13:58:00Z">
                <w:pPr>
                  <w:spacing w:after="0" w:line="240" w:lineRule="auto"/>
                  <w:jc w:val="right"/>
                </w:pPr>
              </w:pPrChange>
            </w:pPr>
            <w:del w:id="5134"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A7E508D" w14:textId="7C9C7325" w:rsidR="00CC3C13" w:rsidRPr="00CC3C13" w:rsidDel="003C316A" w:rsidRDefault="00CC3C13">
            <w:pPr>
              <w:spacing w:after="0" w:line="276" w:lineRule="auto"/>
              <w:jc w:val="right"/>
              <w:rPr>
                <w:del w:id="5135" w:author="Alotaibi, Raed" w:date="2019-07-12T12:52:00Z"/>
                <w:rFonts w:eastAsia="Times New Roman" w:cstheme="minorHAnsi"/>
                <w:color w:val="000000"/>
                <w:sz w:val="18"/>
                <w:szCs w:val="18"/>
              </w:rPr>
              <w:pPrChange w:id="5136" w:author="Alotaibi, Raed" w:date="2019-07-15T13:58:00Z">
                <w:pPr>
                  <w:spacing w:after="0" w:line="240" w:lineRule="auto"/>
                  <w:jc w:val="right"/>
                </w:pPr>
              </w:pPrChange>
            </w:pPr>
            <w:del w:id="5137" w:author="Alotaibi, Raed" w:date="2019-07-12T12:52:00Z">
              <w:r w:rsidRPr="00CC3C13" w:rsidDel="003C316A">
                <w:rPr>
                  <w:rFonts w:ascii="Calibri" w:hAnsi="Calibri" w:cs="Calibri"/>
                  <w:color w:val="000000"/>
                  <w:sz w:val="18"/>
                  <w:szCs w:val="18"/>
                </w:rPr>
                <w:delText>-46.4%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AE534F2" w14:textId="57B9E4D2" w:rsidR="00CC3C13" w:rsidRPr="00CC3C13" w:rsidDel="003C316A" w:rsidRDefault="00CC3C13">
            <w:pPr>
              <w:spacing w:after="0" w:line="276" w:lineRule="auto"/>
              <w:jc w:val="right"/>
              <w:rPr>
                <w:del w:id="5138" w:author="Alotaibi, Raed" w:date="2019-07-12T12:52:00Z"/>
                <w:rFonts w:eastAsia="Times New Roman" w:cstheme="minorHAnsi"/>
                <w:color w:val="000000"/>
                <w:sz w:val="18"/>
                <w:szCs w:val="18"/>
              </w:rPr>
              <w:pPrChange w:id="5139" w:author="Alotaibi, Raed" w:date="2019-07-15T13:58:00Z">
                <w:pPr>
                  <w:spacing w:after="0" w:line="240" w:lineRule="auto"/>
                  <w:jc w:val="right"/>
                </w:pPr>
              </w:pPrChange>
            </w:pPr>
            <w:del w:id="5140" w:author="Alotaibi, Raed" w:date="2019-07-12T12:52:00Z">
              <w:r w:rsidRPr="00CC3C13" w:rsidDel="003C316A">
                <w:rPr>
                  <w:rFonts w:ascii="Calibri" w:hAnsi="Calibri" w:cs="Calibri"/>
                  <w:color w:val="000000"/>
                  <w:sz w:val="18"/>
                  <w:szCs w:val="18"/>
                </w:rPr>
                <w:delText>-47.8%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62D0E58" w14:textId="4A3A9F2B" w:rsidR="00CC3C13" w:rsidRPr="00CC3C13" w:rsidDel="003C316A" w:rsidRDefault="00CC3C13">
            <w:pPr>
              <w:spacing w:after="0" w:line="276" w:lineRule="auto"/>
              <w:jc w:val="right"/>
              <w:rPr>
                <w:del w:id="5141" w:author="Alotaibi, Raed" w:date="2019-07-12T12:52:00Z"/>
                <w:rFonts w:eastAsia="Times New Roman" w:cstheme="minorHAnsi"/>
                <w:color w:val="000000"/>
                <w:sz w:val="18"/>
                <w:szCs w:val="18"/>
              </w:rPr>
              <w:pPrChange w:id="5142" w:author="Alotaibi, Raed" w:date="2019-07-15T13:58:00Z">
                <w:pPr>
                  <w:spacing w:after="0" w:line="240" w:lineRule="auto"/>
                  <w:jc w:val="right"/>
                </w:pPr>
              </w:pPrChange>
            </w:pPr>
            <w:del w:id="5143" w:author="Alotaibi, Raed" w:date="2019-07-12T12:52:00Z">
              <w:r w:rsidRPr="00CC3C13" w:rsidDel="003C316A">
                <w:rPr>
                  <w:rFonts w:ascii="Calibri" w:hAnsi="Calibri" w:cs="Calibri"/>
                  <w:color w:val="000000"/>
                  <w:sz w:val="18"/>
                  <w:szCs w:val="18"/>
                </w:rPr>
                <w:delText>-2.5%</w:delText>
              </w:r>
            </w:del>
          </w:p>
        </w:tc>
      </w:tr>
      <w:tr w:rsidR="00CC3C13" w:rsidRPr="003453AB" w:rsidDel="003C316A" w14:paraId="25219BB8" w14:textId="7DEEC30B" w:rsidTr="00CC3C13">
        <w:trPr>
          <w:trHeight w:val="247"/>
          <w:jc w:val="center"/>
          <w:del w:id="51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AAE809" w14:textId="7C878F3D" w:rsidR="00CC3C13" w:rsidRPr="003453AB" w:rsidDel="003C316A" w:rsidRDefault="00CC3C13">
            <w:pPr>
              <w:spacing w:after="0" w:line="276" w:lineRule="auto"/>
              <w:rPr>
                <w:del w:id="5145" w:author="Alotaibi, Raed" w:date="2019-07-12T12:52:00Z"/>
                <w:rFonts w:eastAsia="Times New Roman" w:cstheme="minorHAnsi"/>
                <w:b/>
                <w:bCs/>
                <w:color w:val="000000"/>
                <w:sz w:val="18"/>
                <w:szCs w:val="18"/>
              </w:rPr>
              <w:pPrChange w:id="5146" w:author="Alotaibi, Raed" w:date="2019-07-15T13:58:00Z">
                <w:pPr>
                  <w:spacing w:after="0" w:line="240" w:lineRule="auto"/>
                </w:pPr>
              </w:pPrChange>
            </w:pPr>
            <w:del w:id="5147" w:author="Alotaibi, Raed" w:date="2019-07-12T12:52:00Z">
              <w:r w:rsidRPr="003453AB" w:rsidDel="003C316A">
                <w:rPr>
                  <w:rFonts w:eastAsia="Times New Roman" w:cstheme="minorHAnsi"/>
                  <w:b/>
                  <w:bCs/>
                  <w:color w:val="000000"/>
                  <w:sz w:val="18"/>
                  <w:szCs w:val="18"/>
                </w:rPr>
                <w:delText>New York</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94AE6F" w14:textId="778F0467" w:rsidR="00CC3C13" w:rsidRPr="003453AB" w:rsidDel="003C316A" w:rsidRDefault="00CC3C13">
            <w:pPr>
              <w:spacing w:after="0" w:line="276" w:lineRule="auto"/>
              <w:jc w:val="right"/>
              <w:rPr>
                <w:del w:id="5148" w:author="Alotaibi, Raed" w:date="2019-07-12T12:52:00Z"/>
                <w:rFonts w:eastAsia="Times New Roman" w:cstheme="minorHAnsi"/>
                <w:color w:val="000000"/>
                <w:sz w:val="18"/>
                <w:szCs w:val="18"/>
              </w:rPr>
              <w:pPrChange w:id="5149" w:author="Alotaibi, Raed" w:date="2019-07-15T13:58:00Z">
                <w:pPr>
                  <w:spacing w:after="0" w:line="240" w:lineRule="auto"/>
                  <w:jc w:val="right"/>
                </w:pPr>
              </w:pPrChange>
            </w:pPr>
            <w:del w:id="5150" w:author="Alotaibi, Raed" w:date="2019-07-12T12:52:00Z">
              <w:r w:rsidRPr="003453AB" w:rsidDel="003C316A">
                <w:rPr>
                  <w:rFonts w:eastAsia="Times New Roman" w:cstheme="minorHAnsi"/>
                  <w:color w:val="000000"/>
                  <w:sz w:val="18"/>
                  <w:szCs w:val="18"/>
                </w:rPr>
                <w:delText>46,700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F4BA41" w14:textId="44A8DD54" w:rsidR="00CC3C13" w:rsidRPr="003453AB" w:rsidDel="003C316A" w:rsidRDefault="00CC3C13">
            <w:pPr>
              <w:spacing w:after="0" w:line="276" w:lineRule="auto"/>
              <w:jc w:val="right"/>
              <w:rPr>
                <w:del w:id="5151" w:author="Alotaibi, Raed" w:date="2019-07-12T12:52:00Z"/>
                <w:rFonts w:eastAsia="Times New Roman" w:cstheme="minorHAnsi"/>
                <w:color w:val="000000"/>
                <w:sz w:val="18"/>
                <w:szCs w:val="18"/>
              </w:rPr>
              <w:pPrChange w:id="5152" w:author="Alotaibi, Raed" w:date="2019-07-15T13:58:00Z">
                <w:pPr>
                  <w:spacing w:after="0" w:line="240" w:lineRule="auto"/>
                  <w:jc w:val="right"/>
                </w:pPr>
              </w:pPrChange>
            </w:pPr>
            <w:del w:id="5153" w:author="Alotaibi, Raed" w:date="2019-07-12T12:52:00Z">
              <w:r w:rsidRPr="003453AB" w:rsidDel="003C316A">
                <w:rPr>
                  <w:rFonts w:eastAsia="Times New Roman" w:cstheme="minorHAnsi"/>
                  <w:color w:val="000000"/>
                  <w:sz w:val="18"/>
                  <w:szCs w:val="18"/>
                </w:rPr>
                <w:delText>11,800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79A38F6" w14:textId="1D3FA760" w:rsidR="00CC3C13" w:rsidRPr="003453AB" w:rsidDel="003C316A" w:rsidRDefault="00CC3C13">
            <w:pPr>
              <w:spacing w:after="0" w:line="276" w:lineRule="auto"/>
              <w:jc w:val="right"/>
              <w:rPr>
                <w:del w:id="5154" w:author="Alotaibi, Raed" w:date="2019-07-12T12:52:00Z"/>
                <w:rFonts w:eastAsia="Times New Roman" w:cstheme="minorHAnsi"/>
                <w:color w:val="000000"/>
                <w:sz w:val="18"/>
                <w:szCs w:val="18"/>
              </w:rPr>
              <w:pPrChange w:id="5155" w:author="Alotaibi, Raed" w:date="2019-07-15T13:58:00Z">
                <w:pPr>
                  <w:spacing w:after="0" w:line="240" w:lineRule="auto"/>
                  <w:jc w:val="right"/>
                </w:pPr>
              </w:pPrChange>
            </w:pPr>
            <w:del w:id="5156"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2881E30" w14:textId="2E04C8C5" w:rsidR="00CC3C13" w:rsidRPr="003453AB" w:rsidDel="003C316A" w:rsidRDefault="00CC3C13">
            <w:pPr>
              <w:spacing w:after="0" w:line="276" w:lineRule="auto"/>
              <w:jc w:val="right"/>
              <w:rPr>
                <w:del w:id="5157" w:author="Alotaibi, Raed" w:date="2019-07-12T12:52:00Z"/>
                <w:rFonts w:eastAsia="Times New Roman" w:cstheme="minorHAnsi"/>
                <w:color w:val="000000"/>
                <w:sz w:val="18"/>
                <w:szCs w:val="18"/>
              </w:rPr>
              <w:pPrChange w:id="5158" w:author="Alotaibi, Raed" w:date="2019-07-15T13:58:00Z">
                <w:pPr>
                  <w:spacing w:after="0" w:line="240" w:lineRule="auto"/>
                  <w:jc w:val="right"/>
                </w:pPr>
              </w:pPrChange>
            </w:pPr>
            <w:del w:id="5159" w:author="Alotaibi, Raed" w:date="2019-07-12T12:52:00Z">
              <w:r w:rsidRPr="003453AB" w:rsidDel="003C316A">
                <w:rPr>
                  <w:rFonts w:eastAsia="Times New Roman" w:cstheme="minorHAnsi"/>
                  <w:color w:val="000000"/>
                  <w:sz w:val="18"/>
                  <w:szCs w:val="18"/>
                </w:rPr>
                <w:delText>53,600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AFB1C22" w14:textId="0896FE91" w:rsidR="00CC3C13" w:rsidRPr="003453AB" w:rsidDel="003C316A" w:rsidRDefault="00CC3C13">
            <w:pPr>
              <w:spacing w:after="0" w:line="276" w:lineRule="auto"/>
              <w:jc w:val="right"/>
              <w:rPr>
                <w:del w:id="5160" w:author="Alotaibi, Raed" w:date="2019-07-12T12:52:00Z"/>
                <w:rFonts w:eastAsia="Times New Roman" w:cstheme="minorHAnsi"/>
                <w:color w:val="000000"/>
                <w:sz w:val="18"/>
                <w:szCs w:val="18"/>
              </w:rPr>
              <w:pPrChange w:id="5161" w:author="Alotaibi, Raed" w:date="2019-07-15T13:58:00Z">
                <w:pPr>
                  <w:spacing w:after="0" w:line="240" w:lineRule="auto"/>
                  <w:jc w:val="right"/>
                </w:pPr>
              </w:pPrChange>
            </w:pPr>
            <w:del w:id="5162" w:author="Alotaibi, Raed" w:date="2019-07-12T12:52:00Z">
              <w:r w:rsidRPr="003453AB" w:rsidDel="003C316A">
                <w:rPr>
                  <w:rFonts w:eastAsia="Times New Roman" w:cstheme="minorHAnsi"/>
                  <w:color w:val="000000"/>
                  <w:sz w:val="18"/>
                  <w:szCs w:val="18"/>
                </w:rPr>
                <w:delText>13,500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E733891" w14:textId="23B0C1B7" w:rsidR="00CC3C13" w:rsidRPr="003453AB" w:rsidDel="003C316A" w:rsidRDefault="00CC3C13">
            <w:pPr>
              <w:spacing w:after="0" w:line="276" w:lineRule="auto"/>
              <w:jc w:val="right"/>
              <w:rPr>
                <w:del w:id="5163" w:author="Alotaibi, Raed" w:date="2019-07-12T12:52:00Z"/>
                <w:rFonts w:eastAsia="Times New Roman" w:cstheme="minorHAnsi"/>
                <w:color w:val="000000"/>
                <w:sz w:val="18"/>
                <w:szCs w:val="18"/>
              </w:rPr>
              <w:pPrChange w:id="5164" w:author="Alotaibi, Raed" w:date="2019-07-15T13:58:00Z">
                <w:pPr>
                  <w:spacing w:after="0" w:line="240" w:lineRule="auto"/>
                  <w:jc w:val="right"/>
                </w:pPr>
              </w:pPrChange>
            </w:pPr>
            <w:del w:id="5165" w:author="Alotaibi, Raed" w:date="2019-07-12T12:52:00Z">
              <w:r w:rsidRPr="003453AB" w:rsidDel="003C316A">
                <w:rPr>
                  <w:rFonts w:eastAsia="Times New Roman" w:cstheme="minorHAnsi"/>
                  <w:color w:val="000000"/>
                  <w:sz w:val="18"/>
                  <w:szCs w:val="18"/>
                </w:rPr>
                <w:delText>25.2%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54DE206" w14:textId="7474A8B4" w:rsidR="00CC3C13" w:rsidRPr="00CC3C13" w:rsidDel="003C316A" w:rsidRDefault="00CC3C13">
            <w:pPr>
              <w:spacing w:after="0" w:line="276" w:lineRule="auto"/>
              <w:jc w:val="right"/>
              <w:rPr>
                <w:del w:id="5166" w:author="Alotaibi, Raed" w:date="2019-07-12T12:52:00Z"/>
                <w:rFonts w:eastAsia="Times New Roman" w:cstheme="minorHAnsi"/>
                <w:color w:val="000000"/>
                <w:sz w:val="18"/>
                <w:szCs w:val="18"/>
              </w:rPr>
              <w:pPrChange w:id="5167" w:author="Alotaibi, Raed" w:date="2019-07-15T13:58:00Z">
                <w:pPr>
                  <w:spacing w:after="0" w:line="240" w:lineRule="auto"/>
                  <w:jc w:val="right"/>
                </w:pPr>
              </w:pPrChange>
            </w:pPr>
            <w:del w:id="5168" w:author="Alotaibi, Raed" w:date="2019-07-12T12:52:00Z">
              <w:r w:rsidRPr="00CC3C13" w:rsidDel="003C316A">
                <w:rPr>
                  <w:rFonts w:ascii="Calibri" w:hAnsi="Calibri" w:cs="Calibri"/>
                  <w:color w:val="000000"/>
                  <w:sz w:val="18"/>
                  <w:szCs w:val="18"/>
                </w:rPr>
                <w:delText>6,900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7E4E7BA" w14:textId="4C2B5966" w:rsidR="00CC3C13" w:rsidRPr="00CC3C13" w:rsidDel="003C316A" w:rsidRDefault="00CC3C13">
            <w:pPr>
              <w:spacing w:after="0" w:line="276" w:lineRule="auto"/>
              <w:jc w:val="right"/>
              <w:rPr>
                <w:del w:id="5169" w:author="Alotaibi, Raed" w:date="2019-07-12T12:52:00Z"/>
                <w:rFonts w:eastAsia="Times New Roman" w:cstheme="minorHAnsi"/>
                <w:color w:val="000000"/>
                <w:sz w:val="18"/>
                <w:szCs w:val="18"/>
              </w:rPr>
              <w:pPrChange w:id="5170" w:author="Alotaibi, Raed" w:date="2019-07-15T13:58:00Z">
                <w:pPr>
                  <w:spacing w:after="0" w:line="240" w:lineRule="auto"/>
                  <w:jc w:val="right"/>
                </w:pPr>
              </w:pPrChange>
            </w:pPr>
            <w:del w:id="5171" w:author="Alotaibi, Raed" w:date="2019-07-12T12:52:00Z">
              <w:r w:rsidRPr="00CC3C13" w:rsidDel="003C316A">
                <w:rPr>
                  <w:rFonts w:ascii="Calibri" w:hAnsi="Calibri" w:cs="Calibri"/>
                  <w:color w:val="000000"/>
                  <w:sz w:val="18"/>
                  <w:szCs w:val="18"/>
                </w:rPr>
                <w:delText>1,700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39ACBD3" w14:textId="5AA995E6" w:rsidR="00CC3C13" w:rsidRPr="00CC3C13" w:rsidDel="003C316A" w:rsidRDefault="00CC3C13">
            <w:pPr>
              <w:spacing w:after="0" w:line="276" w:lineRule="auto"/>
              <w:jc w:val="right"/>
              <w:rPr>
                <w:del w:id="5172" w:author="Alotaibi, Raed" w:date="2019-07-12T12:52:00Z"/>
                <w:rFonts w:eastAsia="Times New Roman" w:cstheme="minorHAnsi"/>
                <w:color w:val="000000"/>
                <w:sz w:val="18"/>
                <w:szCs w:val="18"/>
              </w:rPr>
              <w:pPrChange w:id="5173" w:author="Alotaibi, Raed" w:date="2019-07-15T13:58:00Z">
                <w:pPr>
                  <w:spacing w:after="0" w:line="240" w:lineRule="auto"/>
                  <w:jc w:val="right"/>
                </w:pPr>
              </w:pPrChange>
            </w:pPr>
            <w:del w:id="517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48A1DDF" w14:textId="130B49BB" w:rsidR="00CC3C13" w:rsidRPr="00CC3C13" w:rsidDel="003C316A" w:rsidRDefault="00CC3C13">
            <w:pPr>
              <w:spacing w:after="0" w:line="276" w:lineRule="auto"/>
              <w:jc w:val="right"/>
              <w:rPr>
                <w:del w:id="5175" w:author="Alotaibi, Raed" w:date="2019-07-12T12:52:00Z"/>
                <w:rFonts w:eastAsia="Times New Roman" w:cstheme="minorHAnsi"/>
                <w:color w:val="000000"/>
                <w:sz w:val="18"/>
                <w:szCs w:val="18"/>
              </w:rPr>
              <w:pPrChange w:id="5176" w:author="Alotaibi, Raed" w:date="2019-07-15T13:58:00Z">
                <w:pPr>
                  <w:spacing w:after="0" w:line="240" w:lineRule="auto"/>
                  <w:jc w:val="right"/>
                </w:pPr>
              </w:pPrChange>
            </w:pPr>
            <w:del w:id="5177" w:author="Alotaibi, Raed" w:date="2019-07-12T12:52:00Z">
              <w:r w:rsidRPr="00CC3C13" w:rsidDel="003C316A">
                <w:rPr>
                  <w:rFonts w:ascii="Calibri" w:hAnsi="Calibri" w:cs="Calibri"/>
                  <w:color w:val="000000"/>
                  <w:sz w:val="18"/>
                  <w:szCs w:val="18"/>
                </w:rPr>
                <w:delText>14.8%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A89AAD" w14:textId="45A8E219" w:rsidR="00CC3C13" w:rsidRPr="00CC3C13" w:rsidDel="003C316A" w:rsidRDefault="00CC3C13">
            <w:pPr>
              <w:spacing w:after="0" w:line="276" w:lineRule="auto"/>
              <w:jc w:val="right"/>
              <w:rPr>
                <w:del w:id="5178" w:author="Alotaibi, Raed" w:date="2019-07-12T12:52:00Z"/>
                <w:rFonts w:eastAsia="Times New Roman" w:cstheme="minorHAnsi"/>
                <w:color w:val="000000"/>
                <w:sz w:val="18"/>
                <w:szCs w:val="18"/>
              </w:rPr>
              <w:pPrChange w:id="5179" w:author="Alotaibi, Raed" w:date="2019-07-15T13:58:00Z">
                <w:pPr>
                  <w:spacing w:after="0" w:line="240" w:lineRule="auto"/>
                  <w:jc w:val="right"/>
                </w:pPr>
              </w:pPrChange>
            </w:pPr>
            <w:del w:id="5180" w:author="Alotaibi, Raed" w:date="2019-07-12T12:52:00Z">
              <w:r w:rsidRPr="00CC3C13" w:rsidDel="003C316A">
                <w:rPr>
                  <w:rFonts w:ascii="Calibri" w:hAnsi="Calibri" w:cs="Calibri"/>
                  <w:color w:val="000000"/>
                  <w:sz w:val="18"/>
                  <w:szCs w:val="18"/>
                </w:rPr>
                <w:delText>14.4%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42AE32" w14:textId="66CA676E" w:rsidR="00CC3C13" w:rsidRPr="00CC3C13" w:rsidDel="003C316A" w:rsidRDefault="00CC3C13">
            <w:pPr>
              <w:spacing w:after="0" w:line="276" w:lineRule="auto"/>
              <w:jc w:val="right"/>
              <w:rPr>
                <w:del w:id="5181" w:author="Alotaibi, Raed" w:date="2019-07-12T12:52:00Z"/>
                <w:rFonts w:eastAsia="Times New Roman" w:cstheme="minorHAnsi"/>
                <w:color w:val="000000"/>
                <w:sz w:val="18"/>
                <w:szCs w:val="18"/>
              </w:rPr>
              <w:pPrChange w:id="5182" w:author="Alotaibi, Raed" w:date="2019-07-15T13:58:00Z">
                <w:pPr>
                  <w:spacing w:after="0" w:line="240" w:lineRule="auto"/>
                  <w:jc w:val="right"/>
                </w:pPr>
              </w:pPrChange>
            </w:pPr>
            <w:del w:id="5183"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70849231" w14:textId="7AC32AC7" w:rsidTr="00CC3C13">
        <w:trPr>
          <w:trHeight w:val="247"/>
          <w:jc w:val="center"/>
          <w:del w:id="51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55F9685" w14:textId="4BBD8644" w:rsidR="00CC3C13" w:rsidRPr="003453AB" w:rsidDel="003C316A" w:rsidRDefault="00CC3C13">
            <w:pPr>
              <w:spacing w:after="0" w:line="276" w:lineRule="auto"/>
              <w:rPr>
                <w:del w:id="5185" w:author="Alotaibi, Raed" w:date="2019-07-12T12:52:00Z"/>
                <w:rFonts w:eastAsia="Times New Roman" w:cstheme="minorHAnsi"/>
                <w:b/>
                <w:bCs/>
                <w:color w:val="000000"/>
                <w:sz w:val="18"/>
                <w:szCs w:val="18"/>
              </w:rPr>
              <w:pPrChange w:id="5186" w:author="Alotaibi, Raed" w:date="2019-07-15T13:58:00Z">
                <w:pPr>
                  <w:spacing w:after="0" w:line="240" w:lineRule="auto"/>
                </w:pPr>
              </w:pPrChange>
            </w:pPr>
            <w:del w:id="5187" w:author="Alotaibi, Raed" w:date="2019-07-12T12:52:00Z">
              <w:r w:rsidRPr="003453AB" w:rsidDel="003C316A">
                <w:rPr>
                  <w:rFonts w:eastAsia="Times New Roman" w:cstheme="minorHAnsi"/>
                  <w:b/>
                  <w:bCs/>
                  <w:color w:val="000000"/>
                  <w:sz w:val="18"/>
                  <w:szCs w:val="18"/>
                </w:rPr>
                <w:delText>North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E3A65" w14:textId="40D4AF8D" w:rsidR="00CC3C13" w:rsidRPr="003453AB" w:rsidDel="003C316A" w:rsidRDefault="00CC3C13">
            <w:pPr>
              <w:spacing w:after="0" w:line="276" w:lineRule="auto"/>
              <w:jc w:val="right"/>
              <w:rPr>
                <w:del w:id="5188" w:author="Alotaibi, Raed" w:date="2019-07-12T12:52:00Z"/>
                <w:rFonts w:eastAsia="Times New Roman" w:cstheme="minorHAnsi"/>
                <w:color w:val="000000"/>
                <w:sz w:val="18"/>
                <w:szCs w:val="18"/>
              </w:rPr>
              <w:pPrChange w:id="5189" w:author="Alotaibi, Raed" w:date="2019-07-15T13:58:00Z">
                <w:pPr>
                  <w:spacing w:after="0" w:line="240" w:lineRule="auto"/>
                  <w:jc w:val="right"/>
                </w:pPr>
              </w:pPrChange>
            </w:pPr>
            <w:del w:id="5190" w:author="Alotaibi, Raed" w:date="2019-07-12T12:52:00Z">
              <w:r w:rsidRPr="003453AB" w:rsidDel="003C316A">
                <w:rPr>
                  <w:rFonts w:eastAsia="Times New Roman" w:cstheme="minorHAnsi"/>
                  <w:color w:val="000000"/>
                  <w:sz w:val="18"/>
                  <w:szCs w:val="18"/>
                </w:rPr>
                <w:delText>24,600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5B2F283" w14:textId="3A5F8DB0" w:rsidR="00CC3C13" w:rsidRPr="003453AB" w:rsidDel="003C316A" w:rsidRDefault="00CC3C13">
            <w:pPr>
              <w:spacing w:after="0" w:line="276" w:lineRule="auto"/>
              <w:jc w:val="right"/>
              <w:rPr>
                <w:del w:id="5191" w:author="Alotaibi, Raed" w:date="2019-07-12T12:52:00Z"/>
                <w:rFonts w:eastAsia="Times New Roman" w:cstheme="minorHAnsi"/>
                <w:color w:val="000000"/>
                <w:sz w:val="18"/>
                <w:szCs w:val="18"/>
              </w:rPr>
              <w:pPrChange w:id="5192" w:author="Alotaibi, Raed" w:date="2019-07-15T13:58:00Z">
                <w:pPr>
                  <w:spacing w:after="0" w:line="240" w:lineRule="auto"/>
                  <w:jc w:val="right"/>
                </w:pPr>
              </w:pPrChange>
            </w:pPr>
            <w:del w:id="5193" w:author="Alotaibi, Raed" w:date="2019-07-12T12:52:00Z">
              <w:r w:rsidRPr="003453AB" w:rsidDel="003C316A">
                <w:rPr>
                  <w:rFonts w:eastAsia="Times New Roman" w:cstheme="minorHAnsi"/>
                  <w:color w:val="000000"/>
                  <w:sz w:val="18"/>
                  <w:szCs w:val="18"/>
                </w:rPr>
                <w:delText>3,200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D0E3973" w14:textId="5D4CD5FB" w:rsidR="00CC3C13" w:rsidRPr="003453AB" w:rsidDel="003C316A" w:rsidRDefault="00CC3C13">
            <w:pPr>
              <w:spacing w:after="0" w:line="276" w:lineRule="auto"/>
              <w:jc w:val="right"/>
              <w:rPr>
                <w:del w:id="5194" w:author="Alotaibi, Raed" w:date="2019-07-12T12:52:00Z"/>
                <w:rFonts w:eastAsia="Times New Roman" w:cstheme="minorHAnsi"/>
                <w:color w:val="000000"/>
                <w:sz w:val="18"/>
                <w:szCs w:val="18"/>
              </w:rPr>
              <w:pPrChange w:id="5195" w:author="Alotaibi, Raed" w:date="2019-07-15T13:58:00Z">
                <w:pPr>
                  <w:spacing w:after="0" w:line="240" w:lineRule="auto"/>
                  <w:jc w:val="right"/>
                </w:pPr>
              </w:pPrChange>
            </w:pPr>
            <w:del w:id="5196"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5BEAA8B" w14:textId="67B9F0E6" w:rsidR="00CC3C13" w:rsidRPr="003453AB" w:rsidDel="003C316A" w:rsidRDefault="00CC3C13">
            <w:pPr>
              <w:spacing w:after="0" w:line="276" w:lineRule="auto"/>
              <w:jc w:val="right"/>
              <w:rPr>
                <w:del w:id="5197" w:author="Alotaibi, Raed" w:date="2019-07-12T12:52:00Z"/>
                <w:rFonts w:eastAsia="Times New Roman" w:cstheme="minorHAnsi"/>
                <w:color w:val="000000"/>
                <w:sz w:val="18"/>
                <w:szCs w:val="18"/>
              </w:rPr>
              <w:pPrChange w:id="5198" w:author="Alotaibi, Raed" w:date="2019-07-15T13:58:00Z">
                <w:pPr>
                  <w:spacing w:after="0" w:line="240" w:lineRule="auto"/>
                  <w:jc w:val="right"/>
                </w:pPr>
              </w:pPrChange>
            </w:pPr>
            <w:del w:id="5199" w:author="Alotaibi, Raed" w:date="2019-07-12T12:52:00Z">
              <w:r w:rsidRPr="003453AB" w:rsidDel="003C316A">
                <w:rPr>
                  <w:rFonts w:eastAsia="Times New Roman" w:cstheme="minorHAnsi"/>
                  <w:color w:val="000000"/>
                  <w:sz w:val="18"/>
                  <w:szCs w:val="18"/>
                </w:rPr>
                <w:delText>24,000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EA1986C" w14:textId="635B84EA" w:rsidR="00CC3C13" w:rsidRPr="003453AB" w:rsidDel="003C316A" w:rsidRDefault="00CC3C13">
            <w:pPr>
              <w:spacing w:after="0" w:line="276" w:lineRule="auto"/>
              <w:jc w:val="right"/>
              <w:rPr>
                <w:del w:id="5200" w:author="Alotaibi, Raed" w:date="2019-07-12T12:52:00Z"/>
                <w:rFonts w:eastAsia="Times New Roman" w:cstheme="minorHAnsi"/>
                <w:color w:val="000000"/>
                <w:sz w:val="18"/>
                <w:szCs w:val="18"/>
              </w:rPr>
              <w:pPrChange w:id="5201" w:author="Alotaibi, Raed" w:date="2019-07-15T13:58:00Z">
                <w:pPr>
                  <w:spacing w:after="0" w:line="240" w:lineRule="auto"/>
                  <w:jc w:val="right"/>
                </w:pPr>
              </w:pPrChange>
            </w:pPr>
            <w:del w:id="5202" w:author="Alotaibi, Raed" w:date="2019-07-12T12:52:00Z">
              <w:r w:rsidRPr="003453AB" w:rsidDel="003C316A">
                <w:rPr>
                  <w:rFonts w:eastAsia="Times New Roman" w:cstheme="minorHAnsi"/>
                  <w:color w:val="000000"/>
                  <w:sz w:val="18"/>
                  <w:szCs w:val="18"/>
                </w:rPr>
                <w:delText>3,100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8613FE1" w14:textId="4906EB49" w:rsidR="00CC3C13" w:rsidRPr="003453AB" w:rsidDel="003C316A" w:rsidRDefault="00CC3C13">
            <w:pPr>
              <w:spacing w:after="0" w:line="276" w:lineRule="auto"/>
              <w:jc w:val="right"/>
              <w:rPr>
                <w:del w:id="5203" w:author="Alotaibi, Raed" w:date="2019-07-12T12:52:00Z"/>
                <w:rFonts w:eastAsia="Times New Roman" w:cstheme="minorHAnsi"/>
                <w:color w:val="000000"/>
                <w:sz w:val="18"/>
                <w:szCs w:val="18"/>
              </w:rPr>
              <w:pPrChange w:id="5204" w:author="Alotaibi, Raed" w:date="2019-07-15T13:58:00Z">
                <w:pPr>
                  <w:spacing w:after="0" w:line="240" w:lineRule="auto"/>
                  <w:jc w:val="right"/>
                </w:pPr>
              </w:pPrChange>
            </w:pPr>
            <w:del w:id="5205"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5DC49A5" w14:textId="414F641A" w:rsidR="00CC3C13" w:rsidRPr="00CC3C13" w:rsidDel="003C316A" w:rsidRDefault="00CC3C13">
            <w:pPr>
              <w:spacing w:after="0" w:line="276" w:lineRule="auto"/>
              <w:jc w:val="right"/>
              <w:rPr>
                <w:del w:id="5206" w:author="Alotaibi, Raed" w:date="2019-07-12T12:52:00Z"/>
                <w:rFonts w:eastAsia="Times New Roman" w:cstheme="minorHAnsi"/>
                <w:color w:val="000000"/>
                <w:sz w:val="18"/>
                <w:szCs w:val="18"/>
              </w:rPr>
              <w:pPrChange w:id="5207" w:author="Alotaibi, Raed" w:date="2019-07-15T13:58:00Z">
                <w:pPr>
                  <w:spacing w:after="0" w:line="240" w:lineRule="auto"/>
                  <w:jc w:val="right"/>
                </w:pPr>
              </w:pPrChange>
            </w:pPr>
            <w:del w:id="5208"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F020D8B" w14:textId="6E85341C" w:rsidR="00CC3C13" w:rsidRPr="00CC3C13" w:rsidDel="003C316A" w:rsidRDefault="00CC3C13">
            <w:pPr>
              <w:spacing w:after="0" w:line="276" w:lineRule="auto"/>
              <w:jc w:val="right"/>
              <w:rPr>
                <w:del w:id="5209" w:author="Alotaibi, Raed" w:date="2019-07-12T12:52:00Z"/>
                <w:rFonts w:eastAsia="Times New Roman" w:cstheme="minorHAnsi"/>
                <w:color w:val="000000"/>
                <w:sz w:val="18"/>
                <w:szCs w:val="18"/>
              </w:rPr>
              <w:pPrChange w:id="5210" w:author="Alotaibi, Raed" w:date="2019-07-15T13:58:00Z">
                <w:pPr>
                  <w:spacing w:after="0" w:line="240" w:lineRule="auto"/>
                  <w:jc w:val="right"/>
                </w:pPr>
              </w:pPrChange>
            </w:pPr>
            <w:del w:id="5211"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CCE55BA" w14:textId="64C0B513" w:rsidR="00CC3C13" w:rsidRPr="00CC3C13" w:rsidDel="003C316A" w:rsidRDefault="00CC3C13">
            <w:pPr>
              <w:spacing w:after="0" w:line="276" w:lineRule="auto"/>
              <w:jc w:val="right"/>
              <w:rPr>
                <w:del w:id="5212" w:author="Alotaibi, Raed" w:date="2019-07-12T12:52:00Z"/>
                <w:rFonts w:eastAsia="Times New Roman" w:cstheme="minorHAnsi"/>
                <w:color w:val="000000"/>
                <w:sz w:val="18"/>
                <w:szCs w:val="18"/>
              </w:rPr>
              <w:pPrChange w:id="5213" w:author="Alotaibi, Raed" w:date="2019-07-15T13:58:00Z">
                <w:pPr>
                  <w:spacing w:after="0" w:line="240" w:lineRule="auto"/>
                  <w:jc w:val="right"/>
                </w:pPr>
              </w:pPrChange>
            </w:pPr>
            <w:del w:id="521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2BB9E4F" w14:textId="34120556" w:rsidR="00CC3C13" w:rsidRPr="00CC3C13" w:rsidDel="003C316A" w:rsidRDefault="00CC3C13">
            <w:pPr>
              <w:spacing w:after="0" w:line="276" w:lineRule="auto"/>
              <w:jc w:val="right"/>
              <w:rPr>
                <w:del w:id="5215" w:author="Alotaibi, Raed" w:date="2019-07-12T12:52:00Z"/>
                <w:rFonts w:eastAsia="Times New Roman" w:cstheme="minorHAnsi"/>
                <w:color w:val="000000"/>
                <w:sz w:val="18"/>
                <w:szCs w:val="18"/>
              </w:rPr>
              <w:pPrChange w:id="5216" w:author="Alotaibi, Raed" w:date="2019-07-15T13:58:00Z">
                <w:pPr>
                  <w:spacing w:after="0" w:line="240" w:lineRule="auto"/>
                  <w:jc w:val="right"/>
                </w:pPr>
              </w:pPrChange>
            </w:pPr>
            <w:del w:id="5217" w:author="Alotaibi, Raed" w:date="2019-07-12T12:52:00Z">
              <w:r w:rsidRPr="00CC3C13" w:rsidDel="003C316A">
                <w:rPr>
                  <w:rFonts w:ascii="Calibri" w:hAnsi="Calibri" w:cs="Calibri"/>
                  <w:color w:val="000000"/>
                  <w:sz w:val="18"/>
                  <w:szCs w:val="18"/>
                </w:rPr>
                <w:delText>-2.4%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B4F918" w14:textId="312063DC" w:rsidR="00CC3C13" w:rsidRPr="00CC3C13" w:rsidDel="003C316A" w:rsidRDefault="00CC3C13">
            <w:pPr>
              <w:spacing w:after="0" w:line="276" w:lineRule="auto"/>
              <w:jc w:val="right"/>
              <w:rPr>
                <w:del w:id="5218" w:author="Alotaibi, Raed" w:date="2019-07-12T12:52:00Z"/>
                <w:rFonts w:eastAsia="Times New Roman" w:cstheme="minorHAnsi"/>
                <w:color w:val="000000"/>
                <w:sz w:val="18"/>
                <w:szCs w:val="18"/>
              </w:rPr>
              <w:pPrChange w:id="5219" w:author="Alotaibi, Raed" w:date="2019-07-15T13:58:00Z">
                <w:pPr>
                  <w:spacing w:after="0" w:line="240" w:lineRule="auto"/>
                  <w:jc w:val="right"/>
                </w:pPr>
              </w:pPrChange>
            </w:pPr>
            <w:del w:id="5220" w:author="Alotaibi, Raed" w:date="2019-07-12T12:52:00Z">
              <w:r w:rsidRPr="00CC3C13" w:rsidDel="003C316A">
                <w:rPr>
                  <w:rFonts w:ascii="Calibri" w:hAnsi="Calibri" w:cs="Calibri"/>
                  <w:color w:val="000000"/>
                  <w:sz w:val="18"/>
                  <w:szCs w:val="18"/>
                </w:rPr>
                <w:delText>-3.1%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3C4D0A1" w14:textId="213148D0" w:rsidR="00CC3C13" w:rsidRPr="00CC3C13" w:rsidDel="003C316A" w:rsidRDefault="00CC3C13">
            <w:pPr>
              <w:spacing w:after="0" w:line="276" w:lineRule="auto"/>
              <w:jc w:val="right"/>
              <w:rPr>
                <w:del w:id="5221" w:author="Alotaibi, Raed" w:date="2019-07-12T12:52:00Z"/>
                <w:rFonts w:eastAsia="Times New Roman" w:cstheme="minorHAnsi"/>
                <w:color w:val="000000"/>
                <w:sz w:val="18"/>
                <w:szCs w:val="18"/>
              </w:rPr>
              <w:pPrChange w:id="5222" w:author="Alotaibi, Raed" w:date="2019-07-15T13:58:00Z">
                <w:pPr>
                  <w:spacing w:after="0" w:line="240" w:lineRule="auto"/>
                  <w:jc w:val="right"/>
                </w:pPr>
              </w:pPrChange>
            </w:pPr>
            <w:del w:id="5223"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F71A37A" w14:textId="78142357" w:rsidTr="00CC3C13">
        <w:trPr>
          <w:trHeight w:val="247"/>
          <w:jc w:val="center"/>
          <w:del w:id="52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8E95C9C" w14:textId="2C4CFE9E" w:rsidR="00CC3C13" w:rsidRPr="003453AB" w:rsidDel="003C316A" w:rsidRDefault="00CC3C13">
            <w:pPr>
              <w:spacing w:after="0" w:line="276" w:lineRule="auto"/>
              <w:rPr>
                <w:del w:id="5225" w:author="Alotaibi, Raed" w:date="2019-07-12T12:52:00Z"/>
                <w:rFonts w:eastAsia="Times New Roman" w:cstheme="minorHAnsi"/>
                <w:b/>
                <w:bCs/>
                <w:color w:val="000000"/>
                <w:sz w:val="18"/>
                <w:szCs w:val="18"/>
              </w:rPr>
              <w:pPrChange w:id="5226" w:author="Alotaibi, Raed" w:date="2019-07-15T13:58:00Z">
                <w:pPr>
                  <w:spacing w:after="0" w:line="240" w:lineRule="auto"/>
                </w:pPr>
              </w:pPrChange>
            </w:pPr>
            <w:del w:id="5227" w:author="Alotaibi, Raed" w:date="2019-07-12T12:52:00Z">
              <w:r w:rsidRPr="003453AB" w:rsidDel="003C316A">
                <w:rPr>
                  <w:rFonts w:eastAsia="Times New Roman" w:cstheme="minorHAnsi"/>
                  <w:b/>
                  <w:bCs/>
                  <w:color w:val="000000"/>
                  <w:sz w:val="18"/>
                  <w:szCs w:val="18"/>
                </w:rPr>
                <w:delText>North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B929B6D" w14:textId="20D0C3A6" w:rsidR="00CC3C13" w:rsidRPr="003453AB" w:rsidDel="003C316A" w:rsidRDefault="00CC3C13">
            <w:pPr>
              <w:spacing w:after="0" w:line="276" w:lineRule="auto"/>
              <w:jc w:val="right"/>
              <w:rPr>
                <w:del w:id="5228" w:author="Alotaibi, Raed" w:date="2019-07-12T12:52:00Z"/>
                <w:rFonts w:eastAsia="Times New Roman" w:cstheme="minorHAnsi"/>
                <w:color w:val="000000"/>
                <w:sz w:val="18"/>
                <w:szCs w:val="18"/>
              </w:rPr>
              <w:pPrChange w:id="5229" w:author="Alotaibi, Raed" w:date="2019-07-15T13:58:00Z">
                <w:pPr>
                  <w:spacing w:after="0" w:line="240" w:lineRule="auto"/>
                  <w:jc w:val="right"/>
                </w:pPr>
              </w:pPrChange>
            </w:pPr>
            <w:del w:id="5230" w:author="Alotaibi, Raed" w:date="2019-07-12T12:52:00Z">
              <w:r w:rsidRPr="003453AB" w:rsidDel="003C316A">
                <w:rPr>
                  <w:rFonts w:eastAsia="Times New Roman" w:cstheme="minorHAnsi"/>
                  <w:color w:val="000000"/>
                  <w:sz w:val="18"/>
                  <w:szCs w:val="18"/>
                </w:rPr>
                <w:delText>1,600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615466" w14:textId="03EE7F64" w:rsidR="00CC3C13" w:rsidRPr="003453AB" w:rsidDel="003C316A" w:rsidRDefault="00CC3C13">
            <w:pPr>
              <w:spacing w:after="0" w:line="276" w:lineRule="auto"/>
              <w:jc w:val="right"/>
              <w:rPr>
                <w:del w:id="5231" w:author="Alotaibi, Raed" w:date="2019-07-12T12:52:00Z"/>
                <w:rFonts w:eastAsia="Times New Roman" w:cstheme="minorHAnsi"/>
                <w:color w:val="000000"/>
                <w:sz w:val="18"/>
                <w:szCs w:val="18"/>
              </w:rPr>
              <w:pPrChange w:id="5232" w:author="Alotaibi, Raed" w:date="2019-07-15T13:58:00Z">
                <w:pPr>
                  <w:spacing w:after="0" w:line="240" w:lineRule="auto"/>
                  <w:jc w:val="right"/>
                </w:pPr>
              </w:pPrChange>
            </w:pPr>
            <w:del w:id="5233"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AEFC8E9" w14:textId="6F99C8C3" w:rsidR="00CC3C13" w:rsidRPr="003453AB" w:rsidDel="003C316A" w:rsidRDefault="00CC3C13">
            <w:pPr>
              <w:spacing w:after="0" w:line="276" w:lineRule="auto"/>
              <w:jc w:val="right"/>
              <w:rPr>
                <w:del w:id="5234" w:author="Alotaibi, Raed" w:date="2019-07-12T12:52:00Z"/>
                <w:rFonts w:eastAsia="Times New Roman" w:cstheme="minorHAnsi"/>
                <w:color w:val="000000"/>
                <w:sz w:val="18"/>
                <w:szCs w:val="18"/>
              </w:rPr>
              <w:pPrChange w:id="5235" w:author="Alotaibi, Raed" w:date="2019-07-15T13:58:00Z">
                <w:pPr>
                  <w:spacing w:after="0" w:line="240" w:lineRule="auto"/>
                  <w:jc w:val="right"/>
                </w:pPr>
              </w:pPrChange>
            </w:pPr>
            <w:del w:id="5236" w:author="Alotaibi, Raed" w:date="2019-07-12T12:52:00Z">
              <w:r w:rsidRPr="003453AB" w:rsidDel="003C316A">
                <w:rPr>
                  <w:rFonts w:eastAsia="Times New Roman" w:cstheme="minorHAnsi"/>
                  <w:color w:val="000000"/>
                  <w:sz w:val="18"/>
                  <w:szCs w:val="18"/>
                </w:rPr>
                <w:delText>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BFB7626" w14:textId="79B7CBD6" w:rsidR="00CC3C13" w:rsidRPr="003453AB" w:rsidDel="003C316A" w:rsidRDefault="00CC3C13">
            <w:pPr>
              <w:spacing w:after="0" w:line="276" w:lineRule="auto"/>
              <w:jc w:val="right"/>
              <w:rPr>
                <w:del w:id="5237" w:author="Alotaibi, Raed" w:date="2019-07-12T12:52:00Z"/>
                <w:rFonts w:eastAsia="Times New Roman" w:cstheme="minorHAnsi"/>
                <w:color w:val="000000"/>
                <w:sz w:val="18"/>
                <w:szCs w:val="18"/>
              </w:rPr>
              <w:pPrChange w:id="5238" w:author="Alotaibi, Raed" w:date="2019-07-15T13:58:00Z">
                <w:pPr>
                  <w:spacing w:after="0" w:line="240" w:lineRule="auto"/>
                  <w:jc w:val="right"/>
                </w:pPr>
              </w:pPrChange>
            </w:pPr>
            <w:del w:id="5239" w:author="Alotaibi, Raed" w:date="2019-07-12T12:52:00Z">
              <w:r w:rsidRPr="003453AB" w:rsidDel="003C316A">
                <w:rPr>
                  <w:rFonts w:eastAsia="Times New Roman" w:cstheme="minorHAnsi"/>
                  <w:color w:val="000000"/>
                  <w:sz w:val="18"/>
                  <w:szCs w:val="18"/>
                </w:rPr>
                <w:delText>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8F0720A" w14:textId="1B13B945" w:rsidR="00CC3C13" w:rsidRPr="003453AB" w:rsidDel="003C316A" w:rsidRDefault="00CC3C13">
            <w:pPr>
              <w:spacing w:after="0" w:line="276" w:lineRule="auto"/>
              <w:jc w:val="right"/>
              <w:rPr>
                <w:del w:id="5240" w:author="Alotaibi, Raed" w:date="2019-07-12T12:52:00Z"/>
                <w:rFonts w:eastAsia="Times New Roman" w:cstheme="minorHAnsi"/>
                <w:color w:val="000000"/>
                <w:sz w:val="18"/>
                <w:szCs w:val="18"/>
              </w:rPr>
              <w:pPrChange w:id="5241" w:author="Alotaibi, Raed" w:date="2019-07-15T13:58:00Z">
                <w:pPr>
                  <w:spacing w:after="0" w:line="240" w:lineRule="auto"/>
                  <w:jc w:val="right"/>
                </w:pPr>
              </w:pPrChange>
            </w:pPr>
            <w:del w:id="5242"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53A235" w14:textId="5EB74E87" w:rsidR="00CC3C13" w:rsidRPr="003453AB" w:rsidDel="003C316A" w:rsidRDefault="00CC3C13">
            <w:pPr>
              <w:spacing w:after="0" w:line="276" w:lineRule="auto"/>
              <w:jc w:val="right"/>
              <w:rPr>
                <w:del w:id="5243" w:author="Alotaibi, Raed" w:date="2019-07-12T12:52:00Z"/>
                <w:rFonts w:eastAsia="Times New Roman" w:cstheme="minorHAnsi"/>
                <w:color w:val="000000"/>
                <w:sz w:val="18"/>
                <w:szCs w:val="18"/>
              </w:rPr>
              <w:pPrChange w:id="5244" w:author="Alotaibi, Raed" w:date="2019-07-15T13:58:00Z">
                <w:pPr>
                  <w:spacing w:after="0" w:line="240" w:lineRule="auto"/>
                  <w:jc w:val="right"/>
                </w:pPr>
              </w:pPrChange>
            </w:pPr>
            <w:del w:id="5245" w:author="Alotaibi, Raed" w:date="2019-07-12T12:52:00Z">
              <w:r w:rsidRPr="003453AB" w:rsidDel="003C316A">
                <w:rPr>
                  <w:rFonts w:eastAsia="Times New Roman" w:cstheme="minorHAnsi"/>
                  <w:color w:val="000000"/>
                  <w:sz w:val="18"/>
                  <w:szCs w:val="18"/>
                </w:rPr>
                <w:delText>8.2%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282840D" w14:textId="4456CA25" w:rsidR="00CC3C13" w:rsidRPr="00CC3C13" w:rsidDel="003C316A" w:rsidRDefault="00CC3C13">
            <w:pPr>
              <w:spacing w:after="0" w:line="276" w:lineRule="auto"/>
              <w:jc w:val="right"/>
              <w:rPr>
                <w:del w:id="5246" w:author="Alotaibi, Raed" w:date="2019-07-12T12:52:00Z"/>
                <w:rFonts w:eastAsia="Times New Roman" w:cstheme="minorHAnsi"/>
                <w:color w:val="000000"/>
                <w:sz w:val="18"/>
                <w:szCs w:val="18"/>
              </w:rPr>
              <w:pPrChange w:id="5247" w:author="Alotaibi, Raed" w:date="2019-07-15T13:58:00Z">
                <w:pPr>
                  <w:spacing w:after="0" w:line="240" w:lineRule="auto"/>
                  <w:jc w:val="right"/>
                </w:pPr>
              </w:pPrChange>
            </w:pPr>
            <w:del w:id="524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410B46D" w14:textId="1B085DFB" w:rsidR="00CC3C13" w:rsidRPr="00CC3C13" w:rsidDel="003C316A" w:rsidRDefault="00CC3C13">
            <w:pPr>
              <w:spacing w:after="0" w:line="276" w:lineRule="auto"/>
              <w:jc w:val="right"/>
              <w:rPr>
                <w:del w:id="5249" w:author="Alotaibi, Raed" w:date="2019-07-12T12:52:00Z"/>
                <w:rFonts w:eastAsia="Times New Roman" w:cstheme="minorHAnsi"/>
                <w:color w:val="000000"/>
                <w:sz w:val="18"/>
                <w:szCs w:val="18"/>
              </w:rPr>
              <w:pPrChange w:id="5250" w:author="Alotaibi, Raed" w:date="2019-07-15T13:58:00Z">
                <w:pPr>
                  <w:spacing w:after="0" w:line="240" w:lineRule="auto"/>
                  <w:jc w:val="right"/>
                </w:pPr>
              </w:pPrChange>
            </w:pPr>
            <w:del w:id="5251"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E67AF0" w14:textId="3EC64BB6" w:rsidR="00CC3C13" w:rsidRPr="00CC3C13" w:rsidDel="003C316A" w:rsidRDefault="00CC3C13">
            <w:pPr>
              <w:spacing w:after="0" w:line="276" w:lineRule="auto"/>
              <w:jc w:val="right"/>
              <w:rPr>
                <w:del w:id="5252" w:author="Alotaibi, Raed" w:date="2019-07-12T12:52:00Z"/>
                <w:rFonts w:eastAsia="Times New Roman" w:cstheme="minorHAnsi"/>
                <w:color w:val="000000"/>
                <w:sz w:val="18"/>
                <w:szCs w:val="18"/>
              </w:rPr>
              <w:pPrChange w:id="5253" w:author="Alotaibi, Raed" w:date="2019-07-15T13:58:00Z">
                <w:pPr>
                  <w:spacing w:after="0" w:line="240" w:lineRule="auto"/>
                  <w:jc w:val="right"/>
                </w:pPr>
              </w:pPrChange>
            </w:pPr>
            <w:del w:id="5254" w:author="Alotaibi, Raed" w:date="2019-07-12T12:52:00Z">
              <w:r w:rsidRPr="00CC3C13" w:rsidDel="003C316A">
                <w:rPr>
                  <w:rFonts w:ascii="Calibri" w:hAnsi="Calibri" w:cs="Calibri"/>
                  <w:color w:val="000000"/>
                  <w:sz w:val="18"/>
                  <w:szCs w:val="18"/>
                </w:rPr>
                <w:delText>2.0%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8070BA6" w14:textId="11CD8A69" w:rsidR="00CC3C13" w:rsidRPr="00CC3C13" w:rsidDel="003C316A" w:rsidRDefault="00CC3C13">
            <w:pPr>
              <w:spacing w:after="0" w:line="276" w:lineRule="auto"/>
              <w:jc w:val="right"/>
              <w:rPr>
                <w:del w:id="5255" w:author="Alotaibi, Raed" w:date="2019-07-12T12:52:00Z"/>
                <w:rFonts w:eastAsia="Times New Roman" w:cstheme="minorHAnsi"/>
                <w:color w:val="000000"/>
                <w:sz w:val="18"/>
                <w:szCs w:val="18"/>
              </w:rPr>
              <w:pPrChange w:id="5256" w:author="Alotaibi, Raed" w:date="2019-07-15T13:58:00Z">
                <w:pPr>
                  <w:spacing w:after="0" w:line="240" w:lineRule="auto"/>
                  <w:jc w:val="right"/>
                </w:pPr>
              </w:pPrChange>
            </w:pPr>
            <w:del w:id="5257" w:author="Alotaibi, Raed" w:date="2019-07-12T12:52:00Z">
              <w:r w:rsidRPr="00CC3C13" w:rsidDel="003C316A">
                <w:rPr>
                  <w:rFonts w:ascii="Calibri" w:hAnsi="Calibri" w:cs="Calibri"/>
                  <w:color w:val="000000"/>
                  <w:sz w:val="18"/>
                  <w:szCs w:val="18"/>
                </w:rPr>
                <w:delText>6.3%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56BD92" w14:textId="5EC2D513" w:rsidR="00CC3C13" w:rsidRPr="00CC3C13" w:rsidDel="003C316A" w:rsidRDefault="00CC3C13">
            <w:pPr>
              <w:spacing w:after="0" w:line="276" w:lineRule="auto"/>
              <w:jc w:val="right"/>
              <w:rPr>
                <w:del w:id="5258" w:author="Alotaibi, Raed" w:date="2019-07-12T12:52:00Z"/>
                <w:rFonts w:eastAsia="Times New Roman" w:cstheme="minorHAnsi"/>
                <w:color w:val="000000"/>
                <w:sz w:val="18"/>
                <w:szCs w:val="18"/>
              </w:rPr>
              <w:pPrChange w:id="5259" w:author="Alotaibi, Raed" w:date="2019-07-15T13:58:00Z">
                <w:pPr>
                  <w:spacing w:after="0" w:line="240" w:lineRule="auto"/>
                  <w:jc w:val="right"/>
                </w:pPr>
              </w:pPrChange>
            </w:pPr>
            <w:del w:id="5260"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7B32A7B" w14:textId="70FB69BB" w:rsidR="00CC3C13" w:rsidRPr="00CC3C13" w:rsidDel="003C316A" w:rsidRDefault="00CC3C13">
            <w:pPr>
              <w:spacing w:after="0" w:line="276" w:lineRule="auto"/>
              <w:jc w:val="right"/>
              <w:rPr>
                <w:del w:id="5261" w:author="Alotaibi, Raed" w:date="2019-07-12T12:52:00Z"/>
                <w:rFonts w:eastAsia="Times New Roman" w:cstheme="minorHAnsi"/>
                <w:color w:val="000000"/>
                <w:sz w:val="18"/>
                <w:szCs w:val="18"/>
              </w:rPr>
              <w:pPrChange w:id="5262" w:author="Alotaibi, Raed" w:date="2019-07-15T13:58:00Z">
                <w:pPr>
                  <w:spacing w:after="0" w:line="240" w:lineRule="auto"/>
                  <w:jc w:val="right"/>
                </w:pPr>
              </w:pPrChange>
            </w:pPr>
            <w:del w:id="5263" w:author="Alotaibi, Raed" w:date="2019-07-12T12:52:00Z">
              <w:r w:rsidRPr="00CC3C13" w:rsidDel="003C316A">
                <w:rPr>
                  <w:rFonts w:ascii="Calibri" w:hAnsi="Calibri" w:cs="Calibri"/>
                  <w:color w:val="000000"/>
                  <w:sz w:val="18"/>
                  <w:szCs w:val="18"/>
                </w:rPr>
                <w:delText>31.8%</w:delText>
              </w:r>
            </w:del>
          </w:p>
        </w:tc>
      </w:tr>
      <w:tr w:rsidR="00CC3C13" w:rsidRPr="003453AB" w:rsidDel="003C316A" w14:paraId="4A68FA40" w14:textId="5F826915" w:rsidTr="00CC3C13">
        <w:trPr>
          <w:trHeight w:val="247"/>
          <w:jc w:val="center"/>
          <w:del w:id="52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9948D3" w14:textId="379CBCEA" w:rsidR="00CC3C13" w:rsidRPr="003453AB" w:rsidDel="003C316A" w:rsidRDefault="00CC3C13">
            <w:pPr>
              <w:spacing w:after="0" w:line="276" w:lineRule="auto"/>
              <w:rPr>
                <w:del w:id="5265" w:author="Alotaibi, Raed" w:date="2019-07-12T12:52:00Z"/>
                <w:rFonts w:eastAsia="Times New Roman" w:cstheme="minorHAnsi"/>
                <w:b/>
                <w:bCs/>
                <w:color w:val="000000"/>
                <w:sz w:val="18"/>
                <w:szCs w:val="18"/>
              </w:rPr>
              <w:pPrChange w:id="5266" w:author="Alotaibi, Raed" w:date="2019-07-15T13:58:00Z">
                <w:pPr>
                  <w:spacing w:after="0" w:line="240" w:lineRule="auto"/>
                </w:pPr>
              </w:pPrChange>
            </w:pPr>
            <w:del w:id="5267" w:author="Alotaibi, Raed" w:date="2019-07-12T12:52:00Z">
              <w:r w:rsidRPr="003453AB" w:rsidDel="003C316A">
                <w:rPr>
                  <w:rFonts w:eastAsia="Times New Roman" w:cstheme="minorHAnsi"/>
                  <w:b/>
                  <w:bCs/>
                  <w:color w:val="000000"/>
                  <w:sz w:val="18"/>
                  <w:szCs w:val="18"/>
                </w:rPr>
                <w:delText>Ohio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48BA7C2" w14:textId="13081DAD" w:rsidR="00CC3C13" w:rsidRPr="003453AB" w:rsidDel="003C316A" w:rsidRDefault="00CC3C13">
            <w:pPr>
              <w:spacing w:after="0" w:line="276" w:lineRule="auto"/>
              <w:jc w:val="right"/>
              <w:rPr>
                <w:del w:id="5268" w:author="Alotaibi, Raed" w:date="2019-07-12T12:52:00Z"/>
                <w:rFonts w:eastAsia="Times New Roman" w:cstheme="minorHAnsi"/>
                <w:color w:val="000000"/>
                <w:sz w:val="18"/>
                <w:szCs w:val="18"/>
              </w:rPr>
              <w:pPrChange w:id="5269" w:author="Alotaibi, Raed" w:date="2019-07-15T13:58:00Z">
                <w:pPr>
                  <w:spacing w:after="0" w:line="240" w:lineRule="auto"/>
                  <w:jc w:val="right"/>
                </w:pPr>
              </w:pPrChange>
            </w:pPr>
            <w:del w:id="5270" w:author="Alotaibi, Raed" w:date="2019-07-12T12:52:00Z">
              <w:r w:rsidRPr="003453AB" w:rsidDel="003C316A">
                <w:rPr>
                  <w:rFonts w:eastAsia="Times New Roman" w:cstheme="minorHAnsi"/>
                  <w:color w:val="000000"/>
                  <w:sz w:val="18"/>
                  <w:szCs w:val="18"/>
                </w:rPr>
                <w:delText>29,500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AFA6E7" w14:textId="39671FF5" w:rsidR="00CC3C13" w:rsidRPr="003453AB" w:rsidDel="003C316A" w:rsidRDefault="00CC3C13">
            <w:pPr>
              <w:spacing w:after="0" w:line="276" w:lineRule="auto"/>
              <w:jc w:val="right"/>
              <w:rPr>
                <w:del w:id="5271" w:author="Alotaibi, Raed" w:date="2019-07-12T12:52:00Z"/>
                <w:rFonts w:eastAsia="Times New Roman" w:cstheme="minorHAnsi"/>
                <w:color w:val="000000"/>
                <w:sz w:val="18"/>
                <w:szCs w:val="18"/>
              </w:rPr>
              <w:pPrChange w:id="5272" w:author="Alotaibi, Raed" w:date="2019-07-15T13:58:00Z">
                <w:pPr>
                  <w:spacing w:after="0" w:line="240" w:lineRule="auto"/>
                  <w:jc w:val="right"/>
                </w:pPr>
              </w:pPrChange>
            </w:pPr>
            <w:del w:id="5273" w:author="Alotaibi, Raed" w:date="2019-07-12T12:52:00Z">
              <w:r w:rsidRPr="003453AB" w:rsidDel="003C316A">
                <w:rPr>
                  <w:rFonts w:eastAsia="Times New Roman" w:cstheme="minorHAnsi"/>
                  <w:color w:val="000000"/>
                  <w:sz w:val="18"/>
                  <w:szCs w:val="18"/>
                </w:rPr>
                <w:delText>5,000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9A2B533" w14:textId="4441D6FD" w:rsidR="00CC3C13" w:rsidRPr="003453AB" w:rsidDel="003C316A" w:rsidRDefault="00CC3C13">
            <w:pPr>
              <w:spacing w:after="0" w:line="276" w:lineRule="auto"/>
              <w:jc w:val="right"/>
              <w:rPr>
                <w:del w:id="5274" w:author="Alotaibi, Raed" w:date="2019-07-12T12:52:00Z"/>
                <w:rFonts w:eastAsia="Times New Roman" w:cstheme="minorHAnsi"/>
                <w:color w:val="000000"/>
                <w:sz w:val="18"/>
                <w:szCs w:val="18"/>
              </w:rPr>
              <w:pPrChange w:id="5275" w:author="Alotaibi, Raed" w:date="2019-07-15T13:58:00Z">
                <w:pPr>
                  <w:spacing w:after="0" w:line="240" w:lineRule="auto"/>
                  <w:jc w:val="right"/>
                </w:pPr>
              </w:pPrChange>
            </w:pPr>
            <w:del w:id="5276" w:author="Alotaibi, Raed" w:date="2019-07-12T12:52:00Z">
              <w:r w:rsidRPr="003453AB" w:rsidDel="003C316A">
                <w:rPr>
                  <w:rFonts w:eastAsia="Times New Roman" w:cstheme="minorHAnsi"/>
                  <w:color w:val="000000"/>
                  <w:sz w:val="18"/>
                  <w:szCs w:val="18"/>
                </w:rPr>
                <w:delText>16.9%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E31BC" w14:textId="2CE191B6" w:rsidR="00CC3C13" w:rsidRPr="003453AB" w:rsidDel="003C316A" w:rsidRDefault="00CC3C13">
            <w:pPr>
              <w:spacing w:after="0" w:line="276" w:lineRule="auto"/>
              <w:jc w:val="right"/>
              <w:rPr>
                <w:del w:id="5277" w:author="Alotaibi, Raed" w:date="2019-07-12T12:52:00Z"/>
                <w:rFonts w:eastAsia="Times New Roman" w:cstheme="minorHAnsi"/>
                <w:color w:val="000000"/>
                <w:sz w:val="18"/>
                <w:szCs w:val="18"/>
              </w:rPr>
              <w:pPrChange w:id="5278" w:author="Alotaibi, Raed" w:date="2019-07-15T13:58:00Z">
                <w:pPr>
                  <w:spacing w:after="0" w:line="240" w:lineRule="auto"/>
                  <w:jc w:val="right"/>
                </w:pPr>
              </w:pPrChange>
            </w:pPr>
            <w:del w:id="5279" w:author="Alotaibi, Raed" w:date="2019-07-12T12:52:00Z">
              <w:r w:rsidRPr="003453AB" w:rsidDel="003C316A">
                <w:rPr>
                  <w:rFonts w:eastAsia="Times New Roman" w:cstheme="minorHAnsi"/>
                  <w:color w:val="000000"/>
                  <w:sz w:val="18"/>
                  <w:szCs w:val="18"/>
                </w:rPr>
                <w:delText>36,100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96A25B" w14:textId="649FB8E0" w:rsidR="00CC3C13" w:rsidRPr="003453AB" w:rsidDel="003C316A" w:rsidRDefault="00CC3C13">
            <w:pPr>
              <w:spacing w:after="0" w:line="276" w:lineRule="auto"/>
              <w:jc w:val="right"/>
              <w:rPr>
                <w:del w:id="5280" w:author="Alotaibi, Raed" w:date="2019-07-12T12:52:00Z"/>
                <w:rFonts w:eastAsia="Times New Roman" w:cstheme="minorHAnsi"/>
                <w:color w:val="000000"/>
                <w:sz w:val="18"/>
                <w:szCs w:val="18"/>
              </w:rPr>
              <w:pPrChange w:id="5281" w:author="Alotaibi, Raed" w:date="2019-07-15T13:58:00Z">
                <w:pPr>
                  <w:spacing w:after="0" w:line="240" w:lineRule="auto"/>
                  <w:jc w:val="right"/>
                </w:pPr>
              </w:pPrChange>
            </w:pPr>
            <w:del w:id="5282" w:author="Alotaibi, Raed" w:date="2019-07-12T12:52:00Z">
              <w:r w:rsidRPr="003453AB" w:rsidDel="003C316A">
                <w:rPr>
                  <w:rFonts w:eastAsia="Times New Roman" w:cstheme="minorHAnsi"/>
                  <w:color w:val="000000"/>
                  <w:sz w:val="18"/>
                  <w:szCs w:val="18"/>
                </w:rPr>
                <w:delText>6,160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EDF6B95" w14:textId="5E844755" w:rsidR="00CC3C13" w:rsidRPr="003453AB" w:rsidDel="003C316A" w:rsidRDefault="00CC3C13">
            <w:pPr>
              <w:spacing w:after="0" w:line="276" w:lineRule="auto"/>
              <w:jc w:val="right"/>
              <w:rPr>
                <w:del w:id="5283" w:author="Alotaibi, Raed" w:date="2019-07-12T12:52:00Z"/>
                <w:rFonts w:eastAsia="Times New Roman" w:cstheme="minorHAnsi"/>
                <w:color w:val="000000"/>
                <w:sz w:val="18"/>
                <w:szCs w:val="18"/>
              </w:rPr>
              <w:pPrChange w:id="5284" w:author="Alotaibi, Raed" w:date="2019-07-15T13:58:00Z">
                <w:pPr>
                  <w:spacing w:after="0" w:line="240" w:lineRule="auto"/>
                  <w:jc w:val="right"/>
                </w:pPr>
              </w:pPrChange>
            </w:pPr>
            <w:del w:id="5285"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C2EFA89" w14:textId="1B76AE0C" w:rsidR="00CC3C13" w:rsidRPr="00CC3C13" w:rsidDel="003C316A" w:rsidRDefault="00CC3C13">
            <w:pPr>
              <w:spacing w:after="0" w:line="276" w:lineRule="auto"/>
              <w:jc w:val="right"/>
              <w:rPr>
                <w:del w:id="5286" w:author="Alotaibi, Raed" w:date="2019-07-12T12:52:00Z"/>
                <w:rFonts w:eastAsia="Times New Roman" w:cstheme="minorHAnsi"/>
                <w:color w:val="000000"/>
                <w:sz w:val="18"/>
                <w:szCs w:val="18"/>
              </w:rPr>
              <w:pPrChange w:id="5287" w:author="Alotaibi, Raed" w:date="2019-07-15T13:58:00Z">
                <w:pPr>
                  <w:spacing w:after="0" w:line="240" w:lineRule="auto"/>
                  <w:jc w:val="right"/>
                </w:pPr>
              </w:pPrChange>
            </w:pPr>
            <w:del w:id="5288" w:author="Alotaibi, Raed" w:date="2019-07-12T12:52:00Z">
              <w:r w:rsidRPr="00CC3C13" w:rsidDel="003C316A">
                <w:rPr>
                  <w:rFonts w:ascii="Calibri" w:hAnsi="Calibri" w:cs="Calibri"/>
                  <w:color w:val="000000"/>
                  <w:sz w:val="18"/>
                  <w:szCs w:val="18"/>
                </w:rPr>
                <w:delText>6,600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4E3794" w14:textId="184894E6" w:rsidR="00CC3C13" w:rsidRPr="00CC3C13" w:rsidDel="003C316A" w:rsidRDefault="00CC3C13">
            <w:pPr>
              <w:spacing w:after="0" w:line="276" w:lineRule="auto"/>
              <w:jc w:val="right"/>
              <w:rPr>
                <w:del w:id="5289" w:author="Alotaibi, Raed" w:date="2019-07-12T12:52:00Z"/>
                <w:rFonts w:eastAsia="Times New Roman" w:cstheme="minorHAnsi"/>
                <w:color w:val="000000"/>
                <w:sz w:val="18"/>
                <w:szCs w:val="18"/>
              </w:rPr>
              <w:pPrChange w:id="5290" w:author="Alotaibi, Raed" w:date="2019-07-15T13:58:00Z">
                <w:pPr>
                  <w:spacing w:after="0" w:line="240" w:lineRule="auto"/>
                  <w:jc w:val="right"/>
                </w:pPr>
              </w:pPrChange>
            </w:pPr>
            <w:del w:id="5291" w:author="Alotaibi, Raed" w:date="2019-07-12T12:52:00Z">
              <w:r w:rsidRPr="00CC3C13" w:rsidDel="003C316A">
                <w:rPr>
                  <w:rFonts w:ascii="Calibri" w:hAnsi="Calibri" w:cs="Calibri"/>
                  <w:color w:val="000000"/>
                  <w:sz w:val="18"/>
                  <w:szCs w:val="18"/>
                </w:rPr>
                <w:delText>1,160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0B7127D" w14:textId="0E62911D" w:rsidR="00CC3C13" w:rsidRPr="00CC3C13" w:rsidDel="003C316A" w:rsidRDefault="00CC3C13">
            <w:pPr>
              <w:spacing w:after="0" w:line="276" w:lineRule="auto"/>
              <w:jc w:val="right"/>
              <w:rPr>
                <w:del w:id="5292" w:author="Alotaibi, Raed" w:date="2019-07-12T12:52:00Z"/>
                <w:rFonts w:eastAsia="Times New Roman" w:cstheme="minorHAnsi"/>
                <w:color w:val="000000"/>
                <w:sz w:val="18"/>
                <w:szCs w:val="18"/>
              </w:rPr>
              <w:pPrChange w:id="5293" w:author="Alotaibi, Raed" w:date="2019-07-15T13:58:00Z">
                <w:pPr>
                  <w:spacing w:after="0" w:line="240" w:lineRule="auto"/>
                  <w:jc w:val="right"/>
                </w:pPr>
              </w:pPrChange>
            </w:pPr>
            <w:del w:id="529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A4D2A90" w14:textId="3B03D0E5" w:rsidR="00CC3C13" w:rsidRPr="00CC3C13" w:rsidDel="003C316A" w:rsidRDefault="00CC3C13">
            <w:pPr>
              <w:spacing w:after="0" w:line="276" w:lineRule="auto"/>
              <w:jc w:val="right"/>
              <w:rPr>
                <w:del w:id="5295" w:author="Alotaibi, Raed" w:date="2019-07-12T12:52:00Z"/>
                <w:rFonts w:eastAsia="Times New Roman" w:cstheme="minorHAnsi"/>
                <w:color w:val="000000"/>
                <w:sz w:val="18"/>
                <w:szCs w:val="18"/>
              </w:rPr>
              <w:pPrChange w:id="5296" w:author="Alotaibi, Raed" w:date="2019-07-15T13:58:00Z">
                <w:pPr>
                  <w:spacing w:after="0" w:line="240" w:lineRule="auto"/>
                  <w:jc w:val="right"/>
                </w:pPr>
              </w:pPrChange>
            </w:pPr>
            <w:del w:id="5297"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D66B88B" w14:textId="5265F079" w:rsidR="00CC3C13" w:rsidRPr="00CC3C13" w:rsidDel="003C316A" w:rsidRDefault="00CC3C13">
            <w:pPr>
              <w:spacing w:after="0" w:line="276" w:lineRule="auto"/>
              <w:jc w:val="right"/>
              <w:rPr>
                <w:del w:id="5298" w:author="Alotaibi, Raed" w:date="2019-07-12T12:52:00Z"/>
                <w:rFonts w:eastAsia="Times New Roman" w:cstheme="minorHAnsi"/>
                <w:color w:val="000000"/>
                <w:sz w:val="18"/>
                <w:szCs w:val="18"/>
              </w:rPr>
              <w:pPrChange w:id="5299" w:author="Alotaibi, Raed" w:date="2019-07-15T13:58:00Z">
                <w:pPr>
                  <w:spacing w:after="0" w:line="240" w:lineRule="auto"/>
                  <w:jc w:val="right"/>
                </w:pPr>
              </w:pPrChange>
            </w:pPr>
            <w:del w:id="5300" w:author="Alotaibi, Raed" w:date="2019-07-12T12:52:00Z">
              <w:r w:rsidRPr="00CC3C13" w:rsidDel="003C316A">
                <w:rPr>
                  <w:rFonts w:ascii="Calibri" w:hAnsi="Calibri" w:cs="Calibri"/>
                  <w:color w:val="000000"/>
                  <w:sz w:val="18"/>
                  <w:szCs w:val="18"/>
                </w:rPr>
                <w:delText>23.2%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8C28B5B" w14:textId="1543A7A0" w:rsidR="00CC3C13" w:rsidRPr="00CC3C13" w:rsidDel="003C316A" w:rsidRDefault="00CC3C13">
            <w:pPr>
              <w:spacing w:after="0" w:line="276" w:lineRule="auto"/>
              <w:jc w:val="right"/>
              <w:rPr>
                <w:del w:id="5301" w:author="Alotaibi, Raed" w:date="2019-07-12T12:52:00Z"/>
                <w:rFonts w:eastAsia="Times New Roman" w:cstheme="minorHAnsi"/>
                <w:color w:val="000000"/>
                <w:sz w:val="18"/>
                <w:szCs w:val="18"/>
              </w:rPr>
              <w:pPrChange w:id="5302" w:author="Alotaibi, Raed" w:date="2019-07-15T13:58:00Z">
                <w:pPr>
                  <w:spacing w:after="0" w:line="240" w:lineRule="auto"/>
                  <w:jc w:val="right"/>
                </w:pPr>
              </w:pPrChange>
            </w:pPr>
            <w:del w:id="5303"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1E8D03DC" w14:textId="29645155" w:rsidTr="00CC3C13">
        <w:trPr>
          <w:trHeight w:val="247"/>
          <w:jc w:val="center"/>
          <w:del w:id="53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553B13" w14:textId="2906412B" w:rsidR="00CC3C13" w:rsidRPr="003453AB" w:rsidDel="003C316A" w:rsidRDefault="00CC3C13">
            <w:pPr>
              <w:spacing w:after="0" w:line="276" w:lineRule="auto"/>
              <w:rPr>
                <w:del w:id="5305" w:author="Alotaibi, Raed" w:date="2019-07-12T12:52:00Z"/>
                <w:rFonts w:eastAsia="Times New Roman" w:cstheme="minorHAnsi"/>
                <w:b/>
                <w:bCs/>
                <w:color w:val="000000"/>
                <w:sz w:val="18"/>
                <w:szCs w:val="18"/>
              </w:rPr>
              <w:pPrChange w:id="5306" w:author="Alotaibi, Raed" w:date="2019-07-15T13:58:00Z">
                <w:pPr>
                  <w:spacing w:after="0" w:line="240" w:lineRule="auto"/>
                </w:pPr>
              </w:pPrChange>
            </w:pPr>
            <w:del w:id="5307" w:author="Alotaibi, Raed" w:date="2019-07-12T12:52:00Z">
              <w:r w:rsidRPr="003453AB" w:rsidDel="003C316A">
                <w:rPr>
                  <w:rFonts w:eastAsia="Times New Roman" w:cstheme="minorHAnsi"/>
                  <w:b/>
                  <w:bCs/>
                  <w:color w:val="000000"/>
                  <w:sz w:val="18"/>
                  <w:szCs w:val="18"/>
                </w:rPr>
                <w:delText>Oklahoma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8C808DE" w14:textId="6FFECFBB" w:rsidR="00CC3C13" w:rsidRPr="003453AB" w:rsidDel="003C316A" w:rsidRDefault="00CC3C13">
            <w:pPr>
              <w:spacing w:after="0" w:line="276" w:lineRule="auto"/>
              <w:jc w:val="right"/>
              <w:rPr>
                <w:del w:id="5308" w:author="Alotaibi, Raed" w:date="2019-07-12T12:52:00Z"/>
                <w:rFonts w:eastAsia="Times New Roman" w:cstheme="minorHAnsi"/>
                <w:color w:val="000000"/>
                <w:sz w:val="18"/>
                <w:szCs w:val="18"/>
              </w:rPr>
              <w:pPrChange w:id="5309" w:author="Alotaibi, Raed" w:date="2019-07-15T13:58:00Z">
                <w:pPr>
                  <w:spacing w:after="0" w:line="240" w:lineRule="auto"/>
                  <w:jc w:val="right"/>
                </w:pPr>
              </w:pPrChange>
            </w:pPr>
            <w:del w:id="5310" w:author="Alotaibi, Raed" w:date="2019-07-12T12:52:00Z">
              <w:r w:rsidRPr="003453AB" w:rsidDel="003C316A">
                <w:rPr>
                  <w:rFonts w:eastAsia="Times New Roman" w:cstheme="minorHAnsi"/>
                  <w:color w:val="000000"/>
                  <w:sz w:val="18"/>
                  <w:szCs w:val="18"/>
                </w:rPr>
                <w:delText>10,000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D08F2A1" w14:textId="1D743338" w:rsidR="00CC3C13" w:rsidRPr="003453AB" w:rsidDel="003C316A" w:rsidRDefault="00CC3C13">
            <w:pPr>
              <w:spacing w:after="0" w:line="276" w:lineRule="auto"/>
              <w:jc w:val="right"/>
              <w:rPr>
                <w:del w:id="5311" w:author="Alotaibi, Raed" w:date="2019-07-12T12:52:00Z"/>
                <w:rFonts w:eastAsia="Times New Roman" w:cstheme="minorHAnsi"/>
                <w:color w:val="000000"/>
                <w:sz w:val="18"/>
                <w:szCs w:val="18"/>
              </w:rPr>
              <w:pPrChange w:id="5312" w:author="Alotaibi, Raed" w:date="2019-07-15T13:58:00Z">
                <w:pPr>
                  <w:spacing w:after="0" w:line="240" w:lineRule="auto"/>
                  <w:jc w:val="right"/>
                </w:pPr>
              </w:pPrChange>
            </w:pPr>
            <w:del w:id="5313"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B50FD5B" w14:textId="0DDDAF9B" w:rsidR="00CC3C13" w:rsidRPr="003453AB" w:rsidDel="003C316A" w:rsidRDefault="00CC3C13">
            <w:pPr>
              <w:spacing w:after="0" w:line="276" w:lineRule="auto"/>
              <w:jc w:val="right"/>
              <w:rPr>
                <w:del w:id="5314" w:author="Alotaibi, Raed" w:date="2019-07-12T12:52:00Z"/>
                <w:rFonts w:eastAsia="Times New Roman" w:cstheme="minorHAnsi"/>
                <w:color w:val="000000"/>
                <w:sz w:val="18"/>
                <w:szCs w:val="18"/>
              </w:rPr>
              <w:pPrChange w:id="5315" w:author="Alotaibi, Raed" w:date="2019-07-15T13:58:00Z">
                <w:pPr>
                  <w:spacing w:after="0" w:line="240" w:lineRule="auto"/>
                  <w:jc w:val="right"/>
                </w:pPr>
              </w:pPrChange>
            </w:pPr>
            <w:del w:id="5316"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D145111" w14:textId="0CA692FF" w:rsidR="00CC3C13" w:rsidRPr="003453AB" w:rsidDel="003C316A" w:rsidRDefault="00CC3C13">
            <w:pPr>
              <w:spacing w:after="0" w:line="276" w:lineRule="auto"/>
              <w:jc w:val="right"/>
              <w:rPr>
                <w:del w:id="5317" w:author="Alotaibi, Raed" w:date="2019-07-12T12:52:00Z"/>
                <w:rFonts w:eastAsia="Times New Roman" w:cstheme="minorHAnsi"/>
                <w:color w:val="000000"/>
                <w:sz w:val="18"/>
                <w:szCs w:val="18"/>
              </w:rPr>
              <w:pPrChange w:id="5318" w:author="Alotaibi, Raed" w:date="2019-07-15T13:58:00Z">
                <w:pPr>
                  <w:spacing w:after="0" w:line="240" w:lineRule="auto"/>
                  <w:jc w:val="right"/>
                </w:pPr>
              </w:pPrChange>
            </w:pPr>
            <w:del w:id="5319" w:author="Alotaibi, Raed" w:date="2019-07-12T12:52:00Z">
              <w:r w:rsidRPr="003453AB" w:rsidDel="003C316A">
                <w:rPr>
                  <w:rFonts w:eastAsia="Times New Roman" w:cstheme="minorHAnsi"/>
                  <w:color w:val="000000"/>
                  <w:sz w:val="18"/>
                  <w:szCs w:val="18"/>
                </w:rPr>
                <w:delText>8,600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F76DE2E" w14:textId="6D61F143" w:rsidR="00CC3C13" w:rsidRPr="003453AB" w:rsidDel="003C316A" w:rsidRDefault="00CC3C13">
            <w:pPr>
              <w:spacing w:after="0" w:line="276" w:lineRule="auto"/>
              <w:jc w:val="right"/>
              <w:rPr>
                <w:del w:id="5320" w:author="Alotaibi, Raed" w:date="2019-07-12T12:52:00Z"/>
                <w:rFonts w:eastAsia="Times New Roman" w:cstheme="minorHAnsi"/>
                <w:color w:val="000000"/>
                <w:sz w:val="18"/>
                <w:szCs w:val="18"/>
              </w:rPr>
              <w:pPrChange w:id="5321" w:author="Alotaibi, Raed" w:date="2019-07-15T13:58:00Z">
                <w:pPr>
                  <w:spacing w:after="0" w:line="240" w:lineRule="auto"/>
                  <w:jc w:val="right"/>
                </w:pPr>
              </w:pPrChange>
            </w:pPr>
            <w:del w:id="5322" w:author="Alotaibi, Raed" w:date="2019-07-12T12:52:00Z">
              <w:r w:rsidRPr="003453AB" w:rsidDel="003C316A">
                <w:rPr>
                  <w:rFonts w:eastAsia="Times New Roman" w:cstheme="minorHAnsi"/>
                  <w:color w:val="000000"/>
                  <w:sz w:val="18"/>
                  <w:szCs w:val="18"/>
                </w:rPr>
                <w:delText>1,150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E365EDC" w14:textId="6171931F" w:rsidR="00CC3C13" w:rsidRPr="003453AB" w:rsidDel="003C316A" w:rsidRDefault="00CC3C13">
            <w:pPr>
              <w:spacing w:after="0" w:line="276" w:lineRule="auto"/>
              <w:jc w:val="right"/>
              <w:rPr>
                <w:del w:id="5323" w:author="Alotaibi, Raed" w:date="2019-07-12T12:52:00Z"/>
                <w:rFonts w:eastAsia="Times New Roman" w:cstheme="minorHAnsi"/>
                <w:color w:val="000000"/>
                <w:sz w:val="18"/>
                <w:szCs w:val="18"/>
              </w:rPr>
              <w:pPrChange w:id="5324" w:author="Alotaibi, Raed" w:date="2019-07-15T13:58:00Z">
                <w:pPr>
                  <w:spacing w:after="0" w:line="240" w:lineRule="auto"/>
                  <w:jc w:val="right"/>
                </w:pPr>
              </w:pPrChange>
            </w:pPr>
            <w:del w:id="5325" w:author="Alotaibi, Raed" w:date="2019-07-12T12:52:00Z">
              <w:r w:rsidRPr="003453AB" w:rsidDel="003C316A">
                <w:rPr>
                  <w:rFonts w:eastAsia="Times New Roman" w:cstheme="minorHAnsi"/>
                  <w:color w:val="000000"/>
                  <w:sz w:val="18"/>
                  <w:szCs w:val="18"/>
                </w:rPr>
                <w:delText>13.4%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E1D0BA" w14:textId="24C44D5B" w:rsidR="00CC3C13" w:rsidRPr="00CC3C13" w:rsidDel="003C316A" w:rsidRDefault="00CC3C13">
            <w:pPr>
              <w:spacing w:after="0" w:line="276" w:lineRule="auto"/>
              <w:jc w:val="right"/>
              <w:rPr>
                <w:del w:id="5326" w:author="Alotaibi, Raed" w:date="2019-07-12T12:52:00Z"/>
                <w:rFonts w:eastAsia="Times New Roman" w:cstheme="minorHAnsi"/>
                <w:color w:val="000000"/>
                <w:sz w:val="18"/>
                <w:szCs w:val="18"/>
              </w:rPr>
              <w:pPrChange w:id="5327" w:author="Alotaibi, Raed" w:date="2019-07-15T13:58:00Z">
                <w:pPr>
                  <w:spacing w:after="0" w:line="240" w:lineRule="auto"/>
                  <w:jc w:val="right"/>
                </w:pPr>
              </w:pPrChange>
            </w:pPr>
            <w:del w:id="5328" w:author="Alotaibi, Raed" w:date="2019-07-12T12:52:00Z">
              <w:r w:rsidRPr="00CC3C13" w:rsidDel="003C316A">
                <w:rPr>
                  <w:rFonts w:ascii="Calibri" w:hAnsi="Calibri" w:cs="Calibri"/>
                  <w:color w:val="000000"/>
                  <w:sz w:val="18"/>
                  <w:szCs w:val="18"/>
                </w:rPr>
                <w:delText>-1,400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1128E4" w14:textId="1AB7E936" w:rsidR="00CC3C13" w:rsidRPr="00CC3C13" w:rsidDel="003C316A" w:rsidRDefault="00CC3C13">
            <w:pPr>
              <w:spacing w:after="0" w:line="276" w:lineRule="auto"/>
              <w:jc w:val="right"/>
              <w:rPr>
                <w:del w:id="5329" w:author="Alotaibi, Raed" w:date="2019-07-12T12:52:00Z"/>
                <w:rFonts w:eastAsia="Times New Roman" w:cstheme="minorHAnsi"/>
                <w:color w:val="000000"/>
                <w:sz w:val="18"/>
                <w:szCs w:val="18"/>
              </w:rPr>
              <w:pPrChange w:id="5330" w:author="Alotaibi, Raed" w:date="2019-07-15T13:58:00Z">
                <w:pPr>
                  <w:spacing w:after="0" w:line="240" w:lineRule="auto"/>
                  <w:jc w:val="right"/>
                </w:pPr>
              </w:pPrChange>
            </w:pPr>
            <w:del w:id="5331" w:author="Alotaibi, Raed" w:date="2019-07-12T12:52:00Z">
              <w:r w:rsidRPr="00CC3C13" w:rsidDel="003C316A">
                <w:rPr>
                  <w:rFonts w:ascii="Calibri" w:hAnsi="Calibri" w:cs="Calibri"/>
                  <w:color w:val="000000"/>
                  <w:sz w:val="18"/>
                  <w:szCs w:val="18"/>
                </w:rPr>
                <w:delText>-150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D5A8AF1" w14:textId="21E8A659" w:rsidR="00CC3C13" w:rsidRPr="00CC3C13" w:rsidDel="003C316A" w:rsidRDefault="00CC3C13">
            <w:pPr>
              <w:spacing w:after="0" w:line="276" w:lineRule="auto"/>
              <w:jc w:val="right"/>
              <w:rPr>
                <w:del w:id="5332" w:author="Alotaibi, Raed" w:date="2019-07-12T12:52:00Z"/>
                <w:rFonts w:eastAsia="Times New Roman" w:cstheme="minorHAnsi"/>
                <w:color w:val="000000"/>
                <w:sz w:val="18"/>
                <w:szCs w:val="18"/>
              </w:rPr>
              <w:pPrChange w:id="5333" w:author="Alotaibi, Raed" w:date="2019-07-15T13:58:00Z">
                <w:pPr>
                  <w:spacing w:after="0" w:line="240" w:lineRule="auto"/>
                  <w:jc w:val="right"/>
                </w:pPr>
              </w:pPrChange>
            </w:pPr>
            <w:del w:id="5334"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59130C4" w14:textId="0F20BB80" w:rsidR="00CC3C13" w:rsidRPr="00CC3C13" w:rsidDel="003C316A" w:rsidRDefault="00CC3C13">
            <w:pPr>
              <w:spacing w:after="0" w:line="276" w:lineRule="auto"/>
              <w:jc w:val="right"/>
              <w:rPr>
                <w:del w:id="5335" w:author="Alotaibi, Raed" w:date="2019-07-12T12:52:00Z"/>
                <w:rFonts w:eastAsia="Times New Roman" w:cstheme="minorHAnsi"/>
                <w:color w:val="000000"/>
                <w:sz w:val="18"/>
                <w:szCs w:val="18"/>
              </w:rPr>
              <w:pPrChange w:id="5336" w:author="Alotaibi, Raed" w:date="2019-07-15T13:58:00Z">
                <w:pPr>
                  <w:spacing w:after="0" w:line="240" w:lineRule="auto"/>
                  <w:jc w:val="right"/>
                </w:pPr>
              </w:pPrChange>
            </w:pPr>
            <w:del w:id="5337" w:author="Alotaibi, Raed" w:date="2019-07-12T12:52:00Z">
              <w:r w:rsidRPr="00CC3C13" w:rsidDel="003C316A">
                <w:rPr>
                  <w:rFonts w:ascii="Calibri" w:hAnsi="Calibri" w:cs="Calibri"/>
                  <w:color w:val="000000"/>
                  <w:sz w:val="18"/>
                  <w:szCs w:val="18"/>
                </w:rPr>
                <w:delText>-14.0%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E08BAB9" w14:textId="4344BD98" w:rsidR="00CC3C13" w:rsidRPr="00CC3C13" w:rsidDel="003C316A" w:rsidRDefault="00CC3C13">
            <w:pPr>
              <w:spacing w:after="0" w:line="276" w:lineRule="auto"/>
              <w:jc w:val="right"/>
              <w:rPr>
                <w:del w:id="5338" w:author="Alotaibi, Raed" w:date="2019-07-12T12:52:00Z"/>
                <w:rFonts w:eastAsia="Times New Roman" w:cstheme="minorHAnsi"/>
                <w:color w:val="000000"/>
                <w:sz w:val="18"/>
                <w:szCs w:val="18"/>
              </w:rPr>
              <w:pPrChange w:id="5339" w:author="Alotaibi, Raed" w:date="2019-07-15T13:58:00Z">
                <w:pPr>
                  <w:spacing w:after="0" w:line="240" w:lineRule="auto"/>
                  <w:jc w:val="right"/>
                </w:pPr>
              </w:pPrChange>
            </w:pPr>
            <w:del w:id="5340" w:author="Alotaibi, Raed" w:date="2019-07-12T12:52:00Z">
              <w:r w:rsidRPr="00CC3C13" w:rsidDel="003C316A">
                <w:rPr>
                  <w:rFonts w:ascii="Calibri" w:hAnsi="Calibri" w:cs="Calibri"/>
                  <w:color w:val="000000"/>
                  <w:sz w:val="18"/>
                  <w:szCs w:val="18"/>
                </w:rPr>
                <w:delText>-11.5%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F03E25" w14:textId="52628A66" w:rsidR="00CC3C13" w:rsidRPr="00CC3C13" w:rsidDel="003C316A" w:rsidRDefault="00CC3C13">
            <w:pPr>
              <w:spacing w:after="0" w:line="276" w:lineRule="auto"/>
              <w:jc w:val="right"/>
              <w:rPr>
                <w:del w:id="5341" w:author="Alotaibi, Raed" w:date="2019-07-12T12:52:00Z"/>
                <w:rFonts w:eastAsia="Times New Roman" w:cstheme="minorHAnsi"/>
                <w:color w:val="000000"/>
                <w:sz w:val="18"/>
                <w:szCs w:val="18"/>
              </w:rPr>
              <w:pPrChange w:id="5342" w:author="Alotaibi, Raed" w:date="2019-07-15T13:58:00Z">
                <w:pPr>
                  <w:spacing w:after="0" w:line="240" w:lineRule="auto"/>
                  <w:jc w:val="right"/>
                </w:pPr>
              </w:pPrChange>
            </w:pPr>
            <w:del w:id="5343"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059D709B" w14:textId="200EA0E1" w:rsidTr="00CC3C13">
        <w:trPr>
          <w:trHeight w:val="247"/>
          <w:jc w:val="center"/>
          <w:del w:id="53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2D9D069" w14:textId="08910166" w:rsidR="00CC3C13" w:rsidRPr="003453AB" w:rsidDel="003C316A" w:rsidRDefault="00CC3C13">
            <w:pPr>
              <w:spacing w:after="0" w:line="276" w:lineRule="auto"/>
              <w:rPr>
                <w:del w:id="5345" w:author="Alotaibi, Raed" w:date="2019-07-12T12:52:00Z"/>
                <w:rFonts w:eastAsia="Times New Roman" w:cstheme="minorHAnsi"/>
                <w:b/>
                <w:bCs/>
                <w:color w:val="000000"/>
                <w:sz w:val="18"/>
                <w:szCs w:val="18"/>
              </w:rPr>
              <w:pPrChange w:id="5346" w:author="Alotaibi, Raed" w:date="2019-07-15T13:58:00Z">
                <w:pPr>
                  <w:spacing w:after="0" w:line="240" w:lineRule="auto"/>
                </w:pPr>
              </w:pPrChange>
            </w:pPr>
            <w:del w:id="5347" w:author="Alotaibi, Raed" w:date="2019-07-12T12:52:00Z">
              <w:r w:rsidRPr="003453AB" w:rsidDel="003C316A">
                <w:rPr>
                  <w:rFonts w:eastAsia="Times New Roman" w:cstheme="minorHAnsi"/>
                  <w:b/>
                  <w:bCs/>
                  <w:color w:val="000000"/>
                  <w:sz w:val="18"/>
                  <w:szCs w:val="18"/>
                </w:rPr>
                <w:delText>Oregon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91D1C8C" w14:textId="3DEF5F86" w:rsidR="00CC3C13" w:rsidRPr="003453AB" w:rsidDel="003C316A" w:rsidRDefault="00CC3C13">
            <w:pPr>
              <w:spacing w:after="0" w:line="276" w:lineRule="auto"/>
              <w:jc w:val="right"/>
              <w:rPr>
                <w:del w:id="5348" w:author="Alotaibi, Raed" w:date="2019-07-12T12:52:00Z"/>
                <w:rFonts w:eastAsia="Times New Roman" w:cstheme="minorHAnsi"/>
                <w:color w:val="000000"/>
                <w:sz w:val="18"/>
                <w:szCs w:val="18"/>
              </w:rPr>
              <w:pPrChange w:id="5349" w:author="Alotaibi, Raed" w:date="2019-07-15T13:58:00Z">
                <w:pPr>
                  <w:spacing w:after="0" w:line="240" w:lineRule="auto"/>
                  <w:jc w:val="right"/>
                </w:pPr>
              </w:pPrChange>
            </w:pPr>
            <w:del w:id="5350" w:author="Alotaibi, Raed" w:date="2019-07-12T12:52:00Z">
              <w:r w:rsidRPr="003453AB" w:rsidDel="003C316A">
                <w:rPr>
                  <w:rFonts w:eastAsia="Times New Roman" w:cstheme="minorHAnsi"/>
                  <w:color w:val="000000"/>
                  <w:sz w:val="18"/>
                  <w:szCs w:val="18"/>
                </w:rPr>
                <w:delText>9,300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DCD684" w14:textId="23307DBC" w:rsidR="00CC3C13" w:rsidRPr="003453AB" w:rsidDel="003C316A" w:rsidRDefault="00CC3C13">
            <w:pPr>
              <w:spacing w:after="0" w:line="276" w:lineRule="auto"/>
              <w:jc w:val="right"/>
              <w:rPr>
                <w:del w:id="5351" w:author="Alotaibi, Raed" w:date="2019-07-12T12:52:00Z"/>
                <w:rFonts w:eastAsia="Times New Roman" w:cstheme="minorHAnsi"/>
                <w:color w:val="000000"/>
                <w:sz w:val="18"/>
                <w:szCs w:val="18"/>
              </w:rPr>
              <w:pPrChange w:id="5352" w:author="Alotaibi, Raed" w:date="2019-07-15T13:58:00Z">
                <w:pPr>
                  <w:spacing w:after="0" w:line="240" w:lineRule="auto"/>
                  <w:jc w:val="right"/>
                </w:pPr>
              </w:pPrChange>
            </w:pPr>
            <w:del w:id="5353"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F1E4D83" w14:textId="165457E9" w:rsidR="00CC3C13" w:rsidRPr="003453AB" w:rsidDel="003C316A" w:rsidRDefault="00CC3C13">
            <w:pPr>
              <w:spacing w:after="0" w:line="276" w:lineRule="auto"/>
              <w:jc w:val="right"/>
              <w:rPr>
                <w:del w:id="5354" w:author="Alotaibi, Raed" w:date="2019-07-12T12:52:00Z"/>
                <w:rFonts w:eastAsia="Times New Roman" w:cstheme="minorHAnsi"/>
                <w:color w:val="000000"/>
                <w:sz w:val="18"/>
                <w:szCs w:val="18"/>
              </w:rPr>
              <w:pPrChange w:id="5355" w:author="Alotaibi, Raed" w:date="2019-07-15T13:58:00Z">
                <w:pPr>
                  <w:spacing w:after="0" w:line="240" w:lineRule="auto"/>
                  <w:jc w:val="right"/>
                </w:pPr>
              </w:pPrChange>
            </w:pPr>
            <w:del w:id="5356" w:author="Alotaibi, Raed" w:date="2019-07-12T12:52:00Z">
              <w:r w:rsidRPr="003453AB" w:rsidDel="003C316A">
                <w:rPr>
                  <w:rFonts w:eastAsia="Times New Roman" w:cstheme="minorHAnsi"/>
                  <w:color w:val="000000"/>
                  <w:sz w:val="18"/>
                  <w:szCs w:val="18"/>
                </w:rPr>
                <w:delText>14.0%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8905FFA" w14:textId="3CBD4B7A" w:rsidR="00CC3C13" w:rsidRPr="003453AB" w:rsidDel="003C316A" w:rsidRDefault="00CC3C13">
            <w:pPr>
              <w:spacing w:after="0" w:line="276" w:lineRule="auto"/>
              <w:jc w:val="right"/>
              <w:rPr>
                <w:del w:id="5357" w:author="Alotaibi, Raed" w:date="2019-07-12T12:52:00Z"/>
                <w:rFonts w:eastAsia="Times New Roman" w:cstheme="minorHAnsi"/>
                <w:color w:val="000000"/>
                <w:sz w:val="18"/>
                <w:szCs w:val="18"/>
              </w:rPr>
              <w:pPrChange w:id="5358" w:author="Alotaibi, Raed" w:date="2019-07-15T13:58:00Z">
                <w:pPr>
                  <w:spacing w:after="0" w:line="240" w:lineRule="auto"/>
                  <w:jc w:val="right"/>
                </w:pPr>
              </w:pPrChange>
            </w:pPr>
            <w:del w:id="5359" w:author="Alotaibi, Raed" w:date="2019-07-12T12:52:00Z">
              <w:r w:rsidRPr="003453AB" w:rsidDel="003C316A">
                <w:rPr>
                  <w:rFonts w:eastAsia="Times New Roman" w:cstheme="minorHAnsi"/>
                  <w:color w:val="000000"/>
                  <w:sz w:val="18"/>
                  <w:szCs w:val="18"/>
                </w:rPr>
                <w:delText>8,500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BEB4F0" w14:textId="45056C40" w:rsidR="00CC3C13" w:rsidRPr="003453AB" w:rsidDel="003C316A" w:rsidRDefault="00CC3C13">
            <w:pPr>
              <w:spacing w:after="0" w:line="276" w:lineRule="auto"/>
              <w:jc w:val="right"/>
              <w:rPr>
                <w:del w:id="5360" w:author="Alotaibi, Raed" w:date="2019-07-12T12:52:00Z"/>
                <w:rFonts w:eastAsia="Times New Roman" w:cstheme="minorHAnsi"/>
                <w:color w:val="000000"/>
                <w:sz w:val="18"/>
                <w:szCs w:val="18"/>
              </w:rPr>
              <w:pPrChange w:id="5361" w:author="Alotaibi, Raed" w:date="2019-07-15T13:58:00Z">
                <w:pPr>
                  <w:spacing w:after="0" w:line="240" w:lineRule="auto"/>
                  <w:jc w:val="right"/>
                </w:pPr>
              </w:pPrChange>
            </w:pPr>
            <w:del w:id="5362" w:author="Alotaibi, Raed" w:date="2019-07-12T12:52:00Z">
              <w:r w:rsidRPr="003453AB" w:rsidDel="003C316A">
                <w:rPr>
                  <w:rFonts w:eastAsia="Times New Roman" w:cstheme="minorHAnsi"/>
                  <w:color w:val="000000"/>
                  <w:sz w:val="18"/>
                  <w:szCs w:val="18"/>
                </w:rPr>
                <w:delText>1,180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0304117" w14:textId="7C16A06C" w:rsidR="00CC3C13" w:rsidRPr="003453AB" w:rsidDel="003C316A" w:rsidRDefault="00CC3C13">
            <w:pPr>
              <w:spacing w:after="0" w:line="276" w:lineRule="auto"/>
              <w:jc w:val="right"/>
              <w:rPr>
                <w:del w:id="5363" w:author="Alotaibi, Raed" w:date="2019-07-12T12:52:00Z"/>
                <w:rFonts w:eastAsia="Times New Roman" w:cstheme="minorHAnsi"/>
                <w:color w:val="000000"/>
                <w:sz w:val="18"/>
                <w:szCs w:val="18"/>
              </w:rPr>
              <w:pPrChange w:id="5364" w:author="Alotaibi, Raed" w:date="2019-07-15T13:58:00Z">
                <w:pPr>
                  <w:spacing w:after="0" w:line="240" w:lineRule="auto"/>
                  <w:jc w:val="right"/>
                </w:pPr>
              </w:pPrChange>
            </w:pPr>
            <w:del w:id="5365" w:author="Alotaibi, Raed" w:date="2019-07-12T12:52:00Z">
              <w:r w:rsidRPr="003453AB" w:rsidDel="003C316A">
                <w:rPr>
                  <w:rFonts w:eastAsia="Times New Roman" w:cstheme="minorHAnsi"/>
                  <w:color w:val="000000"/>
                  <w:sz w:val="18"/>
                  <w:szCs w:val="18"/>
                </w:rPr>
                <w:delText>13.9%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63DEA65" w14:textId="4C19877C" w:rsidR="00CC3C13" w:rsidRPr="00CC3C13" w:rsidDel="003C316A" w:rsidRDefault="00CC3C13">
            <w:pPr>
              <w:spacing w:after="0" w:line="276" w:lineRule="auto"/>
              <w:jc w:val="right"/>
              <w:rPr>
                <w:del w:id="5366" w:author="Alotaibi, Raed" w:date="2019-07-12T12:52:00Z"/>
                <w:rFonts w:eastAsia="Times New Roman" w:cstheme="minorHAnsi"/>
                <w:color w:val="000000"/>
                <w:sz w:val="18"/>
                <w:szCs w:val="18"/>
              </w:rPr>
              <w:pPrChange w:id="5367" w:author="Alotaibi, Raed" w:date="2019-07-15T13:58:00Z">
                <w:pPr>
                  <w:spacing w:after="0" w:line="240" w:lineRule="auto"/>
                  <w:jc w:val="right"/>
                </w:pPr>
              </w:pPrChange>
            </w:pPr>
            <w:del w:id="5368"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055F2C4" w14:textId="72F41C01" w:rsidR="00CC3C13" w:rsidRPr="00CC3C13" w:rsidDel="003C316A" w:rsidRDefault="00CC3C13">
            <w:pPr>
              <w:spacing w:after="0" w:line="276" w:lineRule="auto"/>
              <w:jc w:val="right"/>
              <w:rPr>
                <w:del w:id="5369" w:author="Alotaibi, Raed" w:date="2019-07-12T12:52:00Z"/>
                <w:rFonts w:eastAsia="Times New Roman" w:cstheme="minorHAnsi"/>
                <w:color w:val="000000"/>
                <w:sz w:val="18"/>
                <w:szCs w:val="18"/>
              </w:rPr>
              <w:pPrChange w:id="5370" w:author="Alotaibi, Raed" w:date="2019-07-15T13:58:00Z">
                <w:pPr>
                  <w:spacing w:after="0" w:line="240" w:lineRule="auto"/>
                  <w:jc w:val="right"/>
                </w:pPr>
              </w:pPrChange>
            </w:pPr>
            <w:del w:id="5371" w:author="Alotaibi, Raed" w:date="2019-07-12T12:52:00Z">
              <w:r w:rsidRPr="00CC3C13" w:rsidDel="003C316A">
                <w:rPr>
                  <w:rFonts w:ascii="Calibri" w:hAnsi="Calibri" w:cs="Calibri"/>
                  <w:color w:val="000000"/>
                  <w:sz w:val="18"/>
                  <w:szCs w:val="18"/>
                </w:rPr>
                <w:delText>-120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4F2D63" w14:textId="3D8D9CE8" w:rsidR="00CC3C13" w:rsidRPr="00CC3C13" w:rsidDel="003C316A" w:rsidRDefault="00CC3C13">
            <w:pPr>
              <w:spacing w:after="0" w:line="276" w:lineRule="auto"/>
              <w:jc w:val="right"/>
              <w:rPr>
                <w:del w:id="5372" w:author="Alotaibi, Raed" w:date="2019-07-12T12:52:00Z"/>
                <w:rFonts w:eastAsia="Times New Roman" w:cstheme="minorHAnsi"/>
                <w:color w:val="000000"/>
                <w:sz w:val="18"/>
                <w:szCs w:val="18"/>
              </w:rPr>
              <w:pPrChange w:id="5373" w:author="Alotaibi, Raed" w:date="2019-07-15T13:58:00Z">
                <w:pPr>
                  <w:spacing w:after="0" w:line="240" w:lineRule="auto"/>
                  <w:jc w:val="right"/>
                </w:pPr>
              </w:pPrChange>
            </w:pPr>
            <w:del w:id="537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8CDCD2" w14:textId="52A5E7FE" w:rsidR="00CC3C13" w:rsidRPr="00CC3C13" w:rsidDel="003C316A" w:rsidRDefault="00CC3C13">
            <w:pPr>
              <w:spacing w:after="0" w:line="276" w:lineRule="auto"/>
              <w:jc w:val="right"/>
              <w:rPr>
                <w:del w:id="5375" w:author="Alotaibi, Raed" w:date="2019-07-12T12:52:00Z"/>
                <w:rFonts w:eastAsia="Times New Roman" w:cstheme="minorHAnsi"/>
                <w:color w:val="000000"/>
                <w:sz w:val="18"/>
                <w:szCs w:val="18"/>
              </w:rPr>
              <w:pPrChange w:id="5376" w:author="Alotaibi, Raed" w:date="2019-07-15T13:58:00Z">
                <w:pPr>
                  <w:spacing w:after="0" w:line="240" w:lineRule="auto"/>
                  <w:jc w:val="right"/>
                </w:pPr>
              </w:pPrChange>
            </w:pPr>
            <w:del w:id="5377" w:author="Alotaibi, Raed" w:date="2019-07-12T12:52:00Z">
              <w:r w:rsidRPr="00CC3C13" w:rsidDel="003C316A">
                <w:rPr>
                  <w:rFonts w:ascii="Calibri" w:hAnsi="Calibri" w:cs="Calibri"/>
                  <w:color w:val="000000"/>
                  <w:sz w:val="18"/>
                  <w:szCs w:val="18"/>
                </w:rPr>
                <w:delText>-8.6%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B00446C" w14:textId="43A0D0A4" w:rsidR="00CC3C13" w:rsidRPr="00CC3C13" w:rsidDel="003C316A" w:rsidRDefault="00CC3C13">
            <w:pPr>
              <w:spacing w:after="0" w:line="276" w:lineRule="auto"/>
              <w:jc w:val="right"/>
              <w:rPr>
                <w:del w:id="5378" w:author="Alotaibi, Raed" w:date="2019-07-12T12:52:00Z"/>
                <w:rFonts w:eastAsia="Times New Roman" w:cstheme="minorHAnsi"/>
                <w:color w:val="000000"/>
                <w:sz w:val="18"/>
                <w:szCs w:val="18"/>
              </w:rPr>
              <w:pPrChange w:id="5379" w:author="Alotaibi, Raed" w:date="2019-07-15T13:58:00Z">
                <w:pPr>
                  <w:spacing w:after="0" w:line="240" w:lineRule="auto"/>
                  <w:jc w:val="right"/>
                </w:pPr>
              </w:pPrChange>
            </w:pPr>
            <w:del w:id="5380" w:author="Alotaibi, Raed" w:date="2019-07-12T12:52:00Z">
              <w:r w:rsidRPr="00CC3C13" w:rsidDel="003C316A">
                <w:rPr>
                  <w:rFonts w:ascii="Calibri" w:hAnsi="Calibri" w:cs="Calibri"/>
                  <w:color w:val="000000"/>
                  <w:sz w:val="18"/>
                  <w:szCs w:val="18"/>
                </w:rPr>
                <w:delText>-9.2%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44DBECD" w14:textId="05D6E4A7" w:rsidR="00CC3C13" w:rsidRPr="00CC3C13" w:rsidDel="003C316A" w:rsidRDefault="00CC3C13">
            <w:pPr>
              <w:spacing w:after="0" w:line="276" w:lineRule="auto"/>
              <w:jc w:val="right"/>
              <w:rPr>
                <w:del w:id="5381" w:author="Alotaibi, Raed" w:date="2019-07-12T12:52:00Z"/>
                <w:rFonts w:eastAsia="Times New Roman" w:cstheme="minorHAnsi"/>
                <w:color w:val="000000"/>
                <w:sz w:val="18"/>
                <w:szCs w:val="18"/>
              </w:rPr>
              <w:pPrChange w:id="5382" w:author="Alotaibi, Raed" w:date="2019-07-15T13:58:00Z">
                <w:pPr>
                  <w:spacing w:after="0" w:line="240" w:lineRule="auto"/>
                  <w:jc w:val="right"/>
                </w:pPr>
              </w:pPrChange>
            </w:pPr>
            <w:del w:id="5383"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62F5CAA7" w14:textId="3D549AE9" w:rsidTr="00CC3C13">
        <w:trPr>
          <w:trHeight w:val="247"/>
          <w:jc w:val="center"/>
          <w:del w:id="53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3F58B48" w14:textId="6C3E92C8" w:rsidR="00CC3C13" w:rsidRPr="003453AB" w:rsidDel="003C316A" w:rsidRDefault="00CC3C13">
            <w:pPr>
              <w:spacing w:after="0" w:line="276" w:lineRule="auto"/>
              <w:rPr>
                <w:del w:id="5385" w:author="Alotaibi, Raed" w:date="2019-07-12T12:52:00Z"/>
                <w:rFonts w:eastAsia="Times New Roman" w:cstheme="minorHAnsi"/>
                <w:b/>
                <w:bCs/>
                <w:color w:val="000000"/>
                <w:sz w:val="18"/>
                <w:szCs w:val="18"/>
              </w:rPr>
              <w:pPrChange w:id="5386" w:author="Alotaibi, Raed" w:date="2019-07-15T13:58:00Z">
                <w:pPr>
                  <w:spacing w:after="0" w:line="240" w:lineRule="auto"/>
                </w:pPr>
              </w:pPrChange>
            </w:pPr>
            <w:del w:id="5387" w:author="Alotaibi, Raed" w:date="2019-07-12T12:52:00Z">
              <w:r w:rsidRPr="003453AB" w:rsidDel="003C316A">
                <w:rPr>
                  <w:rFonts w:eastAsia="Times New Roman" w:cstheme="minorHAnsi"/>
                  <w:b/>
                  <w:bCs/>
                  <w:color w:val="000000"/>
                  <w:sz w:val="18"/>
                  <w:szCs w:val="18"/>
                </w:rPr>
                <w:delText>Pennsylvania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DECF9A2" w14:textId="3791E197" w:rsidR="00CC3C13" w:rsidRPr="003453AB" w:rsidDel="003C316A" w:rsidRDefault="00CC3C13">
            <w:pPr>
              <w:spacing w:after="0" w:line="276" w:lineRule="auto"/>
              <w:jc w:val="right"/>
              <w:rPr>
                <w:del w:id="5388" w:author="Alotaibi, Raed" w:date="2019-07-12T12:52:00Z"/>
                <w:rFonts w:eastAsia="Times New Roman" w:cstheme="minorHAnsi"/>
                <w:color w:val="000000"/>
                <w:sz w:val="18"/>
                <w:szCs w:val="18"/>
              </w:rPr>
              <w:pPrChange w:id="5389" w:author="Alotaibi, Raed" w:date="2019-07-15T13:58:00Z">
                <w:pPr>
                  <w:spacing w:after="0" w:line="240" w:lineRule="auto"/>
                  <w:jc w:val="right"/>
                </w:pPr>
              </w:pPrChange>
            </w:pPr>
            <w:del w:id="5390" w:author="Alotaibi, Raed" w:date="2019-07-12T12:52:00Z">
              <w:r w:rsidRPr="003453AB" w:rsidDel="003C316A">
                <w:rPr>
                  <w:rFonts w:eastAsia="Times New Roman" w:cstheme="minorHAnsi"/>
                  <w:color w:val="000000"/>
                  <w:sz w:val="18"/>
                  <w:szCs w:val="18"/>
                </w:rPr>
                <w:delText>30,100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31A9B3" w14:textId="72883D16" w:rsidR="00CC3C13" w:rsidRPr="003453AB" w:rsidDel="003C316A" w:rsidRDefault="00CC3C13">
            <w:pPr>
              <w:spacing w:after="0" w:line="276" w:lineRule="auto"/>
              <w:jc w:val="right"/>
              <w:rPr>
                <w:del w:id="5391" w:author="Alotaibi, Raed" w:date="2019-07-12T12:52:00Z"/>
                <w:rFonts w:eastAsia="Times New Roman" w:cstheme="minorHAnsi"/>
                <w:color w:val="000000"/>
                <w:sz w:val="18"/>
                <w:szCs w:val="18"/>
              </w:rPr>
              <w:pPrChange w:id="5392" w:author="Alotaibi, Raed" w:date="2019-07-15T13:58:00Z">
                <w:pPr>
                  <w:spacing w:after="0" w:line="240" w:lineRule="auto"/>
                  <w:jc w:val="right"/>
                </w:pPr>
              </w:pPrChange>
            </w:pPr>
            <w:del w:id="5393" w:author="Alotaibi, Raed" w:date="2019-07-12T12:52:00Z">
              <w:r w:rsidRPr="003453AB" w:rsidDel="003C316A">
                <w:rPr>
                  <w:rFonts w:eastAsia="Times New Roman" w:cstheme="minorHAnsi"/>
                  <w:color w:val="000000"/>
                  <w:sz w:val="18"/>
                  <w:szCs w:val="18"/>
                </w:rPr>
                <w:delText>6,000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747F698" w14:textId="6F9C7006" w:rsidR="00CC3C13" w:rsidRPr="003453AB" w:rsidDel="003C316A" w:rsidRDefault="00CC3C13">
            <w:pPr>
              <w:spacing w:after="0" w:line="276" w:lineRule="auto"/>
              <w:jc w:val="right"/>
              <w:rPr>
                <w:del w:id="5394" w:author="Alotaibi, Raed" w:date="2019-07-12T12:52:00Z"/>
                <w:rFonts w:eastAsia="Times New Roman" w:cstheme="minorHAnsi"/>
                <w:color w:val="000000"/>
                <w:sz w:val="18"/>
                <w:szCs w:val="18"/>
              </w:rPr>
              <w:pPrChange w:id="5395" w:author="Alotaibi, Raed" w:date="2019-07-15T13:58:00Z">
                <w:pPr>
                  <w:spacing w:after="0" w:line="240" w:lineRule="auto"/>
                  <w:jc w:val="right"/>
                </w:pPr>
              </w:pPrChange>
            </w:pPr>
            <w:del w:id="5396" w:author="Alotaibi, Raed" w:date="2019-07-12T12:52:00Z">
              <w:r w:rsidRPr="003453AB" w:rsidDel="003C316A">
                <w:rPr>
                  <w:rFonts w:eastAsia="Times New Roman" w:cstheme="minorHAnsi"/>
                  <w:color w:val="000000"/>
                  <w:sz w:val="18"/>
                  <w:szCs w:val="18"/>
                </w:rPr>
                <w:delText>19.9%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ECBF265" w14:textId="5F8279E8" w:rsidR="00CC3C13" w:rsidRPr="003453AB" w:rsidDel="003C316A" w:rsidRDefault="00CC3C13">
            <w:pPr>
              <w:spacing w:after="0" w:line="276" w:lineRule="auto"/>
              <w:jc w:val="right"/>
              <w:rPr>
                <w:del w:id="5397" w:author="Alotaibi, Raed" w:date="2019-07-12T12:52:00Z"/>
                <w:rFonts w:eastAsia="Times New Roman" w:cstheme="minorHAnsi"/>
                <w:color w:val="000000"/>
                <w:sz w:val="18"/>
                <w:szCs w:val="18"/>
              </w:rPr>
              <w:pPrChange w:id="5398" w:author="Alotaibi, Raed" w:date="2019-07-15T13:58:00Z">
                <w:pPr>
                  <w:spacing w:after="0" w:line="240" w:lineRule="auto"/>
                  <w:jc w:val="right"/>
                </w:pPr>
              </w:pPrChange>
            </w:pPr>
            <w:del w:id="5399" w:author="Alotaibi, Raed" w:date="2019-07-12T12:52:00Z">
              <w:r w:rsidRPr="003453AB" w:rsidDel="003C316A">
                <w:rPr>
                  <w:rFonts w:eastAsia="Times New Roman" w:cstheme="minorHAnsi"/>
                  <w:color w:val="000000"/>
                  <w:sz w:val="18"/>
                  <w:szCs w:val="18"/>
                </w:rPr>
                <w:delText>31,600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11EE9FA" w14:textId="2B8BB07E" w:rsidR="00CC3C13" w:rsidRPr="003453AB" w:rsidDel="003C316A" w:rsidRDefault="00CC3C13">
            <w:pPr>
              <w:spacing w:after="0" w:line="276" w:lineRule="auto"/>
              <w:jc w:val="right"/>
              <w:rPr>
                <w:del w:id="5400" w:author="Alotaibi, Raed" w:date="2019-07-12T12:52:00Z"/>
                <w:rFonts w:eastAsia="Times New Roman" w:cstheme="minorHAnsi"/>
                <w:color w:val="000000"/>
                <w:sz w:val="18"/>
                <w:szCs w:val="18"/>
              </w:rPr>
              <w:pPrChange w:id="5401" w:author="Alotaibi, Raed" w:date="2019-07-15T13:58:00Z">
                <w:pPr>
                  <w:spacing w:after="0" w:line="240" w:lineRule="auto"/>
                  <w:jc w:val="right"/>
                </w:pPr>
              </w:pPrChange>
            </w:pPr>
            <w:del w:id="5402" w:author="Alotaibi, Raed" w:date="2019-07-12T12:52:00Z">
              <w:r w:rsidRPr="003453AB" w:rsidDel="003C316A">
                <w:rPr>
                  <w:rFonts w:eastAsia="Times New Roman" w:cstheme="minorHAnsi"/>
                  <w:color w:val="000000"/>
                  <w:sz w:val="18"/>
                  <w:szCs w:val="18"/>
                </w:rPr>
                <w:delText>6,310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A02FB22" w14:textId="28FEAB3D" w:rsidR="00CC3C13" w:rsidRPr="003453AB" w:rsidDel="003C316A" w:rsidRDefault="00CC3C13">
            <w:pPr>
              <w:spacing w:after="0" w:line="276" w:lineRule="auto"/>
              <w:jc w:val="right"/>
              <w:rPr>
                <w:del w:id="5403" w:author="Alotaibi, Raed" w:date="2019-07-12T12:52:00Z"/>
                <w:rFonts w:eastAsia="Times New Roman" w:cstheme="minorHAnsi"/>
                <w:color w:val="000000"/>
                <w:sz w:val="18"/>
                <w:szCs w:val="18"/>
              </w:rPr>
              <w:pPrChange w:id="5404" w:author="Alotaibi, Raed" w:date="2019-07-15T13:58:00Z">
                <w:pPr>
                  <w:spacing w:after="0" w:line="240" w:lineRule="auto"/>
                  <w:jc w:val="right"/>
                </w:pPr>
              </w:pPrChange>
            </w:pPr>
            <w:del w:id="5405" w:author="Alotaibi, Raed" w:date="2019-07-12T12:52:00Z">
              <w:r w:rsidRPr="003453AB" w:rsidDel="003C316A">
                <w:rPr>
                  <w:rFonts w:eastAsia="Times New Roman" w:cstheme="minorHAnsi"/>
                  <w:color w:val="000000"/>
                  <w:sz w:val="18"/>
                  <w:szCs w:val="18"/>
                </w:rPr>
                <w:delText>20.0%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F68FCA0" w14:textId="7E3F22B0" w:rsidR="00CC3C13" w:rsidRPr="00CC3C13" w:rsidDel="003C316A" w:rsidRDefault="00CC3C13">
            <w:pPr>
              <w:spacing w:after="0" w:line="276" w:lineRule="auto"/>
              <w:jc w:val="right"/>
              <w:rPr>
                <w:del w:id="5406" w:author="Alotaibi, Raed" w:date="2019-07-12T12:52:00Z"/>
                <w:rFonts w:eastAsia="Times New Roman" w:cstheme="minorHAnsi"/>
                <w:color w:val="000000"/>
                <w:sz w:val="18"/>
                <w:szCs w:val="18"/>
              </w:rPr>
              <w:pPrChange w:id="5407" w:author="Alotaibi, Raed" w:date="2019-07-15T13:58:00Z">
                <w:pPr>
                  <w:spacing w:after="0" w:line="240" w:lineRule="auto"/>
                  <w:jc w:val="right"/>
                </w:pPr>
              </w:pPrChange>
            </w:pPr>
            <w:del w:id="5408"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9B06595" w14:textId="6846601A" w:rsidR="00CC3C13" w:rsidRPr="00CC3C13" w:rsidDel="003C316A" w:rsidRDefault="00CC3C13">
            <w:pPr>
              <w:spacing w:after="0" w:line="276" w:lineRule="auto"/>
              <w:jc w:val="right"/>
              <w:rPr>
                <w:del w:id="5409" w:author="Alotaibi, Raed" w:date="2019-07-12T12:52:00Z"/>
                <w:rFonts w:eastAsia="Times New Roman" w:cstheme="minorHAnsi"/>
                <w:color w:val="000000"/>
                <w:sz w:val="18"/>
                <w:szCs w:val="18"/>
              </w:rPr>
              <w:pPrChange w:id="5410" w:author="Alotaibi, Raed" w:date="2019-07-15T13:58:00Z">
                <w:pPr>
                  <w:spacing w:after="0" w:line="240" w:lineRule="auto"/>
                  <w:jc w:val="right"/>
                </w:pPr>
              </w:pPrChange>
            </w:pPr>
            <w:del w:id="5411"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35EEB4" w14:textId="639103B2" w:rsidR="00CC3C13" w:rsidRPr="00CC3C13" w:rsidDel="003C316A" w:rsidRDefault="00CC3C13">
            <w:pPr>
              <w:spacing w:after="0" w:line="276" w:lineRule="auto"/>
              <w:jc w:val="right"/>
              <w:rPr>
                <w:del w:id="5412" w:author="Alotaibi, Raed" w:date="2019-07-12T12:52:00Z"/>
                <w:rFonts w:eastAsia="Times New Roman" w:cstheme="minorHAnsi"/>
                <w:color w:val="000000"/>
                <w:sz w:val="18"/>
                <w:szCs w:val="18"/>
              </w:rPr>
              <w:pPrChange w:id="5413" w:author="Alotaibi, Raed" w:date="2019-07-15T13:58:00Z">
                <w:pPr>
                  <w:spacing w:after="0" w:line="240" w:lineRule="auto"/>
                  <w:jc w:val="right"/>
                </w:pPr>
              </w:pPrChange>
            </w:pPr>
            <w:del w:id="541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313469B" w14:textId="5069646A" w:rsidR="00CC3C13" w:rsidRPr="00CC3C13" w:rsidDel="003C316A" w:rsidRDefault="00CC3C13">
            <w:pPr>
              <w:spacing w:after="0" w:line="276" w:lineRule="auto"/>
              <w:jc w:val="right"/>
              <w:rPr>
                <w:del w:id="5415" w:author="Alotaibi, Raed" w:date="2019-07-12T12:52:00Z"/>
                <w:rFonts w:eastAsia="Times New Roman" w:cstheme="minorHAnsi"/>
                <w:color w:val="000000"/>
                <w:sz w:val="18"/>
                <w:szCs w:val="18"/>
              </w:rPr>
              <w:pPrChange w:id="5416" w:author="Alotaibi, Raed" w:date="2019-07-15T13:58:00Z">
                <w:pPr>
                  <w:spacing w:after="0" w:line="240" w:lineRule="auto"/>
                  <w:jc w:val="right"/>
                </w:pPr>
              </w:pPrChange>
            </w:pPr>
            <w:del w:id="5417" w:author="Alotaibi, Raed" w:date="2019-07-12T12:52:00Z">
              <w:r w:rsidRPr="00CC3C13" w:rsidDel="003C316A">
                <w:rPr>
                  <w:rFonts w:ascii="Calibri" w:hAnsi="Calibri" w:cs="Calibri"/>
                  <w:color w:val="000000"/>
                  <w:sz w:val="18"/>
                  <w:szCs w:val="18"/>
                </w:rPr>
                <w:delText>5.0%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8892A1" w14:textId="4496088F" w:rsidR="00CC3C13" w:rsidRPr="00CC3C13" w:rsidDel="003C316A" w:rsidRDefault="00CC3C13">
            <w:pPr>
              <w:spacing w:after="0" w:line="276" w:lineRule="auto"/>
              <w:jc w:val="right"/>
              <w:rPr>
                <w:del w:id="5418" w:author="Alotaibi, Raed" w:date="2019-07-12T12:52:00Z"/>
                <w:rFonts w:eastAsia="Times New Roman" w:cstheme="minorHAnsi"/>
                <w:color w:val="000000"/>
                <w:sz w:val="18"/>
                <w:szCs w:val="18"/>
              </w:rPr>
              <w:pPrChange w:id="5419" w:author="Alotaibi, Raed" w:date="2019-07-15T13:58:00Z">
                <w:pPr>
                  <w:spacing w:after="0" w:line="240" w:lineRule="auto"/>
                  <w:jc w:val="right"/>
                </w:pPr>
              </w:pPrChange>
            </w:pPr>
            <w:del w:id="5420" w:author="Alotaibi, Raed" w:date="2019-07-12T12:52:00Z">
              <w:r w:rsidRPr="00CC3C13" w:rsidDel="003C316A">
                <w:rPr>
                  <w:rFonts w:ascii="Calibri" w:hAnsi="Calibri" w:cs="Calibri"/>
                  <w:color w:val="000000"/>
                  <w:sz w:val="18"/>
                  <w:szCs w:val="18"/>
                </w:rPr>
                <w:delText>5.2%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36E2106" w14:textId="2161BB21" w:rsidR="00CC3C13" w:rsidRPr="00CC3C13" w:rsidDel="003C316A" w:rsidRDefault="00CC3C13">
            <w:pPr>
              <w:spacing w:after="0" w:line="276" w:lineRule="auto"/>
              <w:jc w:val="right"/>
              <w:rPr>
                <w:del w:id="5421" w:author="Alotaibi, Raed" w:date="2019-07-12T12:52:00Z"/>
                <w:rFonts w:eastAsia="Times New Roman" w:cstheme="minorHAnsi"/>
                <w:color w:val="000000"/>
                <w:sz w:val="18"/>
                <w:szCs w:val="18"/>
              </w:rPr>
              <w:pPrChange w:id="5422" w:author="Alotaibi, Raed" w:date="2019-07-15T13:58:00Z">
                <w:pPr>
                  <w:spacing w:after="0" w:line="240" w:lineRule="auto"/>
                  <w:jc w:val="right"/>
                </w:pPr>
              </w:pPrChange>
            </w:pPr>
            <w:del w:id="5423"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21D7A44" w14:textId="280B671A" w:rsidTr="00CC3C13">
        <w:trPr>
          <w:trHeight w:val="247"/>
          <w:jc w:val="center"/>
          <w:del w:id="54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A6C6308" w14:textId="71C79FC7" w:rsidR="00CC3C13" w:rsidRPr="003453AB" w:rsidDel="003C316A" w:rsidRDefault="00CC3C13">
            <w:pPr>
              <w:spacing w:after="0" w:line="276" w:lineRule="auto"/>
              <w:rPr>
                <w:del w:id="5425" w:author="Alotaibi, Raed" w:date="2019-07-12T12:52:00Z"/>
                <w:rFonts w:eastAsia="Times New Roman" w:cstheme="minorHAnsi"/>
                <w:b/>
                <w:bCs/>
                <w:color w:val="000000"/>
                <w:sz w:val="18"/>
                <w:szCs w:val="18"/>
              </w:rPr>
              <w:pPrChange w:id="5426" w:author="Alotaibi, Raed" w:date="2019-07-15T13:58:00Z">
                <w:pPr>
                  <w:spacing w:after="0" w:line="240" w:lineRule="auto"/>
                </w:pPr>
              </w:pPrChange>
            </w:pPr>
            <w:del w:id="5427" w:author="Alotaibi, Raed" w:date="2019-07-12T12:52:00Z">
              <w:r w:rsidRPr="003453AB" w:rsidDel="003C316A">
                <w:rPr>
                  <w:rFonts w:eastAsia="Times New Roman" w:cstheme="minorHAnsi"/>
                  <w:b/>
                  <w:bCs/>
                  <w:color w:val="000000"/>
                  <w:sz w:val="18"/>
                  <w:szCs w:val="18"/>
                </w:rPr>
                <w:delText>Rhode Island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B1FCEC5" w14:textId="12498BE8" w:rsidR="00CC3C13" w:rsidRPr="003453AB" w:rsidDel="003C316A" w:rsidRDefault="00CC3C13">
            <w:pPr>
              <w:spacing w:after="0" w:line="276" w:lineRule="auto"/>
              <w:jc w:val="right"/>
              <w:rPr>
                <w:del w:id="5428" w:author="Alotaibi, Raed" w:date="2019-07-12T12:52:00Z"/>
                <w:rFonts w:eastAsia="Times New Roman" w:cstheme="minorHAnsi"/>
                <w:color w:val="000000"/>
                <w:sz w:val="18"/>
                <w:szCs w:val="18"/>
              </w:rPr>
              <w:pPrChange w:id="5429" w:author="Alotaibi, Raed" w:date="2019-07-15T13:58:00Z">
                <w:pPr>
                  <w:spacing w:after="0" w:line="240" w:lineRule="auto"/>
                  <w:jc w:val="right"/>
                </w:pPr>
              </w:pPrChange>
            </w:pPr>
            <w:del w:id="5430"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E4C437F" w14:textId="2A890B70" w:rsidR="00CC3C13" w:rsidRPr="003453AB" w:rsidDel="003C316A" w:rsidRDefault="00CC3C13">
            <w:pPr>
              <w:spacing w:after="0" w:line="276" w:lineRule="auto"/>
              <w:jc w:val="right"/>
              <w:rPr>
                <w:del w:id="5431" w:author="Alotaibi, Raed" w:date="2019-07-12T12:52:00Z"/>
                <w:rFonts w:eastAsia="Times New Roman" w:cstheme="minorHAnsi"/>
                <w:color w:val="000000"/>
                <w:sz w:val="18"/>
                <w:szCs w:val="18"/>
              </w:rPr>
              <w:pPrChange w:id="5432" w:author="Alotaibi, Raed" w:date="2019-07-15T13:58:00Z">
                <w:pPr>
                  <w:spacing w:after="0" w:line="240" w:lineRule="auto"/>
                  <w:jc w:val="right"/>
                </w:pPr>
              </w:pPrChange>
            </w:pPr>
            <w:del w:id="5433"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C61038" w14:textId="66889E74" w:rsidR="00CC3C13" w:rsidRPr="003453AB" w:rsidDel="003C316A" w:rsidRDefault="00CC3C13">
            <w:pPr>
              <w:spacing w:after="0" w:line="276" w:lineRule="auto"/>
              <w:jc w:val="right"/>
              <w:rPr>
                <w:del w:id="5434" w:author="Alotaibi, Raed" w:date="2019-07-12T12:52:00Z"/>
                <w:rFonts w:eastAsia="Times New Roman" w:cstheme="minorHAnsi"/>
                <w:color w:val="000000"/>
                <w:sz w:val="18"/>
                <w:szCs w:val="18"/>
              </w:rPr>
              <w:pPrChange w:id="5435" w:author="Alotaibi, Raed" w:date="2019-07-15T13:58:00Z">
                <w:pPr>
                  <w:spacing w:after="0" w:line="240" w:lineRule="auto"/>
                  <w:jc w:val="right"/>
                </w:pPr>
              </w:pPrChange>
            </w:pPr>
            <w:del w:id="5436" w:author="Alotaibi, Raed" w:date="2019-07-12T12:52:00Z">
              <w:r w:rsidRPr="003453AB" w:rsidDel="003C316A">
                <w:rPr>
                  <w:rFonts w:eastAsia="Times New Roman" w:cstheme="minorHAnsi"/>
                  <w:color w:val="000000"/>
                  <w:sz w:val="18"/>
                  <w:szCs w:val="18"/>
                </w:rPr>
                <w:delText>16.7%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8E6D9" w14:textId="2233AF05" w:rsidR="00CC3C13" w:rsidRPr="003453AB" w:rsidDel="003C316A" w:rsidRDefault="00CC3C13">
            <w:pPr>
              <w:spacing w:after="0" w:line="276" w:lineRule="auto"/>
              <w:jc w:val="right"/>
              <w:rPr>
                <w:del w:id="5437" w:author="Alotaibi, Raed" w:date="2019-07-12T12:52:00Z"/>
                <w:rFonts w:eastAsia="Times New Roman" w:cstheme="minorHAnsi"/>
                <w:color w:val="000000"/>
                <w:sz w:val="18"/>
                <w:szCs w:val="18"/>
              </w:rPr>
              <w:pPrChange w:id="5438" w:author="Alotaibi, Raed" w:date="2019-07-15T13:58:00Z">
                <w:pPr>
                  <w:spacing w:after="0" w:line="240" w:lineRule="auto"/>
                  <w:jc w:val="right"/>
                </w:pPr>
              </w:pPrChange>
            </w:pPr>
            <w:del w:id="5439" w:author="Alotaibi, Raed" w:date="2019-07-12T12:52:00Z">
              <w:r w:rsidRPr="003453AB" w:rsidDel="003C316A">
                <w:rPr>
                  <w:rFonts w:eastAsia="Times New Roman" w:cstheme="minorHAnsi"/>
                  <w:color w:val="000000"/>
                  <w:sz w:val="18"/>
                  <w:szCs w:val="18"/>
                </w:rPr>
                <w:delText>2,700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66CD6A4" w14:textId="33CE155B" w:rsidR="00CC3C13" w:rsidRPr="003453AB" w:rsidDel="003C316A" w:rsidRDefault="00CC3C13">
            <w:pPr>
              <w:spacing w:after="0" w:line="276" w:lineRule="auto"/>
              <w:jc w:val="right"/>
              <w:rPr>
                <w:del w:id="5440" w:author="Alotaibi, Raed" w:date="2019-07-12T12:52:00Z"/>
                <w:rFonts w:eastAsia="Times New Roman" w:cstheme="minorHAnsi"/>
                <w:color w:val="000000"/>
                <w:sz w:val="18"/>
                <w:szCs w:val="18"/>
              </w:rPr>
              <w:pPrChange w:id="5441" w:author="Alotaibi, Raed" w:date="2019-07-15T13:58:00Z">
                <w:pPr>
                  <w:spacing w:after="0" w:line="240" w:lineRule="auto"/>
                  <w:jc w:val="right"/>
                </w:pPr>
              </w:pPrChange>
            </w:pPr>
            <w:del w:id="5442" w:author="Alotaibi, Raed" w:date="2019-07-12T12:52:00Z">
              <w:r w:rsidRPr="003453AB" w:rsidDel="003C316A">
                <w:rPr>
                  <w:rFonts w:eastAsia="Times New Roman" w:cstheme="minorHAnsi"/>
                  <w:color w:val="000000"/>
                  <w:sz w:val="18"/>
                  <w:szCs w:val="18"/>
                </w:rPr>
                <w:delText>420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733A2D" w14:textId="041602ED" w:rsidR="00CC3C13" w:rsidRPr="003453AB" w:rsidDel="003C316A" w:rsidRDefault="00CC3C13">
            <w:pPr>
              <w:spacing w:after="0" w:line="276" w:lineRule="auto"/>
              <w:jc w:val="right"/>
              <w:rPr>
                <w:del w:id="5443" w:author="Alotaibi, Raed" w:date="2019-07-12T12:52:00Z"/>
                <w:rFonts w:eastAsia="Times New Roman" w:cstheme="minorHAnsi"/>
                <w:color w:val="000000"/>
                <w:sz w:val="18"/>
                <w:szCs w:val="18"/>
              </w:rPr>
              <w:pPrChange w:id="5444" w:author="Alotaibi, Raed" w:date="2019-07-15T13:58:00Z">
                <w:pPr>
                  <w:spacing w:after="0" w:line="240" w:lineRule="auto"/>
                  <w:jc w:val="right"/>
                </w:pPr>
              </w:pPrChange>
            </w:pPr>
            <w:del w:id="5445" w:author="Alotaibi, Raed" w:date="2019-07-12T12:52:00Z">
              <w:r w:rsidRPr="003453AB" w:rsidDel="003C316A">
                <w:rPr>
                  <w:rFonts w:eastAsia="Times New Roman" w:cstheme="minorHAnsi"/>
                  <w:color w:val="000000"/>
                  <w:sz w:val="18"/>
                  <w:szCs w:val="18"/>
                </w:rPr>
                <w:delText>15.6%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78BC010" w14:textId="18D9EBD3" w:rsidR="00CC3C13" w:rsidRPr="00CC3C13" w:rsidDel="003C316A" w:rsidRDefault="00CC3C13">
            <w:pPr>
              <w:spacing w:after="0" w:line="276" w:lineRule="auto"/>
              <w:jc w:val="right"/>
              <w:rPr>
                <w:del w:id="5446" w:author="Alotaibi, Raed" w:date="2019-07-12T12:52:00Z"/>
                <w:rFonts w:eastAsia="Times New Roman" w:cstheme="minorHAnsi"/>
                <w:color w:val="000000"/>
                <w:sz w:val="18"/>
                <w:szCs w:val="18"/>
              </w:rPr>
              <w:pPrChange w:id="5447" w:author="Alotaibi, Raed" w:date="2019-07-15T13:58:00Z">
                <w:pPr>
                  <w:spacing w:after="0" w:line="240" w:lineRule="auto"/>
                  <w:jc w:val="right"/>
                </w:pPr>
              </w:pPrChange>
            </w:pPr>
            <w:del w:id="5448"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541F6C" w14:textId="49FB64A2" w:rsidR="00CC3C13" w:rsidRPr="00CC3C13" w:rsidDel="003C316A" w:rsidRDefault="00CC3C13">
            <w:pPr>
              <w:spacing w:after="0" w:line="276" w:lineRule="auto"/>
              <w:jc w:val="right"/>
              <w:rPr>
                <w:del w:id="5449" w:author="Alotaibi, Raed" w:date="2019-07-12T12:52:00Z"/>
                <w:rFonts w:eastAsia="Times New Roman" w:cstheme="minorHAnsi"/>
                <w:color w:val="000000"/>
                <w:sz w:val="18"/>
                <w:szCs w:val="18"/>
              </w:rPr>
              <w:pPrChange w:id="5450" w:author="Alotaibi, Raed" w:date="2019-07-15T13:58:00Z">
                <w:pPr>
                  <w:spacing w:after="0" w:line="240" w:lineRule="auto"/>
                  <w:jc w:val="right"/>
                </w:pPr>
              </w:pPrChange>
            </w:pPr>
            <w:del w:id="5451"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464496" w14:textId="45997BF9" w:rsidR="00CC3C13" w:rsidRPr="00CC3C13" w:rsidDel="003C316A" w:rsidRDefault="00CC3C13">
            <w:pPr>
              <w:spacing w:after="0" w:line="276" w:lineRule="auto"/>
              <w:jc w:val="right"/>
              <w:rPr>
                <w:del w:id="5452" w:author="Alotaibi, Raed" w:date="2019-07-12T12:52:00Z"/>
                <w:rFonts w:eastAsia="Times New Roman" w:cstheme="minorHAnsi"/>
                <w:color w:val="000000"/>
                <w:sz w:val="18"/>
                <w:szCs w:val="18"/>
              </w:rPr>
              <w:pPrChange w:id="5453" w:author="Alotaibi, Raed" w:date="2019-07-15T13:58:00Z">
                <w:pPr>
                  <w:spacing w:after="0" w:line="240" w:lineRule="auto"/>
                  <w:jc w:val="right"/>
                </w:pPr>
              </w:pPrChange>
            </w:pPr>
            <w:del w:id="5454"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FC1D381" w14:textId="5396CA33" w:rsidR="00CC3C13" w:rsidRPr="00CC3C13" w:rsidDel="003C316A" w:rsidRDefault="00CC3C13">
            <w:pPr>
              <w:spacing w:after="0" w:line="276" w:lineRule="auto"/>
              <w:jc w:val="right"/>
              <w:rPr>
                <w:del w:id="5455" w:author="Alotaibi, Raed" w:date="2019-07-12T12:52:00Z"/>
                <w:rFonts w:eastAsia="Times New Roman" w:cstheme="minorHAnsi"/>
                <w:color w:val="000000"/>
                <w:sz w:val="18"/>
                <w:szCs w:val="18"/>
              </w:rPr>
              <w:pPrChange w:id="5456" w:author="Alotaibi, Raed" w:date="2019-07-15T13:58:00Z">
                <w:pPr>
                  <w:spacing w:after="0" w:line="240" w:lineRule="auto"/>
                  <w:jc w:val="right"/>
                </w:pPr>
              </w:pPrChange>
            </w:pPr>
            <w:del w:id="5457" w:author="Alotaibi, Raed" w:date="2019-07-12T12:52:00Z">
              <w:r w:rsidRPr="00CC3C13" w:rsidDel="003C316A">
                <w:rPr>
                  <w:rFonts w:ascii="Calibri" w:hAnsi="Calibri" w:cs="Calibri"/>
                  <w:color w:val="000000"/>
                  <w:sz w:val="18"/>
                  <w:szCs w:val="18"/>
                </w:rPr>
                <w:delText>12.5%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DBF1BA" w14:textId="2A733D88" w:rsidR="00CC3C13" w:rsidRPr="00CC3C13" w:rsidDel="003C316A" w:rsidRDefault="00CC3C13">
            <w:pPr>
              <w:spacing w:after="0" w:line="276" w:lineRule="auto"/>
              <w:jc w:val="right"/>
              <w:rPr>
                <w:del w:id="5458" w:author="Alotaibi, Raed" w:date="2019-07-12T12:52:00Z"/>
                <w:rFonts w:eastAsia="Times New Roman" w:cstheme="minorHAnsi"/>
                <w:color w:val="000000"/>
                <w:sz w:val="18"/>
                <w:szCs w:val="18"/>
              </w:rPr>
              <w:pPrChange w:id="5459" w:author="Alotaibi, Raed" w:date="2019-07-15T13:58:00Z">
                <w:pPr>
                  <w:spacing w:after="0" w:line="240" w:lineRule="auto"/>
                  <w:jc w:val="right"/>
                </w:pPr>
              </w:pPrChange>
            </w:pPr>
            <w:del w:id="5460" w:author="Alotaibi, Raed" w:date="2019-07-12T12:52:00Z">
              <w:r w:rsidRPr="00CC3C13" w:rsidDel="003C316A">
                <w:rPr>
                  <w:rFonts w:ascii="Calibri" w:hAnsi="Calibri" w:cs="Calibri"/>
                  <w:color w:val="000000"/>
                  <w:sz w:val="18"/>
                  <w:szCs w:val="18"/>
                </w:rPr>
                <w:delText>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5D54750" w14:textId="4FA27FBD" w:rsidR="00CC3C13" w:rsidRPr="00CC3C13" w:rsidDel="003C316A" w:rsidRDefault="00CC3C13">
            <w:pPr>
              <w:spacing w:after="0" w:line="276" w:lineRule="auto"/>
              <w:jc w:val="right"/>
              <w:rPr>
                <w:del w:id="5461" w:author="Alotaibi, Raed" w:date="2019-07-12T12:52:00Z"/>
                <w:rFonts w:eastAsia="Times New Roman" w:cstheme="minorHAnsi"/>
                <w:color w:val="000000"/>
                <w:sz w:val="18"/>
                <w:szCs w:val="18"/>
              </w:rPr>
              <w:pPrChange w:id="5462" w:author="Alotaibi, Raed" w:date="2019-07-15T13:58:00Z">
                <w:pPr>
                  <w:spacing w:after="0" w:line="240" w:lineRule="auto"/>
                  <w:jc w:val="right"/>
                </w:pPr>
              </w:pPrChange>
            </w:pPr>
            <w:del w:id="5463"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68054D8E" w14:textId="071A50D3" w:rsidTr="00CC3C13">
        <w:trPr>
          <w:trHeight w:val="247"/>
          <w:jc w:val="center"/>
          <w:del w:id="54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FE85101" w14:textId="587F2A6F" w:rsidR="00CC3C13" w:rsidRPr="003453AB" w:rsidDel="003C316A" w:rsidRDefault="00CC3C13">
            <w:pPr>
              <w:spacing w:after="0" w:line="276" w:lineRule="auto"/>
              <w:rPr>
                <w:del w:id="5465" w:author="Alotaibi, Raed" w:date="2019-07-12T12:52:00Z"/>
                <w:rFonts w:eastAsia="Times New Roman" w:cstheme="minorHAnsi"/>
                <w:b/>
                <w:bCs/>
                <w:color w:val="000000"/>
                <w:sz w:val="18"/>
                <w:szCs w:val="18"/>
              </w:rPr>
              <w:pPrChange w:id="5466" w:author="Alotaibi, Raed" w:date="2019-07-15T13:58:00Z">
                <w:pPr>
                  <w:spacing w:after="0" w:line="240" w:lineRule="auto"/>
                </w:pPr>
              </w:pPrChange>
            </w:pPr>
            <w:del w:id="5467" w:author="Alotaibi, Raed" w:date="2019-07-12T12:52:00Z">
              <w:r w:rsidRPr="003453AB" w:rsidDel="003C316A">
                <w:rPr>
                  <w:rFonts w:eastAsia="Times New Roman" w:cstheme="minorHAnsi"/>
                  <w:b/>
                  <w:bCs/>
                  <w:color w:val="000000"/>
                  <w:sz w:val="18"/>
                  <w:szCs w:val="18"/>
                </w:rPr>
                <w:delText>South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786615" w14:textId="218BC3EF" w:rsidR="00CC3C13" w:rsidRPr="003453AB" w:rsidDel="003C316A" w:rsidRDefault="00CC3C13">
            <w:pPr>
              <w:spacing w:after="0" w:line="276" w:lineRule="auto"/>
              <w:jc w:val="right"/>
              <w:rPr>
                <w:del w:id="5468" w:author="Alotaibi, Raed" w:date="2019-07-12T12:52:00Z"/>
                <w:rFonts w:eastAsia="Times New Roman" w:cstheme="minorHAnsi"/>
                <w:color w:val="000000"/>
                <w:sz w:val="18"/>
                <w:szCs w:val="18"/>
              </w:rPr>
              <w:pPrChange w:id="5469" w:author="Alotaibi, Raed" w:date="2019-07-15T13:58:00Z">
                <w:pPr>
                  <w:spacing w:after="0" w:line="240" w:lineRule="auto"/>
                  <w:jc w:val="right"/>
                </w:pPr>
              </w:pPrChange>
            </w:pPr>
            <w:del w:id="5470" w:author="Alotaibi, Raed" w:date="2019-07-12T12:52:00Z">
              <w:r w:rsidRPr="003453AB" w:rsidDel="003C316A">
                <w:rPr>
                  <w:rFonts w:eastAsia="Times New Roman" w:cstheme="minorHAnsi"/>
                  <w:color w:val="000000"/>
                  <w:sz w:val="18"/>
                  <w:szCs w:val="18"/>
                </w:rPr>
                <w:delText>11,700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F121D9" w14:textId="09E878FA" w:rsidR="00CC3C13" w:rsidRPr="003453AB" w:rsidDel="003C316A" w:rsidRDefault="00CC3C13">
            <w:pPr>
              <w:spacing w:after="0" w:line="276" w:lineRule="auto"/>
              <w:jc w:val="right"/>
              <w:rPr>
                <w:del w:id="5471" w:author="Alotaibi, Raed" w:date="2019-07-12T12:52:00Z"/>
                <w:rFonts w:eastAsia="Times New Roman" w:cstheme="minorHAnsi"/>
                <w:color w:val="000000"/>
                <w:sz w:val="18"/>
                <w:szCs w:val="18"/>
              </w:rPr>
              <w:pPrChange w:id="5472" w:author="Alotaibi, Raed" w:date="2019-07-15T13:58:00Z">
                <w:pPr>
                  <w:spacing w:after="0" w:line="240" w:lineRule="auto"/>
                  <w:jc w:val="right"/>
                </w:pPr>
              </w:pPrChange>
            </w:pPr>
            <w:del w:id="5473"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CAC632B" w14:textId="3675B76F" w:rsidR="00CC3C13" w:rsidRPr="003453AB" w:rsidDel="003C316A" w:rsidRDefault="00CC3C13">
            <w:pPr>
              <w:spacing w:after="0" w:line="276" w:lineRule="auto"/>
              <w:jc w:val="right"/>
              <w:rPr>
                <w:del w:id="5474" w:author="Alotaibi, Raed" w:date="2019-07-12T12:52:00Z"/>
                <w:rFonts w:eastAsia="Times New Roman" w:cstheme="minorHAnsi"/>
                <w:color w:val="000000"/>
                <w:sz w:val="18"/>
                <w:szCs w:val="18"/>
              </w:rPr>
              <w:pPrChange w:id="5475" w:author="Alotaibi, Raed" w:date="2019-07-15T13:58:00Z">
                <w:pPr>
                  <w:spacing w:after="0" w:line="240" w:lineRule="auto"/>
                  <w:jc w:val="right"/>
                </w:pPr>
              </w:pPrChange>
            </w:pPr>
            <w:del w:id="5476" w:author="Alotaibi, Raed" w:date="2019-07-12T12:52:00Z">
              <w:r w:rsidRPr="003453AB" w:rsidDel="003C316A">
                <w:rPr>
                  <w:rFonts w:eastAsia="Times New Roman" w:cstheme="minorHAnsi"/>
                  <w:color w:val="000000"/>
                  <w:sz w:val="18"/>
                  <w:szCs w:val="18"/>
                </w:rPr>
                <w:delText>11.1%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C651A4D" w14:textId="5D0AE208" w:rsidR="00CC3C13" w:rsidRPr="003453AB" w:rsidDel="003C316A" w:rsidRDefault="00CC3C13">
            <w:pPr>
              <w:spacing w:after="0" w:line="276" w:lineRule="auto"/>
              <w:jc w:val="right"/>
              <w:rPr>
                <w:del w:id="5477" w:author="Alotaibi, Raed" w:date="2019-07-12T12:52:00Z"/>
                <w:rFonts w:eastAsia="Times New Roman" w:cstheme="minorHAnsi"/>
                <w:color w:val="000000"/>
                <w:sz w:val="18"/>
                <w:szCs w:val="18"/>
              </w:rPr>
              <w:pPrChange w:id="5478" w:author="Alotaibi, Raed" w:date="2019-07-15T13:58:00Z">
                <w:pPr>
                  <w:spacing w:after="0" w:line="240" w:lineRule="auto"/>
                  <w:jc w:val="right"/>
                </w:pPr>
              </w:pPrChange>
            </w:pPr>
            <w:del w:id="5479" w:author="Alotaibi, Raed" w:date="2019-07-12T12:52:00Z">
              <w:r w:rsidRPr="003453AB" w:rsidDel="003C316A">
                <w:rPr>
                  <w:rFonts w:eastAsia="Times New Roman" w:cstheme="minorHAnsi"/>
                  <w:color w:val="000000"/>
                  <w:sz w:val="18"/>
                  <w:szCs w:val="18"/>
                </w:rPr>
                <w:delText>11,400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AEBFDB" w14:textId="058E3C67" w:rsidR="00CC3C13" w:rsidRPr="003453AB" w:rsidDel="003C316A" w:rsidRDefault="00CC3C13">
            <w:pPr>
              <w:spacing w:after="0" w:line="276" w:lineRule="auto"/>
              <w:jc w:val="right"/>
              <w:rPr>
                <w:del w:id="5480" w:author="Alotaibi, Raed" w:date="2019-07-12T12:52:00Z"/>
                <w:rFonts w:eastAsia="Times New Roman" w:cstheme="minorHAnsi"/>
                <w:color w:val="000000"/>
                <w:sz w:val="18"/>
                <w:szCs w:val="18"/>
              </w:rPr>
              <w:pPrChange w:id="5481" w:author="Alotaibi, Raed" w:date="2019-07-15T13:58:00Z">
                <w:pPr>
                  <w:spacing w:after="0" w:line="240" w:lineRule="auto"/>
                  <w:jc w:val="right"/>
                </w:pPr>
              </w:pPrChange>
            </w:pPr>
            <w:del w:id="5482" w:author="Alotaibi, Raed" w:date="2019-07-12T12:52:00Z">
              <w:r w:rsidRPr="003453AB" w:rsidDel="003C316A">
                <w:rPr>
                  <w:rFonts w:eastAsia="Times New Roman" w:cstheme="minorHAnsi"/>
                  <w:color w:val="000000"/>
                  <w:sz w:val="18"/>
                  <w:szCs w:val="18"/>
                </w:rPr>
                <w:delText>1,250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4032420" w14:textId="3CAFF9AF" w:rsidR="00CC3C13" w:rsidRPr="003453AB" w:rsidDel="003C316A" w:rsidRDefault="00CC3C13">
            <w:pPr>
              <w:spacing w:after="0" w:line="276" w:lineRule="auto"/>
              <w:jc w:val="right"/>
              <w:rPr>
                <w:del w:id="5483" w:author="Alotaibi, Raed" w:date="2019-07-12T12:52:00Z"/>
                <w:rFonts w:eastAsia="Times New Roman" w:cstheme="minorHAnsi"/>
                <w:color w:val="000000"/>
                <w:sz w:val="18"/>
                <w:szCs w:val="18"/>
              </w:rPr>
              <w:pPrChange w:id="5484" w:author="Alotaibi, Raed" w:date="2019-07-15T13:58:00Z">
                <w:pPr>
                  <w:spacing w:after="0" w:line="240" w:lineRule="auto"/>
                  <w:jc w:val="right"/>
                </w:pPr>
              </w:pPrChange>
            </w:pPr>
            <w:del w:id="5485"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78DCB4B" w14:textId="1CCCBFEF" w:rsidR="00CC3C13" w:rsidRPr="00CC3C13" w:rsidDel="003C316A" w:rsidRDefault="00CC3C13">
            <w:pPr>
              <w:spacing w:after="0" w:line="276" w:lineRule="auto"/>
              <w:jc w:val="right"/>
              <w:rPr>
                <w:del w:id="5486" w:author="Alotaibi, Raed" w:date="2019-07-12T12:52:00Z"/>
                <w:rFonts w:eastAsia="Times New Roman" w:cstheme="minorHAnsi"/>
                <w:color w:val="000000"/>
                <w:sz w:val="18"/>
                <w:szCs w:val="18"/>
              </w:rPr>
              <w:pPrChange w:id="5487" w:author="Alotaibi, Raed" w:date="2019-07-15T13:58:00Z">
                <w:pPr>
                  <w:spacing w:after="0" w:line="240" w:lineRule="auto"/>
                  <w:jc w:val="right"/>
                </w:pPr>
              </w:pPrChange>
            </w:pPr>
            <w:del w:id="5488"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5BCFD1F" w14:textId="76AD9FCA" w:rsidR="00CC3C13" w:rsidRPr="00CC3C13" w:rsidDel="003C316A" w:rsidRDefault="00CC3C13">
            <w:pPr>
              <w:spacing w:after="0" w:line="276" w:lineRule="auto"/>
              <w:jc w:val="right"/>
              <w:rPr>
                <w:del w:id="5489" w:author="Alotaibi, Raed" w:date="2019-07-12T12:52:00Z"/>
                <w:rFonts w:eastAsia="Times New Roman" w:cstheme="minorHAnsi"/>
                <w:color w:val="000000"/>
                <w:sz w:val="18"/>
                <w:szCs w:val="18"/>
              </w:rPr>
              <w:pPrChange w:id="5490" w:author="Alotaibi, Raed" w:date="2019-07-15T13:58:00Z">
                <w:pPr>
                  <w:spacing w:after="0" w:line="240" w:lineRule="auto"/>
                  <w:jc w:val="right"/>
                </w:pPr>
              </w:pPrChange>
            </w:pPr>
            <w:del w:id="5491"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477848" w14:textId="5FC362CB" w:rsidR="00CC3C13" w:rsidRPr="00CC3C13" w:rsidDel="003C316A" w:rsidRDefault="00CC3C13">
            <w:pPr>
              <w:spacing w:after="0" w:line="276" w:lineRule="auto"/>
              <w:jc w:val="right"/>
              <w:rPr>
                <w:del w:id="5492" w:author="Alotaibi, Raed" w:date="2019-07-12T12:52:00Z"/>
                <w:rFonts w:eastAsia="Times New Roman" w:cstheme="minorHAnsi"/>
                <w:color w:val="000000"/>
                <w:sz w:val="18"/>
                <w:szCs w:val="18"/>
              </w:rPr>
              <w:pPrChange w:id="5493" w:author="Alotaibi, Raed" w:date="2019-07-15T13:58:00Z">
                <w:pPr>
                  <w:spacing w:after="0" w:line="240" w:lineRule="auto"/>
                  <w:jc w:val="right"/>
                </w:pPr>
              </w:pPrChange>
            </w:pPr>
            <w:del w:id="549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6DE6330" w14:textId="78B5174B" w:rsidR="00CC3C13" w:rsidRPr="00CC3C13" w:rsidDel="003C316A" w:rsidRDefault="00CC3C13">
            <w:pPr>
              <w:spacing w:after="0" w:line="276" w:lineRule="auto"/>
              <w:jc w:val="right"/>
              <w:rPr>
                <w:del w:id="5495" w:author="Alotaibi, Raed" w:date="2019-07-12T12:52:00Z"/>
                <w:rFonts w:eastAsia="Times New Roman" w:cstheme="minorHAnsi"/>
                <w:color w:val="000000"/>
                <w:sz w:val="18"/>
                <w:szCs w:val="18"/>
              </w:rPr>
              <w:pPrChange w:id="5496" w:author="Alotaibi, Raed" w:date="2019-07-15T13:58:00Z">
                <w:pPr>
                  <w:spacing w:after="0" w:line="240" w:lineRule="auto"/>
                  <w:jc w:val="right"/>
                </w:pPr>
              </w:pPrChange>
            </w:pPr>
            <w:del w:id="5497"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8FD3D2" w14:textId="2ABD2134" w:rsidR="00CC3C13" w:rsidRPr="00CC3C13" w:rsidDel="003C316A" w:rsidRDefault="00CC3C13">
            <w:pPr>
              <w:spacing w:after="0" w:line="276" w:lineRule="auto"/>
              <w:jc w:val="right"/>
              <w:rPr>
                <w:del w:id="5498" w:author="Alotaibi, Raed" w:date="2019-07-12T12:52:00Z"/>
                <w:rFonts w:eastAsia="Times New Roman" w:cstheme="minorHAnsi"/>
                <w:color w:val="000000"/>
                <w:sz w:val="18"/>
                <w:szCs w:val="18"/>
              </w:rPr>
              <w:pPrChange w:id="5499" w:author="Alotaibi, Raed" w:date="2019-07-15T13:58:00Z">
                <w:pPr>
                  <w:spacing w:after="0" w:line="240" w:lineRule="auto"/>
                  <w:jc w:val="right"/>
                </w:pPr>
              </w:pPrChange>
            </w:pPr>
            <w:del w:id="5500" w:author="Alotaibi, Raed" w:date="2019-07-12T12:52:00Z">
              <w:r w:rsidRPr="00CC3C13" w:rsidDel="003C316A">
                <w:rPr>
                  <w:rFonts w:ascii="Calibri" w:hAnsi="Calibri" w:cs="Calibri"/>
                  <w:color w:val="000000"/>
                  <w:sz w:val="18"/>
                  <w:szCs w:val="18"/>
                </w:rPr>
                <w:delText>-3.8%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4BDFFA5" w14:textId="4C056C58" w:rsidR="00CC3C13" w:rsidRPr="00CC3C13" w:rsidDel="003C316A" w:rsidRDefault="00CC3C13">
            <w:pPr>
              <w:spacing w:after="0" w:line="276" w:lineRule="auto"/>
              <w:jc w:val="right"/>
              <w:rPr>
                <w:del w:id="5501" w:author="Alotaibi, Raed" w:date="2019-07-12T12:52:00Z"/>
                <w:rFonts w:eastAsia="Times New Roman" w:cstheme="minorHAnsi"/>
                <w:color w:val="000000"/>
                <w:sz w:val="18"/>
                <w:szCs w:val="18"/>
              </w:rPr>
              <w:pPrChange w:id="5502" w:author="Alotaibi, Raed" w:date="2019-07-15T13:58:00Z">
                <w:pPr>
                  <w:spacing w:after="0" w:line="240" w:lineRule="auto"/>
                  <w:jc w:val="right"/>
                </w:pPr>
              </w:pPrChange>
            </w:pPr>
            <w:del w:id="5503" w:author="Alotaibi, Raed" w:date="2019-07-12T12:52:00Z">
              <w:r w:rsidRPr="00CC3C13" w:rsidDel="003C316A">
                <w:rPr>
                  <w:rFonts w:ascii="Calibri" w:hAnsi="Calibri" w:cs="Calibri"/>
                  <w:color w:val="000000"/>
                  <w:sz w:val="18"/>
                  <w:szCs w:val="18"/>
                </w:rPr>
                <w:delText>-1.3%</w:delText>
              </w:r>
            </w:del>
          </w:p>
        </w:tc>
      </w:tr>
      <w:tr w:rsidR="00CC3C13" w:rsidRPr="003453AB" w:rsidDel="003C316A" w14:paraId="7C3E6519" w14:textId="2F7049E3" w:rsidTr="00CC3C13">
        <w:trPr>
          <w:trHeight w:val="247"/>
          <w:jc w:val="center"/>
          <w:del w:id="55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E7D4104" w14:textId="179B74DD" w:rsidR="00CC3C13" w:rsidRPr="003453AB" w:rsidDel="003C316A" w:rsidRDefault="00CC3C13">
            <w:pPr>
              <w:spacing w:after="0" w:line="276" w:lineRule="auto"/>
              <w:rPr>
                <w:del w:id="5505" w:author="Alotaibi, Raed" w:date="2019-07-12T12:52:00Z"/>
                <w:rFonts w:eastAsia="Times New Roman" w:cstheme="minorHAnsi"/>
                <w:b/>
                <w:bCs/>
                <w:color w:val="000000"/>
                <w:sz w:val="18"/>
                <w:szCs w:val="18"/>
              </w:rPr>
              <w:pPrChange w:id="5506" w:author="Alotaibi, Raed" w:date="2019-07-15T13:58:00Z">
                <w:pPr>
                  <w:spacing w:after="0" w:line="240" w:lineRule="auto"/>
                </w:pPr>
              </w:pPrChange>
            </w:pPr>
            <w:del w:id="5507" w:author="Alotaibi, Raed" w:date="2019-07-12T12:52:00Z">
              <w:r w:rsidRPr="003453AB" w:rsidDel="003C316A">
                <w:rPr>
                  <w:rFonts w:eastAsia="Times New Roman" w:cstheme="minorHAnsi"/>
                  <w:b/>
                  <w:bCs/>
                  <w:color w:val="000000"/>
                  <w:sz w:val="18"/>
                  <w:szCs w:val="18"/>
                </w:rPr>
                <w:delText>South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633F6AB" w14:textId="41DEFD54" w:rsidR="00CC3C13" w:rsidRPr="003453AB" w:rsidDel="003C316A" w:rsidRDefault="00CC3C13">
            <w:pPr>
              <w:spacing w:after="0" w:line="276" w:lineRule="auto"/>
              <w:jc w:val="right"/>
              <w:rPr>
                <w:del w:id="5508" w:author="Alotaibi, Raed" w:date="2019-07-12T12:52:00Z"/>
                <w:rFonts w:eastAsia="Times New Roman" w:cstheme="minorHAnsi"/>
                <w:color w:val="000000"/>
                <w:sz w:val="18"/>
                <w:szCs w:val="18"/>
              </w:rPr>
              <w:pPrChange w:id="5509" w:author="Alotaibi, Raed" w:date="2019-07-15T13:58:00Z">
                <w:pPr>
                  <w:spacing w:after="0" w:line="240" w:lineRule="auto"/>
                  <w:jc w:val="right"/>
                </w:pPr>
              </w:pPrChange>
            </w:pPr>
            <w:del w:id="5510"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8ACB25" w14:textId="22A95E74" w:rsidR="00CC3C13" w:rsidRPr="003453AB" w:rsidDel="003C316A" w:rsidRDefault="00CC3C13">
            <w:pPr>
              <w:spacing w:after="0" w:line="276" w:lineRule="auto"/>
              <w:jc w:val="right"/>
              <w:rPr>
                <w:del w:id="5511" w:author="Alotaibi, Raed" w:date="2019-07-12T12:52:00Z"/>
                <w:rFonts w:eastAsia="Times New Roman" w:cstheme="minorHAnsi"/>
                <w:color w:val="000000"/>
                <w:sz w:val="18"/>
                <w:szCs w:val="18"/>
              </w:rPr>
              <w:pPrChange w:id="5512" w:author="Alotaibi, Raed" w:date="2019-07-15T13:58:00Z">
                <w:pPr>
                  <w:spacing w:after="0" w:line="240" w:lineRule="auto"/>
                  <w:jc w:val="right"/>
                </w:pPr>
              </w:pPrChange>
            </w:pPr>
            <w:del w:id="5513"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1A04028" w14:textId="569940EF" w:rsidR="00CC3C13" w:rsidRPr="003453AB" w:rsidDel="003C316A" w:rsidRDefault="00CC3C13">
            <w:pPr>
              <w:spacing w:after="0" w:line="276" w:lineRule="auto"/>
              <w:jc w:val="right"/>
              <w:rPr>
                <w:del w:id="5514" w:author="Alotaibi, Raed" w:date="2019-07-12T12:52:00Z"/>
                <w:rFonts w:eastAsia="Times New Roman" w:cstheme="minorHAnsi"/>
                <w:color w:val="000000"/>
                <w:sz w:val="18"/>
                <w:szCs w:val="18"/>
              </w:rPr>
              <w:pPrChange w:id="5515" w:author="Alotaibi, Raed" w:date="2019-07-15T13:58:00Z">
                <w:pPr>
                  <w:spacing w:after="0" w:line="240" w:lineRule="auto"/>
                  <w:jc w:val="right"/>
                </w:pPr>
              </w:pPrChange>
            </w:pPr>
            <w:del w:id="5516" w:author="Alotaibi, Raed" w:date="2019-07-12T12:52:00Z">
              <w:r w:rsidRPr="003453AB" w:rsidDel="003C316A">
                <w:rPr>
                  <w:rFonts w:eastAsia="Times New Roman" w:cstheme="minorHAnsi"/>
                  <w:color w:val="000000"/>
                  <w:sz w:val="18"/>
                  <w:szCs w:val="18"/>
                </w:rPr>
                <w:delText>9.1%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BC9FFB7" w14:textId="505D04E3" w:rsidR="00CC3C13" w:rsidRPr="003453AB" w:rsidDel="003C316A" w:rsidRDefault="00CC3C13">
            <w:pPr>
              <w:spacing w:after="0" w:line="276" w:lineRule="auto"/>
              <w:jc w:val="right"/>
              <w:rPr>
                <w:del w:id="5517" w:author="Alotaibi, Raed" w:date="2019-07-12T12:52:00Z"/>
                <w:rFonts w:eastAsia="Times New Roman" w:cstheme="minorHAnsi"/>
                <w:color w:val="000000"/>
                <w:sz w:val="18"/>
                <w:szCs w:val="18"/>
              </w:rPr>
              <w:pPrChange w:id="5518" w:author="Alotaibi, Raed" w:date="2019-07-15T13:58:00Z">
                <w:pPr>
                  <w:spacing w:after="0" w:line="240" w:lineRule="auto"/>
                  <w:jc w:val="right"/>
                </w:pPr>
              </w:pPrChange>
            </w:pPr>
            <w:del w:id="5519" w:author="Alotaibi, Raed" w:date="2019-07-12T12:52:00Z">
              <w:r w:rsidRPr="003453AB" w:rsidDel="003C316A">
                <w:rPr>
                  <w:rFonts w:eastAsia="Times New Roman" w:cstheme="minorHAnsi"/>
                  <w:color w:val="000000"/>
                  <w:sz w:val="18"/>
                  <w:szCs w:val="18"/>
                </w:rPr>
                <w:delText>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F6410BC" w14:textId="1B91602B" w:rsidR="00CC3C13" w:rsidRPr="003453AB" w:rsidDel="003C316A" w:rsidRDefault="00CC3C13">
            <w:pPr>
              <w:spacing w:after="0" w:line="276" w:lineRule="auto"/>
              <w:jc w:val="right"/>
              <w:rPr>
                <w:del w:id="5520" w:author="Alotaibi, Raed" w:date="2019-07-12T12:52:00Z"/>
                <w:rFonts w:eastAsia="Times New Roman" w:cstheme="minorHAnsi"/>
                <w:color w:val="000000"/>
                <w:sz w:val="18"/>
                <w:szCs w:val="18"/>
              </w:rPr>
              <w:pPrChange w:id="5521" w:author="Alotaibi, Raed" w:date="2019-07-15T13:58:00Z">
                <w:pPr>
                  <w:spacing w:after="0" w:line="240" w:lineRule="auto"/>
                  <w:jc w:val="right"/>
                </w:pPr>
              </w:pPrChange>
            </w:pPr>
            <w:del w:id="5522" w:author="Alotaibi, Raed" w:date="2019-07-12T12:52:00Z">
              <w:r w:rsidRPr="003453AB" w:rsidDel="003C316A">
                <w:rPr>
                  <w:rFonts w:eastAsia="Times New Roman" w:cstheme="minorHAnsi"/>
                  <w:color w:val="000000"/>
                  <w:sz w:val="18"/>
                  <w:szCs w:val="18"/>
                </w:rPr>
                <w:delText>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CE2C80E" w14:textId="33231415" w:rsidR="00CC3C13" w:rsidRPr="003453AB" w:rsidDel="003C316A" w:rsidRDefault="00CC3C13">
            <w:pPr>
              <w:spacing w:after="0" w:line="276" w:lineRule="auto"/>
              <w:jc w:val="right"/>
              <w:rPr>
                <w:del w:id="5523" w:author="Alotaibi, Raed" w:date="2019-07-12T12:52:00Z"/>
                <w:rFonts w:eastAsia="Times New Roman" w:cstheme="minorHAnsi"/>
                <w:color w:val="000000"/>
                <w:sz w:val="18"/>
                <w:szCs w:val="18"/>
              </w:rPr>
              <w:pPrChange w:id="5524" w:author="Alotaibi, Raed" w:date="2019-07-15T13:58:00Z">
                <w:pPr>
                  <w:spacing w:after="0" w:line="240" w:lineRule="auto"/>
                  <w:jc w:val="right"/>
                </w:pPr>
              </w:pPrChange>
            </w:pPr>
            <w:del w:id="5525" w:author="Alotaibi, Raed" w:date="2019-07-12T12:52:00Z">
              <w:r w:rsidRPr="003453AB" w:rsidDel="003C316A">
                <w:rPr>
                  <w:rFonts w:eastAsia="Times New Roman" w:cstheme="minorHAnsi"/>
                  <w:color w:val="000000"/>
                  <w:sz w:val="18"/>
                  <w:szCs w:val="18"/>
                </w:rPr>
                <w:delText>7.6%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32166B2" w14:textId="48C0BCA3" w:rsidR="00CC3C13" w:rsidRPr="00CC3C13" w:rsidDel="003C316A" w:rsidRDefault="00CC3C13">
            <w:pPr>
              <w:spacing w:after="0" w:line="276" w:lineRule="auto"/>
              <w:jc w:val="right"/>
              <w:rPr>
                <w:del w:id="5526" w:author="Alotaibi, Raed" w:date="2019-07-12T12:52:00Z"/>
                <w:rFonts w:eastAsia="Times New Roman" w:cstheme="minorHAnsi"/>
                <w:color w:val="000000"/>
                <w:sz w:val="18"/>
                <w:szCs w:val="18"/>
              </w:rPr>
              <w:pPrChange w:id="5527" w:author="Alotaibi, Raed" w:date="2019-07-15T13:58:00Z">
                <w:pPr>
                  <w:spacing w:after="0" w:line="240" w:lineRule="auto"/>
                  <w:jc w:val="right"/>
                </w:pPr>
              </w:pPrChange>
            </w:pPr>
            <w:del w:id="552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36DC1E8" w14:textId="2C40C8E9" w:rsidR="00CC3C13" w:rsidRPr="00CC3C13" w:rsidDel="003C316A" w:rsidRDefault="00CC3C13">
            <w:pPr>
              <w:spacing w:after="0" w:line="276" w:lineRule="auto"/>
              <w:jc w:val="right"/>
              <w:rPr>
                <w:del w:id="5529" w:author="Alotaibi, Raed" w:date="2019-07-12T12:52:00Z"/>
                <w:rFonts w:eastAsia="Times New Roman" w:cstheme="minorHAnsi"/>
                <w:color w:val="000000"/>
                <w:sz w:val="18"/>
                <w:szCs w:val="18"/>
              </w:rPr>
              <w:pPrChange w:id="5530" w:author="Alotaibi, Raed" w:date="2019-07-15T13:58:00Z">
                <w:pPr>
                  <w:spacing w:after="0" w:line="240" w:lineRule="auto"/>
                  <w:jc w:val="right"/>
                </w:pPr>
              </w:pPrChange>
            </w:pPr>
            <w:del w:id="5531"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4B4DC3E" w14:textId="5895F694" w:rsidR="00CC3C13" w:rsidRPr="00CC3C13" w:rsidDel="003C316A" w:rsidRDefault="00CC3C13">
            <w:pPr>
              <w:spacing w:after="0" w:line="276" w:lineRule="auto"/>
              <w:jc w:val="right"/>
              <w:rPr>
                <w:del w:id="5532" w:author="Alotaibi, Raed" w:date="2019-07-12T12:52:00Z"/>
                <w:rFonts w:eastAsia="Times New Roman" w:cstheme="minorHAnsi"/>
                <w:color w:val="000000"/>
                <w:sz w:val="18"/>
                <w:szCs w:val="18"/>
              </w:rPr>
              <w:pPrChange w:id="5533" w:author="Alotaibi, Raed" w:date="2019-07-15T13:58:00Z">
                <w:pPr>
                  <w:spacing w:after="0" w:line="240" w:lineRule="auto"/>
                  <w:jc w:val="right"/>
                </w:pPr>
              </w:pPrChange>
            </w:pPr>
            <w:del w:id="5534" w:author="Alotaibi, Raed" w:date="2019-07-12T12:52:00Z">
              <w:r w:rsidRPr="00CC3C13" w:rsidDel="003C316A">
                <w:rPr>
                  <w:rFonts w:ascii="Calibri" w:hAnsi="Calibri" w:cs="Calibri"/>
                  <w:color w:val="000000"/>
                  <w:sz w:val="18"/>
                  <w:szCs w:val="18"/>
                </w:rPr>
                <w:delText>-1.5%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971ECC6" w14:textId="78A298B6" w:rsidR="00CC3C13" w:rsidRPr="00CC3C13" w:rsidDel="003C316A" w:rsidRDefault="00CC3C13">
            <w:pPr>
              <w:spacing w:after="0" w:line="276" w:lineRule="auto"/>
              <w:jc w:val="right"/>
              <w:rPr>
                <w:del w:id="5535" w:author="Alotaibi, Raed" w:date="2019-07-12T12:52:00Z"/>
                <w:rFonts w:eastAsia="Times New Roman" w:cstheme="minorHAnsi"/>
                <w:color w:val="000000"/>
                <w:sz w:val="18"/>
                <w:szCs w:val="18"/>
              </w:rPr>
              <w:pPrChange w:id="5536" w:author="Alotaibi, Raed" w:date="2019-07-15T13:58:00Z">
                <w:pPr>
                  <w:spacing w:after="0" w:line="240" w:lineRule="auto"/>
                  <w:jc w:val="right"/>
                </w:pPr>
              </w:pPrChange>
            </w:pPr>
            <w:del w:id="5537" w:author="Alotaibi, Raed" w:date="2019-07-12T12:52:00Z">
              <w:r w:rsidRPr="00CC3C13" w:rsidDel="003C316A">
                <w:rPr>
                  <w:rFonts w:ascii="Calibri" w:hAnsi="Calibri" w:cs="Calibri"/>
                  <w:color w:val="000000"/>
                  <w:sz w:val="18"/>
                  <w:szCs w:val="18"/>
                </w:rPr>
                <w:delText>-4.5%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952EE4" w14:textId="19CCA679" w:rsidR="00CC3C13" w:rsidRPr="00CC3C13" w:rsidDel="003C316A" w:rsidRDefault="00CC3C13">
            <w:pPr>
              <w:spacing w:after="0" w:line="276" w:lineRule="auto"/>
              <w:jc w:val="right"/>
              <w:rPr>
                <w:del w:id="5538" w:author="Alotaibi, Raed" w:date="2019-07-12T12:52:00Z"/>
                <w:rFonts w:eastAsia="Times New Roman" w:cstheme="minorHAnsi"/>
                <w:color w:val="000000"/>
                <w:sz w:val="18"/>
                <w:szCs w:val="18"/>
              </w:rPr>
              <w:pPrChange w:id="5539" w:author="Alotaibi, Raed" w:date="2019-07-15T13:58:00Z">
                <w:pPr>
                  <w:spacing w:after="0" w:line="240" w:lineRule="auto"/>
                  <w:jc w:val="right"/>
                </w:pPr>
              </w:pPrChange>
            </w:pPr>
            <w:del w:id="5540" w:author="Alotaibi, Raed" w:date="2019-07-12T12:52:00Z">
              <w:r w:rsidRPr="00CC3C13" w:rsidDel="003C316A">
                <w:rPr>
                  <w:rFonts w:ascii="Calibri" w:hAnsi="Calibri" w:cs="Calibri"/>
                  <w:color w:val="000000"/>
                  <w:sz w:val="18"/>
                  <w:szCs w:val="18"/>
                </w:rPr>
                <w:delText>-20.0%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03494D5" w14:textId="3AFA4D32" w:rsidR="00CC3C13" w:rsidRPr="00CC3C13" w:rsidDel="003C316A" w:rsidRDefault="00CC3C13">
            <w:pPr>
              <w:spacing w:after="0" w:line="276" w:lineRule="auto"/>
              <w:jc w:val="right"/>
              <w:rPr>
                <w:del w:id="5541" w:author="Alotaibi, Raed" w:date="2019-07-12T12:52:00Z"/>
                <w:rFonts w:eastAsia="Times New Roman" w:cstheme="minorHAnsi"/>
                <w:color w:val="000000"/>
                <w:sz w:val="18"/>
                <w:szCs w:val="18"/>
              </w:rPr>
              <w:pPrChange w:id="5542" w:author="Alotaibi, Raed" w:date="2019-07-15T13:58:00Z">
                <w:pPr>
                  <w:spacing w:after="0" w:line="240" w:lineRule="auto"/>
                  <w:jc w:val="right"/>
                </w:pPr>
              </w:pPrChange>
            </w:pPr>
            <w:del w:id="5543" w:author="Alotaibi, Raed" w:date="2019-07-12T12:52:00Z">
              <w:r w:rsidRPr="00CC3C13" w:rsidDel="003C316A">
                <w:rPr>
                  <w:rFonts w:ascii="Calibri" w:hAnsi="Calibri" w:cs="Calibri"/>
                  <w:color w:val="000000"/>
                  <w:sz w:val="18"/>
                  <w:szCs w:val="18"/>
                </w:rPr>
                <w:delText>-16.2%</w:delText>
              </w:r>
            </w:del>
          </w:p>
        </w:tc>
      </w:tr>
      <w:tr w:rsidR="00CC3C13" w:rsidRPr="003453AB" w:rsidDel="003C316A" w14:paraId="009DC341" w14:textId="34A82D8C" w:rsidTr="00CC3C13">
        <w:trPr>
          <w:trHeight w:val="247"/>
          <w:jc w:val="center"/>
          <w:del w:id="55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0B9795B" w14:textId="01CF5153" w:rsidR="00CC3C13" w:rsidRPr="003453AB" w:rsidDel="003C316A" w:rsidRDefault="00CC3C13">
            <w:pPr>
              <w:spacing w:after="0" w:line="276" w:lineRule="auto"/>
              <w:rPr>
                <w:del w:id="5545" w:author="Alotaibi, Raed" w:date="2019-07-12T12:52:00Z"/>
                <w:rFonts w:eastAsia="Times New Roman" w:cstheme="minorHAnsi"/>
                <w:b/>
                <w:bCs/>
                <w:color w:val="000000"/>
                <w:sz w:val="18"/>
                <w:szCs w:val="18"/>
              </w:rPr>
              <w:pPrChange w:id="5546" w:author="Alotaibi, Raed" w:date="2019-07-15T13:58:00Z">
                <w:pPr>
                  <w:spacing w:after="0" w:line="240" w:lineRule="auto"/>
                </w:pPr>
              </w:pPrChange>
            </w:pPr>
            <w:del w:id="5547" w:author="Alotaibi, Raed" w:date="2019-07-12T12:52:00Z">
              <w:r w:rsidRPr="003453AB" w:rsidDel="003C316A">
                <w:rPr>
                  <w:rFonts w:eastAsia="Times New Roman" w:cstheme="minorHAnsi"/>
                  <w:b/>
                  <w:bCs/>
                  <w:color w:val="000000"/>
                  <w:sz w:val="18"/>
                  <w:szCs w:val="18"/>
                </w:rPr>
                <w:delText>Tennessee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7150ED" w14:textId="096F980D" w:rsidR="00CC3C13" w:rsidRPr="003453AB" w:rsidDel="003C316A" w:rsidRDefault="00CC3C13">
            <w:pPr>
              <w:spacing w:after="0" w:line="276" w:lineRule="auto"/>
              <w:jc w:val="right"/>
              <w:rPr>
                <w:del w:id="5548" w:author="Alotaibi, Raed" w:date="2019-07-12T12:52:00Z"/>
                <w:rFonts w:eastAsia="Times New Roman" w:cstheme="minorHAnsi"/>
                <w:color w:val="000000"/>
                <w:sz w:val="18"/>
                <w:szCs w:val="18"/>
              </w:rPr>
              <w:pPrChange w:id="5549" w:author="Alotaibi, Raed" w:date="2019-07-15T13:58:00Z">
                <w:pPr>
                  <w:spacing w:after="0" w:line="240" w:lineRule="auto"/>
                  <w:jc w:val="right"/>
                </w:pPr>
              </w:pPrChange>
            </w:pPr>
            <w:del w:id="5550" w:author="Alotaibi, Raed" w:date="2019-07-12T12:52:00Z">
              <w:r w:rsidRPr="003453AB" w:rsidDel="003C316A">
                <w:rPr>
                  <w:rFonts w:eastAsia="Times New Roman" w:cstheme="minorHAnsi"/>
                  <w:color w:val="000000"/>
                  <w:sz w:val="18"/>
                  <w:szCs w:val="18"/>
                </w:rPr>
                <w:delText>16,100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43A8F22" w14:textId="1928D55D" w:rsidR="00CC3C13" w:rsidRPr="003453AB" w:rsidDel="003C316A" w:rsidRDefault="00CC3C13">
            <w:pPr>
              <w:spacing w:after="0" w:line="276" w:lineRule="auto"/>
              <w:jc w:val="right"/>
              <w:rPr>
                <w:del w:id="5551" w:author="Alotaibi, Raed" w:date="2019-07-12T12:52:00Z"/>
                <w:rFonts w:eastAsia="Times New Roman" w:cstheme="minorHAnsi"/>
                <w:color w:val="000000"/>
                <w:sz w:val="18"/>
                <w:szCs w:val="18"/>
              </w:rPr>
              <w:pPrChange w:id="5552" w:author="Alotaibi, Raed" w:date="2019-07-15T13:58:00Z">
                <w:pPr>
                  <w:spacing w:after="0" w:line="240" w:lineRule="auto"/>
                  <w:jc w:val="right"/>
                </w:pPr>
              </w:pPrChange>
            </w:pPr>
            <w:del w:id="5553"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591D407" w14:textId="4E8E0274" w:rsidR="00CC3C13" w:rsidRPr="003453AB" w:rsidDel="003C316A" w:rsidRDefault="00CC3C13">
            <w:pPr>
              <w:spacing w:after="0" w:line="276" w:lineRule="auto"/>
              <w:jc w:val="right"/>
              <w:rPr>
                <w:del w:id="5554" w:author="Alotaibi, Raed" w:date="2019-07-12T12:52:00Z"/>
                <w:rFonts w:eastAsia="Times New Roman" w:cstheme="minorHAnsi"/>
                <w:color w:val="000000"/>
                <w:sz w:val="18"/>
                <w:szCs w:val="18"/>
              </w:rPr>
              <w:pPrChange w:id="5555" w:author="Alotaibi, Raed" w:date="2019-07-15T13:58:00Z">
                <w:pPr>
                  <w:spacing w:after="0" w:line="240" w:lineRule="auto"/>
                  <w:jc w:val="right"/>
                </w:pPr>
              </w:pPrChange>
            </w:pPr>
            <w:del w:id="5556" w:author="Alotaibi, Raed" w:date="2019-07-12T12:52:00Z">
              <w:r w:rsidRPr="003453AB" w:rsidDel="003C316A">
                <w:rPr>
                  <w:rFonts w:eastAsia="Times New Roman" w:cstheme="minorHAnsi"/>
                  <w:color w:val="000000"/>
                  <w:sz w:val="18"/>
                  <w:szCs w:val="18"/>
                </w:rPr>
                <w:delText>15.5%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801816" w14:textId="3900F724" w:rsidR="00CC3C13" w:rsidRPr="003453AB" w:rsidDel="003C316A" w:rsidRDefault="00CC3C13">
            <w:pPr>
              <w:spacing w:after="0" w:line="276" w:lineRule="auto"/>
              <w:jc w:val="right"/>
              <w:rPr>
                <w:del w:id="5557" w:author="Alotaibi, Raed" w:date="2019-07-12T12:52:00Z"/>
                <w:rFonts w:eastAsia="Times New Roman" w:cstheme="minorHAnsi"/>
                <w:color w:val="000000"/>
                <w:sz w:val="18"/>
                <w:szCs w:val="18"/>
              </w:rPr>
              <w:pPrChange w:id="5558" w:author="Alotaibi, Raed" w:date="2019-07-15T13:58:00Z">
                <w:pPr>
                  <w:spacing w:after="0" w:line="240" w:lineRule="auto"/>
                  <w:jc w:val="right"/>
                </w:pPr>
              </w:pPrChange>
            </w:pPr>
            <w:del w:id="5559" w:author="Alotaibi, Raed" w:date="2019-07-12T12:52:00Z">
              <w:r w:rsidRPr="003453AB" w:rsidDel="003C316A">
                <w:rPr>
                  <w:rFonts w:eastAsia="Times New Roman" w:cstheme="minorHAnsi"/>
                  <w:color w:val="000000"/>
                  <w:sz w:val="18"/>
                  <w:szCs w:val="18"/>
                </w:rPr>
                <w:delText>15,700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B28F476" w14:textId="7515FDE3" w:rsidR="00CC3C13" w:rsidRPr="003453AB" w:rsidDel="003C316A" w:rsidRDefault="00CC3C13">
            <w:pPr>
              <w:spacing w:after="0" w:line="276" w:lineRule="auto"/>
              <w:jc w:val="right"/>
              <w:rPr>
                <w:del w:id="5560" w:author="Alotaibi, Raed" w:date="2019-07-12T12:52:00Z"/>
                <w:rFonts w:eastAsia="Times New Roman" w:cstheme="minorHAnsi"/>
                <w:color w:val="000000"/>
                <w:sz w:val="18"/>
                <w:szCs w:val="18"/>
              </w:rPr>
              <w:pPrChange w:id="5561" w:author="Alotaibi, Raed" w:date="2019-07-15T13:58:00Z">
                <w:pPr>
                  <w:spacing w:after="0" w:line="240" w:lineRule="auto"/>
                  <w:jc w:val="right"/>
                </w:pPr>
              </w:pPrChange>
            </w:pPr>
            <w:del w:id="5562" w:author="Alotaibi, Raed" w:date="2019-07-12T12:52:00Z">
              <w:r w:rsidRPr="003453AB" w:rsidDel="003C316A">
                <w:rPr>
                  <w:rFonts w:eastAsia="Times New Roman" w:cstheme="minorHAnsi"/>
                  <w:color w:val="000000"/>
                  <w:sz w:val="18"/>
                  <w:szCs w:val="18"/>
                </w:rPr>
                <w:delText>2,440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D371F11" w14:textId="67B9D730" w:rsidR="00CC3C13" w:rsidRPr="003453AB" w:rsidDel="003C316A" w:rsidRDefault="00CC3C13">
            <w:pPr>
              <w:spacing w:after="0" w:line="276" w:lineRule="auto"/>
              <w:jc w:val="right"/>
              <w:rPr>
                <w:del w:id="5563" w:author="Alotaibi, Raed" w:date="2019-07-12T12:52:00Z"/>
                <w:rFonts w:eastAsia="Times New Roman" w:cstheme="minorHAnsi"/>
                <w:color w:val="000000"/>
                <w:sz w:val="18"/>
                <w:szCs w:val="18"/>
              </w:rPr>
              <w:pPrChange w:id="5564" w:author="Alotaibi, Raed" w:date="2019-07-15T13:58:00Z">
                <w:pPr>
                  <w:spacing w:after="0" w:line="240" w:lineRule="auto"/>
                  <w:jc w:val="right"/>
                </w:pPr>
              </w:pPrChange>
            </w:pPr>
            <w:del w:id="5565" w:author="Alotaibi, Raed" w:date="2019-07-12T12:52:00Z">
              <w:r w:rsidRPr="003453AB" w:rsidDel="003C316A">
                <w:rPr>
                  <w:rFonts w:eastAsia="Times New Roman" w:cstheme="minorHAnsi"/>
                  <w:color w:val="000000"/>
                  <w:sz w:val="18"/>
                  <w:szCs w:val="18"/>
                </w:rPr>
                <w:delText>15.5%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AFC4F7" w14:textId="7A5B2FCE" w:rsidR="00CC3C13" w:rsidRPr="00CC3C13" w:rsidDel="003C316A" w:rsidRDefault="00CC3C13">
            <w:pPr>
              <w:spacing w:after="0" w:line="276" w:lineRule="auto"/>
              <w:jc w:val="right"/>
              <w:rPr>
                <w:del w:id="5566" w:author="Alotaibi, Raed" w:date="2019-07-12T12:52:00Z"/>
                <w:rFonts w:eastAsia="Times New Roman" w:cstheme="minorHAnsi"/>
                <w:color w:val="000000"/>
                <w:sz w:val="18"/>
                <w:szCs w:val="18"/>
              </w:rPr>
              <w:pPrChange w:id="5567" w:author="Alotaibi, Raed" w:date="2019-07-15T13:58:00Z">
                <w:pPr>
                  <w:spacing w:after="0" w:line="240" w:lineRule="auto"/>
                  <w:jc w:val="right"/>
                </w:pPr>
              </w:pPrChange>
            </w:pPr>
            <w:del w:id="5568"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23FFE3" w14:textId="6F6F11E1" w:rsidR="00CC3C13" w:rsidRPr="00CC3C13" w:rsidDel="003C316A" w:rsidRDefault="00CC3C13">
            <w:pPr>
              <w:spacing w:after="0" w:line="276" w:lineRule="auto"/>
              <w:jc w:val="right"/>
              <w:rPr>
                <w:del w:id="5569" w:author="Alotaibi, Raed" w:date="2019-07-12T12:52:00Z"/>
                <w:rFonts w:eastAsia="Times New Roman" w:cstheme="minorHAnsi"/>
                <w:color w:val="000000"/>
                <w:sz w:val="18"/>
                <w:szCs w:val="18"/>
              </w:rPr>
              <w:pPrChange w:id="5570" w:author="Alotaibi, Raed" w:date="2019-07-15T13:58:00Z">
                <w:pPr>
                  <w:spacing w:after="0" w:line="240" w:lineRule="auto"/>
                  <w:jc w:val="right"/>
                </w:pPr>
              </w:pPrChange>
            </w:pPr>
            <w:del w:id="5571" w:author="Alotaibi, Raed" w:date="2019-07-12T12:52:00Z">
              <w:r w:rsidRPr="00CC3C13" w:rsidDel="003C316A">
                <w:rPr>
                  <w:rFonts w:ascii="Calibri" w:hAnsi="Calibri" w:cs="Calibri"/>
                  <w:color w:val="000000"/>
                  <w:sz w:val="18"/>
                  <w:szCs w:val="18"/>
                </w:rPr>
                <w:delText>-60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01C7E3B" w14:textId="1648AC68" w:rsidR="00CC3C13" w:rsidRPr="00CC3C13" w:rsidDel="003C316A" w:rsidRDefault="00CC3C13">
            <w:pPr>
              <w:spacing w:after="0" w:line="276" w:lineRule="auto"/>
              <w:jc w:val="right"/>
              <w:rPr>
                <w:del w:id="5572" w:author="Alotaibi, Raed" w:date="2019-07-12T12:52:00Z"/>
                <w:rFonts w:eastAsia="Times New Roman" w:cstheme="minorHAnsi"/>
                <w:color w:val="000000"/>
                <w:sz w:val="18"/>
                <w:szCs w:val="18"/>
              </w:rPr>
              <w:pPrChange w:id="5573" w:author="Alotaibi, Raed" w:date="2019-07-15T13:58:00Z">
                <w:pPr>
                  <w:spacing w:after="0" w:line="240" w:lineRule="auto"/>
                  <w:jc w:val="right"/>
                </w:pPr>
              </w:pPrChange>
            </w:pPr>
            <w:del w:id="557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238450" w14:textId="24C7BDEA" w:rsidR="00CC3C13" w:rsidRPr="00CC3C13" w:rsidDel="003C316A" w:rsidRDefault="00CC3C13">
            <w:pPr>
              <w:spacing w:after="0" w:line="276" w:lineRule="auto"/>
              <w:jc w:val="right"/>
              <w:rPr>
                <w:del w:id="5575" w:author="Alotaibi, Raed" w:date="2019-07-12T12:52:00Z"/>
                <w:rFonts w:eastAsia="Times New Roman" w:cstheme="minorHAnsi"/>
                <w:color w:val="000000"/>
                <w:sz w:val="18"/>
                <w:szCs w:val="18"/>
              </w:rPr>
              <w:pPrChange w:id="5576" w:author="Alotaibi, Raed" w:date="2019-07-15T13:58:00Z">
                <w:pPr>
                  <w:spacing w:after="0" w:line="240" w:lineRule="auto"/>
                  <w:jc w:val="right"/>
                </w:pPr>
              </w:pPrChange>
            </w:pPr>
            <w:del w:id="5577"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D97B39A" w14:textId="6DCE35A1" w:rsidR="00CC3C13" w:rsidRPr="00CC3C13" w:rsidDel="003C316A" w:rsidRDefault="00CC3C13">
            <w:pPr>
              <w:spacing w:after="0" w:line="276" w:lineRule="auto"/>
              <w:jc w:val="right"/>
              <w:rPr>
                <w:del w:id="5578" w:author="Alotaibi, Raed" w:date="2019-07-12T12:52:00Z"/>
                <w:rFonts w:eastAsia="Times New Roman" w:cstheme="minorHAnsi"/>
                <w:color w:val="000000"/>
                <w:sz w:val="18"/>
                <w:szCs w:val="18"/>
              </w:rPr>
              <w:pPrChange w:id="5579" w:author="Alotaibi, Raed" w:date="2019-07-15T13:58:00Z">
                <w:pPr>
                  <w:spacing w:after="0" w:line="240" w:lineRule="auto"/>
                  <w:jc w:val="right"/>
                </w:pPr>
              </w:pPrChange>
            </w:pPr>
            <w:del w:id="5580"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D1D9D0" w14:textId="2E9C1396" w:rsidR="00CC3C13" w:rsidRPr="00CC3C13" w:rsidDel="003C316A" w:rsidRDefault="00CC3C13">
            <w:pPr>
              <w:spacing w:after="0" w:line="276" w:lineRule="auto"/>
              <w:jc w:val="right"/>
              <w:rPr>
                <w:del w:id="5581" w:author="Alotaibi, Raed" w:date="2019-07-12T12:52:00Z"/>
                <w:rFonts w:eastAsia="Times New Roman" w:cstheme="minorHAnsi"/>
                <w:color w:val="000000"/>
                <w:sz w:val="18"/>
                <w:szCs w:val="18"/>
              </w:rPr>
              <w:pPrChange w:id="5582" w:author="Alotaibi, Raed" w:date="2019-07-15T13:58:00Z">
                <w:pPr>
                  <w:spacing w:after="0" w:line="240" w:lineRule="auto"/>
                  <w:jc w:val="right"/>
                </w:pPr>
              </w:pPrChange>
            </w:pPr>
            <w:del w:id="5583"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0546710C" w14:textId="19A9EA15" w:rsidTr="00CC3C13">
        <w:trPr>
          <w:trHeight w:val="247"/>
          <w:jc w:val="center"/>
          <w:del w:id="55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F583B0D" w14:textId="32E81559" w:rsidR="00CC3C13" w:rsidRPr="003453AB" w:rsidDel="003C316A" w:rsidRDefault="00CC3C13">
            <w:pPr>
              <w:spacing w:after="0" w:line="276" w:lineRule="auto"/>
              <w:rPr>
                <w:del w:id="5585" w:author="Alotaibi, Raed" w:date="2019-07-12T12:52:00Z"/>
                <w:rFonts w:eastAsia="Times New Roman" w:cstheme="minorHAnsi"/>
                <w:b/>
                <w:bCs/>
                <w:color w:val="000000"/>
                <w:sz w:val="18"/>
                <w:szCs w:val="18"/>
              </w:rPr>
              <w:pPrChange w:id="5586" w:author="Alotaibi, Raed" w:date="2019-07-15T13:58:00Z">
                <w:pPr>
                  <w:spacing w:after="0" w:line="240" w:lineRule="auto"/>
                </w:pPr>
              </w:pPrChange>
            </w:pPr>
            <w:del w:id="5587" w:author="Alotaibi, Raed" w:date="2019-07-12T12:52:00Z">
              <w:r w:rsidRPr="003453AB" w:rsidDel="003C316A">
                <w:rPr>
                  <w:rFonts w:eastAsia="Times New Roman" w:cstheme="minorHAnsi"/>
                  <w:b/>
                  <w:bCs/>
                  <w:color w:val="000000"/>
                  <w:sz w:val="18"/>
                  <w:szCs w:val="18"/>
                </w:rPr>
                <w:delText>Texas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6DE4288" w14:textId="0C87C7BC" w:rsidR="00CC3C13" w:rsidRPr="003453AB" w:rsidDel="003C316A" w:rsidRDefault="00CC3C13">
            <w:pPr>
              <w:spacing w:after="0" w:line="276" w:lineRule="auto"/>
              <w:jc w:val="right"/>
              <w:rPr>
                <w:del w:id="5588" w:author="Alotaibi, Raed" w:date="2019-07-12T12:52:00Z"/>
                <w:rFonts w:eastAsia="Times New Roman" w:cstheme="minorHAnsi"/>
                <w:color w:val="000000"/>
                <w:sz w:val="18"/>
                <w:szCs w:val="18"/>
              </w:rPr>
              <w:pPrChange w:id="5589" w:author="Alotaibi, Raed" w:date="2019-07-15T13:58:00Z">
                <w:pPr>
                  <w:spacing w:after="0" w:line="240" w:lineRule="auto"/>
                  <w:jc w:val="right"/>
                </w:pPr>
              </w:pPrChange>
            </w:pPr>
            <w:del w:id="5590" w:author="Alotaibi, Raed" w:date="2019-07-12T12:52:00Z">
              <w:r w:rsidRPr="003453AB" w:rsidDel="003C316A">
                <w:rPr>
                  <w:rFonts w:eastAsia="Times New Roman" w:cstheme="minorHAnsi"/>
                  <w:color w:val="000000"/>
                  <w:sz w:val="18"/>
                  <w:szCs w:val="18"/>
                </w:rPr>
                <w:delText>74,100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AB346D" w14:textId="500626F3" w:rsidR="00CC3C13" w:rsidRPr="003453AB" w:rsidDel="003C316A" w:rsidRDefault="00CC3C13">
            <w:pPr>
              <w:spacing w:after="0" w:line="276" w:lineRule="auto"/>
              <w:jc w:val="right"/>
              <w:rPr>
                <w:del w:id="5591" w:author="Alotaibi, Raed" w:date="2019-07-12T12:52:00Z"/>
                <w:rFonts w:eastAsia="Times New Roman" w:cstheme="minorHAnsi"/>
                <w:color w:val="000000"/>
                <w:sz w:val="18"/>
                <w:szCs w:val="18"/>
              </w:rPr>
              <w:pPrChange w:id="5592" w:author="Alotaibi, Raed" w:date="2019-07-15T13:58:00Z">
                <w:pPr>
                  <w:spacing w:after="0" w:line="240" w:lineRule="auto"/>
                  <w:jc w:val="right"/>
                </w:pPr>
              </w:pPrChange>
            </w:pPr>
            <w:del w:id="5593" w:author="Alotaibi, Raed" w:date="2019-07-12T12:52:00Z">
              <w:r w:rsidRPr="003453AB" w:rsidDel="003C316A">
                <w:rPr>
                  <w:rFonts w:eastAsia="Times New Roman" w:cstheme="minorHAnsi"/>
                  <w:color w:val="000000"/>
                  <w:sz w:val="18"/>
                  <w:szCs w:val="18"/>
                </w:rPr>
                <w:delText>10,700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E06E4FB" w14:textId="17112633" w:rsidR="00CC3C13" w:rsidRPr="003453AB" w:rsidDel="003C316A" w:rsidRDefault="00CC3C13">
            <w:pPr>
              <w:spacing w:after="0" w:line="276" w:lineRule="auto"/>
              <w:jc w:val="right"/>
              <w:rPr>
                <w:del w:id="5594" w:author="Alotaibi, Raed" w:date="2019-07-12T12:52:00Z"/>
                <w:rFonts w:eastAsia="Times New Roman" w:cstheme="minorHAnsi"/>
                <w:color w:val="000000"/>
                <w:sz w:val="18"/>
                <w:szCs w:val="18"/>
              </w:rPr>
              <w:pPrChange w:id="5595" w:author="Alotaibi, Raed" w:date="2019-07-15T13:58:00Z">
                <w:pPr>
                  <w:spacing w:after="0" w:line="240" w:lineRule="auto"/>
                  <w:jc w:val="right"/>
                </w:pPr>
              </w:pPrChange>
            </w:pPr>
            <w:del w:id="5596" w:author="Alotaibi, Raed" w:date="2019-07-12T12:52:00Z">
              <w:r w:rsidRPr="003453AB" w:rsidDel="003C316A">
                <w:rPr>
                  <w:rFonts w:eastAsia="Times New Roman" w:cstheme="minorHAnsi"/>
                  <w:color w:val="000000"/>
                  <w:sz w:val="18"/>
                  <w:szCs w:val="18"/>
                </w:rPr>
                <w:delText>14.4%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98B518A" w14:textId="07F337EA" w:rsidR="00CC3C13" w:rsidRPr="003453AB" w:rsidDel="003C316A" w:rsidRDefault="00CC3C13">
            <w:pPr>
              <w:spacing w:after="0" w:line="276" w:lineRule="auto"/>
              <w:jc w:val="right"/>
              <w:rPr>
                <w:del w:id="5597" w:author="Alotaibi, Raed" w:date="2019-07-12T12:52:00Z"/>
                <w:rFonts w:eastAsia="Times New Roman" w:cstheme="minorHAnsi"/>
                <w:color w:val="000000"/>
                <w:sz w:val="18"/>
                <w:szCs w:val="18"/>
              </w:rPr>
              <w:pPrChange w:id="5598" w:author="Alotaibi, Raed" w:date="2019-07-15T13:58:00Z">
                <w:pPr>
                  <w:spacing w:after="0" w:line="240" w:lineRule="auto"/>
                  <w:jc w:val="right"/>
                </w:pPr>
              </w:pPrChange>
            </w:pPr>
            <w:del w:id="5599" w:author="Alotaibi, Raed" w:date="2019-07-12T12:52:00Z">
              <w:r w:rsidRPr="003453AB" w:rsidDel="003C316A">
                <w:rPr>
                  <w:rFonts w:eastAsia="Times New Roman" w:cstheme="minorHAnsi"/>
                  <w:color w:val="000000"/>
                  <w:sz w:val="18"/>
                  <w:szCs w:val="18"/>
                </w:rPr>
                <w:delText>99,100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C40B99" w14:textId="18B4C721" w:rsidR="00CC3C13" w:rsidRPr="003453AB" w:rsidDel="003C316A" w:rsidRDefault="00CC3C13">
            <w:pPr>
              <w:spacing w:after="0" w:line="276" w:lineRule="auto"/>
              <w:jc w:val="right"/>
              <w:rPr>
                <w:del w:id="5600" w:author="Alotaibi, Raed" w:date="2019-07-12T12:52:00Z"/>
                <w:rFonts w:eastAsia="Times New Roman" w:cstheme="minorHAnsi"/>
                <w:color w:val="000000"/>
                <w:sz w:val="18"/>
                <w:szCs w:val="18"/>
              </w:rPr>
              <w:pPrChange w:id="5601" w:author="Alotaibi, Raed" w:date="2019-07-15T13:58:00Z">
                <w:pPr>
                  <w:spacing w:after="0" w:line="240" w:lineRule="auto"/>
                  <w:jc w:val="right"/>
                </w:pPr>
              </w:pPrChange>
            </w:pPr>
            <w:del w:id="5602" w:author="Alotaibi, Raed" w:date="2019-07-12T12:52:00Z">
              <w:r w:rsidRPr="003453AB" w:rsidDel="003C316A">
                <w:rPr>
                  <w:rFonts w:eastAsia="Times New Roman" w:cstheme="minorHAnsi"/>
                  <w:color w:val="000000"/>
                  <w:sz w:val="18"/>
                  <w:szCs w:val="18"/>
                </w:rPr>
                <w:delText>14,320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FDDF26" w14:textId="6A47FC86" w:rsidR="00CC3C13" w:rsidRPr="003453AB" w:rsidDel="003C316A" w:rsidRDefault="00CC3C13">
            <w:pPr>
              <w:spacing w:after="0" w:line="276" w:lineRule="auto"/>
              <w:jc w:val="right"/>
              <w:rPr>
                <w:del w:id="5603" w:author="Alotaibi, Raed" w:date="2019-07-12T12:52:00Z"/>
                <w:rFonts w:eastAsia="Times New Roman" w:cstheme="minorHAnsi"/>
                <w:color w:val="000000"/>
                <w:sz w:val="18"/>
                <w:szCs w:val="18"/>
              </w:rPr>
              <w:pPrChange w:id="5604" w:author="Alotaibi, Raed" w:date="2019-07-15T13:58:00Z">
                <w:pPr>
                  <w:spacing w:after="0" w:line="240" w:lineRule="auto"/>
                  <w:jc w:val="right"/>
                </w:pPr>
              </w:pPrChange>
            </w:pPr>
            <w:del w:id="5605"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566844E" w14:textId="7AE9CDB3" w:rsidR="00CC3C13" w:rsidRPr="00CC3C13" w:rsidDel="003C316A" w:rsidRDefault="00CC3C13">
            <w:pPr>
              <w:spacing w:after="0" w:line="276" w:lineRule="auto"/>
              <w:jc w:val="right"/>
              <w:rPr>
                <w:del w:id="5606" w:author="Alotaibi, Raed" w:date="2019-07-12T12:52:00Z"/>
                <w:rFonts w:eastAsia="Times New Roman" w:cstheme="minorHAnsi"/>
                <w:color w:val="000000"/>
                <w:sz w:val="18"/>
                <w:szCs w:val="18"/>
              </w:rPr>
              <w:pPrChange w:id="5607" w:author="Alotaibi, Raed" w:date="2019-07-15T13:58:00Z">
                <w:pPr>
                  <w:spacing w:after="0" w:line="240" w:lineRule="auto"/>
                  <w:jc w:val="right"/>
                </w:pPr>
              </w:pPrChange>
            </w:pPr>
            <w:del w:id="5608" w:author="Alotaibi, Raed" w:date="2019-07-12T12:52:00Z">
              <w:r w:rsidRPr="00CC3C13" w:rsidDel="003C316A">
                <w:rPr>
                  <w:rFonts w:ascii="Calibri" w:hAnsi="Calibri" w:cs="Calibri"/>
                  <w:color w:val="000000"/>
                  <w:sz w:val="18"/>
                  <w:szCs w:val="18"/>
                </w:rPr>
                <w:delText>25,000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8EE7377" w14:textId="7456F355" w:rsidR="00CC3C13" w:rsidRPr="00CC3C13" w:rsidDel="003C316A" w:rsidRDefault="00CC3C13">
            <w:pPr>
              <w:spacing w:after="0" w:line="276" w:lineRule="auto"/>
              <w:jc w:val="right"/>
              <w:rPr>
                <w:del w:id="5609" w:author="Alotaibi, Raed" w:date="2019-07-12T12:52:00Z"/>
                <w:rFonts w:eastAsia="Times New Roman" w:cstheme="minorHAnsi"/>
                <w:color w:val="000000"/>
                <w:sz w:val="18"/>
                <w:szCs w:val="18"/>
              </w:rPr>
              <w:pPrChange w:id="5610" w:author="Alotaibi, Raed" w:date="2019-07-15T13:58:00Z">
                <w:pPr>
                  <w:spacing w:after="0" w:line="240" w:lineRule="auto"/>
                  <w:jc w:val="right"/>
                </w:pPr>
              </w:pPrChange>
            </w:pPr>
            <w:del w:id="5611" w:author="Alotaibi, Raed" w:date="2019-07-12T12:52:00Z">
              <w:r w:rsidRPr="00CC3C13" w:rsidDel="003C316A">
                <w:rPr>
                  <w:rFonts w:ascii="Calibri" w:hAnsi="Calibri" w:cs="Calibri"/>
                  <w:color w:val="000000"/>
                  <w:sz w:val="18"/>
                  <w:szCs w:val="18"/>
                </w:rPr>
                <w:delText>3,620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ED04883" w14:textId="18635693" w:rsidR="00CC3C13" w:rsidRPr="00CC3C13" w:rsidDel="003C316A" w:rsidRDefault="00CC3C13">
            <w:pPr>
              <w:spacing w:after="0" w:line="276" w:lineRule="auto"/>
              <w:jc w:val="right"/>
              <w:rPr>
                <w:del w:id="5612" w:author="Alotaibi, Raed" w:date="2019-07-12T12:52:00Z"/>
                <w:rFonts w:eastAsia="Times New Roman" w:cstheme="minorHAnsi"/>
                <w:color w:val="000000"/>
                <w:sz w:val="18"/>
                <w:szCs w:val="18"/>
              </w:rPr>
              <w:pPrChange w:id="5613" w:author="Alotaibi, Raed" w:date="2019-07-15T13:58:00Z">
                <w:pPr>
                  <w:spacing w:after="0" w:line="240" w:lineRule="auto"/>
                  <w:jc w:val="right"/>
                </w:pPr>
              </w:pPrChange>
            </w:pPr>
            <w:del w:id="561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7AB0D7" w14:textId="452C7E2D" w:rsidR="00CC3C13" w:rsidRPr="00CC3C13" w:rsidDel="003C316A" w:rsidRDefault="00CC3C13">
            <w:pPr>
              <w:spacing w:after="0" w:line="276" w:lineRule="auto"/>
              <w:jc w:val="right"/>
              <w:rPr>
                <w:del w:id="5615" w:author="Alotaibi, Raed" w:date="2019-07-12T12:52:00Z"/>
                <w:rFonts w:eastAsia="Times New Roman" w:cstheme="minorHAnsi"/>
                <w:color w:val="000000"/>
                <w:sz w:val="18"/>
                <w:szCs w:val="18"/>
              </w:rPr>
              <w:pPrChange w:id="5616" w:author="Alotaibi, Raed" w:date="2019-07-15T13:58:00Z">
                <w:pPr>
                  <w:spacing w:after="0" w:line="240" w:lineRule="auto"/>
                  <w:jc w:val="right"/>
                </w:pPr>
              </w:pPrChange>
            </w:pPr>
            <w:del w:id="5617" w:author="Alotaibi, Raed" w:date="2019-07-12T12:52:00Z">
              <w:r w:rsidRPr="00CC3C13" w:rsidDel="003C316A">
                <w:rPr>
                  <w:rFonts w:ascii="Calibri" w:hAnsi="Calibri" w:cs="Calibri"/>
                  <w:color w:val="000000"/>
                  <w:sz w:val="18"/>
                  <w:szCs w:val="18"/>
                </w:rPr>
                <w:delText>33.7%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8DF0D7C" w14:textId="0674B511" w:rsidR="00CC3C13" w:rsidRPr="00CC3C13" w:rsidDel="003C316A" w:rsidRDefault="00CC3C13">
            <w:pPr>
              <w:spacing w:after="0" w:line="276" w:lineRule="auto"/>
              <w:jc w:val="right"/>
              <w:rPr>
                <w:del w:id="5618" w:author="Alotaibi, Raed" w:date="2019-07-12T12:52:00Z"/>
                <w:rFonts w:eastAsia="Times New Roman" w:cstheme="minorHAnsi"/>
                <w:color w:val="000000"/>
                <w:sz w:val="18"/>
                <w:szCs w:val="18"/>
              </w:rPr>
              <w:pPrChange w:id="5619" w:author="Alotaibi, Raed" w:date="2019-07-15T13:58:00Z">
                <w:pPr>
                  <w:spacing w:after="0" w:line="240" w:lineRule="auto"/>
                  <w:jc w:val="right"/>
                </w:pPr>
              </w:pPrChange>
            </w:pPr>
            <w:del w:id="5620" w:author="Alotaibi, Raed" w:date="2019-07-12T12:52:00Z">
              <w:r w:rsidRPr="00CC3C13" w:rsidDel="003C316A">
                <w:rPr>
                  <w:rFonts w:ascii="Calibri" w:hAnsi="Calibri" w:cs="Calibri"/>
                  <w:color w:val="000000"/>
                  <w:sz w:val="18"/>
                  <w:szCs w:val="18"/>
                </w:rPr>
                <w:delText>33.8%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0151EAC" w14:textId="7B3E21F7" w:rsidR="00CC3C13" w:rsidRPr="00CC3C13" w:rsidDel="003C316A" w:rsidRDefault="00CC3C13">
            <w:pPr>
              <w:spacing w:after="0" w:line="276" w:lineRule="auto"/>
              <w:jc w:val="right"/>
              <w:rPr>
                <w:del w:id="5621" w:author="Alotaibi, Raed" w:date="2019-07-12T12:52:00Z"/>
                <w:rFonts w:eastAsia="Times New Roman" w:cstheme="minorHAnsi"/>
                <w:color w:val="000000"/>
                <w:sz w:val="18"/>
                <w:szCs w:val="18"/>
              </w:rPr>
              <w:pPrChange w:id="5622" w:author="Alotaibi, Raed" w:date="2019-07-15T13:58:00Z">
                <w:pPr>
                  <w:spacing w:after="0" w:line="240" w:lineRule="auto"/>
                  <w:jc w:val="right"/>
                </w:pPr>
              </w:pPrChange>
            </w:pPr>
            <w:del w:id="5623"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584C2EF6" w14:textId="6E87FFE2" w:rsidTr="00CC3C13">
        <w:trPr>
          <w:trHeight w:val="247"/>
          <w:jc w:val="center"/>
          <w:del w:id="56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A6B948D" w14:textId="2685EA18" w:rsidR="00CC3C13" w:rsidRPr="003453AB" w:rsidDel="003C316A" w:rsidRDefault="00CC3C13">
            <w:pPr>
              <w:spacing w:after="0" w:line="276" w:lineRule="auto"/>
              <w:rPr>
                <w:del w:id="5625" w:author="Alotaibi, Raed" w:date="2019-07-12T12:52:00Z"/>
                <w:rFonts w:eastAsia="Times New Roman" w:cstheme="minorHAnsi"/>
                <w:b/>
                <w:bCs/>
                <w:color w:val="000000"/>
                <w:sz w:val="18"/>
                <w:szCs w:val="18"/>
              </w:rPr>
              <w:pPrChange w:id="5626" w:author="Alotaibi, Raed" w:date="2019-07-15T13:58:00Z">
                <w:pPr>
                  <w:spacing w:after="0" w:line="240" w:lineRule="auto"/>
                </w:pPr>
              </w:pPrChange>
            </w:pPr>
            <w:del w:id="5627" w:author="Alotaibi, Raed" w:date="2019-07-12T12:52:00Z">
              <w:r w:rsidRPr="003453AB" w:rsidDel="003C316A">
                <w:rPr>
                  <w:rFonts w:eastAsia="Times New Roman" w:cstheme="minorHAnsi"/>
                  <w:b/>
                  <w:bCs/>
                  <w:color w:val="000000"/>
                  <w:sz w:val="18"/>
                  <w:szCs w:val="18"/>
                </w:rPr>
                <w:delText>Utah</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C2ED219" w14:textId="7A72529D" w:rsidR="00CC3C13" w:rsidRPr="003453AB" w:rsidDel="003C316A" w:rsidRDefault="00CC3C13">
            <w:pPr>
              <w:spacing w:after="0" w:line="276" w:lineRule="auto"/>
              <w:jc w:val="right"/>
              <w:rPr>
                <w:del w:id="5628" w:author="Alotaibi, Raed" w:date="2019-07-12T12:52:00Z"/>
                <w:rFonts w:eastAsia="Times New Roman" w:cstheme="minorHAnsi"/>
                <w:color w:val="000000"/>
                <w:sz w:val="18"/>
                <w:szCs w:val="18"/>
              </w:rPr>
              <w:pPrChange w:id="5629" w:author="Alotaibi, Raed" w:date="2019-07-15T13:58:00Z">
                <w:pPr>
                  <w:spacing w:after="0" w:line="240" w:lineRule="auto"/>
                  <w:jc w:val="right"/>
                </w:pPr>
              </w:pPrChange>
            </w:pPr>
            <w:del w:id="5630" w:author="Alotaibi, Raed" w:date="2019-07-12T12:52:00Z">
              <w:r w:rsidRPr="003453AB" w:rsidDel="003C316A">
                <w:rPr>
                  <w:rFonts w:eastAsia="Times New Roman" w:cstheme="minorHAnsi"/>
                  <w:color w:val="000000"/>
                  <w:sz w:val="18"/>
                  <w:szCs w:val="18"/>
                </w:rPr>
                <w:delText>9,400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B3EB9B5" w14:textId="0ED83E36" w:rsidR="00CC3C13" w:rsidRPr="003453AB" w:rsidDel="003C316A" w:rsidRDefault="00CC3C13">
            <w:pPr>
              <w:spacing w:after="0" w:line="276" w:lineRule="auto"/>
              <w:jc w:val="right"/>
              <w:rPr>
                <w:del w:id="5631" w:author="Alotaibi, Raed" w:date="2019-07-12T12:52:00Z"/>
                <w:rFonts w:eastAsia="Times New Roman" w:cstheme="minorHAnsi"/>
                <w:color w:val="000000"/>
                <w:sz w:val="18"/>
                <w:szCs w:val="18"/>
              </w:rPr>
              <w:pPrChange w:id="5632" w:author="Alotaibi, Raed" w:date="2019-07-15T13:58:00Z">
                <w:pPr>
                  <w:spacing w:after="0" w:line="240" w:lineRule="auto"/>
                  <w:jc w:val="right"/>
                </w:pPr>
              </w:pPrChange>
            </w:pPr>
            <w:del w:id="5633" w:author="Alotaibi, Raed" w:date="2019-07-12T12:52:00Z">
              <w:r w:rsidRPr="003453AB" w:rsidDel="003C316A">
                <w:rPr>
                  <w:rFonts w:eastAsia="Times New Roman" w:cstheme="minorHAnsi"/>
                  <w:color w:val="000000"/>
                  <w:sz w:val="18"/>
                  <w:szCs w:val="18"/>
                </w:rPr>
                <w:delText>1,900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0675089" w14:textId="18D743C2" w:rsidR="00CC3C13" w:rsidRPr="003453AB" w:rsidDel="003C316A" w:rsidRDefault="00CC3C13">
            <w:pPr>
              <w:spacing w:after="0" w:line="276" w:lineRule="auto"/>
              <w:jc w:val="right"/>
              <w:rPr>
                <w:del w:id="5634" w:author="Alotaibi, Raed" w:date="2019-07-12T12:52:00Z"/>
                <w:rFonts w:eastAsia="Times New Roman" w:cstheme="minorHAnsi"/>
                <w:color w:val="000000"/>
                <w:sz w:val="18"/>
                <w:szCs w:val="18"/>
              </w:rPr>
              <w:pPrChange w:id="5635" w:author="Alotaibi, Raed" w:date="2019-07-15T13:58:00Z">
                <w:pPr>
                  <w:spacing w:after="0" w:line="240" w:lineRule="auto"/>
                  <w:jc w:val="right"/>
                </w:pPr>
              </w:pPrChange>
            </w:pPr>
            <w:del w:id="5636" w:author="Alotaibi, Raed" w:date="2019-07-12T12:52:00Z">
              <w:r w:rsidRPr="003453AB" w:rsidDel="003C316A">
                <w:rPr>
                  <w:rFonts w:eastAsia="Times New Roman" w:cstheme="minorHAnsi"/>
                  <w:color w:val="000000"/>
                  <w:sz w:val="18"/>
                  <w:szCs w:val="18"/>
                </w:rPr>
                <w:delText>20.2%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689744F" w14:textId="154F2E6A" w:rsidR="00CC3C13" w:rsidRPr="003453AB" w:rsidDel="003C316A" w:rsidRDefault="00CC3C13">
            <w:pPr>
              <w:spacing w:after="0" w:line="276" w:lineRule="auto"/>
              <w:jc w:val="right"/>
              <w:rPr>
                <w:del w:id="5637" w:author="Alotaibi, Raed" w:date="2019-07-12T12:52:00Z"/>
                <w:rFonts w:eastAsia="Times New Roman" w:cstheme="minorHAnsi"/>
                <w:color w:val="000000"/>
                <w:sz w:val="18"/>
                <w:szCs w:val="18"/>
              </w:rPr>
              <w:pPrChange w:id="5638" w:author="Alotaibi, Raed" w:date="2019-07-15T13:58:00Z">
                <w:pPr>
                  <w:spacing w:after="0" w:line="240" w:lineRule="auto"/>
                  <w:jc w:val="right"/>
                </w:pPr>
              </w:pPrChange>
            </w:pPr>
            <w:del w:id="5639" w:author="Alotaibi, Raed" w:date="2019-07-12T12:52:00Z">
              <w:r w:rsidRPr="003453AB" w:rsidDel="003C316A">
                <w:rPr>
                  <w:rFonts w:eastAsia="Times New Roman" w:cstheme="minorHAnsi"/>
                  <w:color w:val="000000"/>
                  <w:sz w:val="18"/>
                  <w:szCs w:val="18"/>
                </w:rPr>
                <w:delText>8,100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23FBAB0" w14:textId="19B4502F" w:rsidR="00CC3C13" w:rsidRPr="003453AB" w:rsidDel="003C316A" w:rsidRDefault="00CC3C13">
            <w:pPr>
              <w:spacing w:after="0" w:line="276" w:lineRule="auto"/>
              <w:jc w:val="right"/>
              <w:rPr>
                <w:del w:id="5640" w:author="Alotaibi, Raed" w:date="2019-07-12T12:52:00Z"/>
                <w:rFonts w:eastAsia="Times New Roman" w:cstheme="minorHAnsi"/>
                <w:color w:val="000000"/>
                <w:sz w:val="18"/>
                <w:szCs w:val="18"/>
              </w:rPr>
              <w:pPrChange w:id="5641" w:author="Alotaibi, Raed" w:date="2019-07-15T13:58:00Z">
                <w:pPr>
                  <w:spacing w:after="0" w:line="240" w:lineRule="auto"/>
                  <w:jc w:val="right"/>
                </w:pPr>
              </w:pPrChange>
            </w:pPr>
            <w:del w:id="5642" w:author="Alotaibi, Raed" w:date="2019-07-12T12:52:00Z">
              <w:r w:rsidRPr="003453AB" w:rsidDel="003C316A">
                <w:rPr>
                  <w:rFonts w:eastAsia="Times New Roman" w:cstheme="minorHAnsi"/>
                  <w:color w:val="000000"/>
                  <w:sz w:val="18"/>
                  <w:szCs w:val="18"/>
                </w:rPr>
                <w:delText>1,670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1E9D06C" w14:textId="3574CCFA" w:rsidR="00CC3C13" w:rsidRPr="003453AB" w:rsidDel="003C316A" w:rsidRDefault="00CC3C13">
            <w:pPr>
              <w:spacing w:after="0" w:line="276" w:lineRule="auto"/>
              <w:jc w:val="right"/>
              <w:rPr>
                <w:del w:id="5643" w:author="Alotaibi, Raed" w:date="2019-07-12T12:52:00Z"/>
                <w:rFonts w:eastAsia="Times New Roman" w:cstheme="minorHAnsi"/>
                <w:color w:val="000000"/>
                <w:sz w:val="18"/>
                <w:szCs w:val="18"/>
              </w:rPr>
              <w:pPrChange w:id="5644" w:author="Alotaibi, Raed" w:date="2019-07-15T13:58:00Z">
                <w:pPr>
                  <w:spacing w:after="0" w:line="240" w:lineRule="auto"/>
                  <w:jc w:val="right"/>
                </w:pPr>
              </w:pPrChange>
            </w:pPr>
            <w:del w:id="5645" w:author="Alotaibi, Raed" w:date="2019-07-12T12:52:00Z">
              <w:r w:rsidRPr="003453AB" w:rsidDel="003C316A">
                <w:rPr>
                  <w:rFonts w:eastAsia="Times New Roman" w:cstheme="minorHAnsi"/>
                  <w:color w:val="000000"/>
                  <w:sz w:val="18"/>
                  <w:szCs w:val="18"/>
                </w:rPr>
                <w:delText>20.6%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1ED9AF2" w14:textId="5B7522E0" w:rsidR="00CC3C13" w:rsidRPr="00CC3C13" w:rsidDel="003C316A" w:rsidRDefault="00CC3C13">
            <w:pPr>
              <w:spacing w:after="0" w:line="276" w:lineRule="auto"/>
              <w:jc w:val="right"/>
              <w:rPr>
                <w:del w:id="5646" w:author="Alotaibi, Raed" w:date="2019-07-12T12:52:00Z"/>
                <w:rFonts w:eastAsia="Times New Roman" w:cstheme="minorHAnsi"/>
                <w:color w:val="000000"/>
                <w:sz w:val="18"/>
                <w:szCs w:val="18"/>
              </w:rPr>
              <w:pPrChange w:id="5647" w:author="Alotaibi, Raed" w:date="2019-07-15T13:58:00Z">
                <w:pPr>
                  <w:spacing w:after="0" w:line="240" w:lineRule="auto"/>
                  <w:jc w:val="right"/>
                </w:pPr>
              </w:pPrChange>
            </w:pPr>
            <w:del w:id="5648" w:author="Alotaibi, Raed" w:date="2019-07-12T12:52:00Z">
              <w:r w:rsidRPr="00CC3C13" w:rsidDel="003C316A">
                <w:rPr>
                  <w:rFonts w:ascii="Calibri" w:hAnsi="Calibri" w:cs="Calibri"/>
                  <w:color w:val="000000"/>
                  <w:sz w:val="18"/>
                  <w:szCs w:val="18"/>
                </w:rPr>
                <w:delText>-1,300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5E1C57" w14:textId="08BA0011" w:rsidR="00CC3C13" w:rsidRPr="00CC3C13" w:rsidDel="003C316A" w:rsidRDefault="00CC3C13">
            <w:pPr>
              <w:spacing w:after="0" w:line="276" w:lineRule="auto"/>
              <w:jc w:val="right"/>
              <w:rPr>
                <w:del w:id="5649" w:author="Alotaibi, Raed" w:date="2019-07-12T12:52:00Z"/>
                <w:rFonts w:eastAsia="Times New Roman" w:cstheme="minorHAnsi"/>
                <w:color w:val="000000"/>
                <w:sz w:val="18"/>
                <w:szCs w:val="18"/>
              </w:rPr>
              <w:pPrChange w:id="5650" w:author="Alotaibi, Raed" w:date="2019-07-15T13:58:00Z">
                <w:pPr>
                  <w:spacing w:after="0" w:line="240" w:lineRule="auto"/>
                  <w:jc w:val="right"/>
                </w:pPr>
              </w:pPrChange>
            </w:pPr>
            <w:del w:id="5651" w:author="Alotaibi, Raed" w:date="2019-07-12T12:52:00Z">
              <w:r w:rsidRPr="00CC3C13" w:rsidDel="003C316A">
                <w:rPr>
                  <w:rFonts w:ascii="Calibri" w:hAnsi="Calibri" w:cs="Calibri"/>
                  <w:color w:val="000000"/>
                  <w:sz w:val="18"/>
                  <w:szCs w:val="18"/>
                </w:rPr>
                <w:delText>-230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C721B0F" w14:textId="5E9B00C5" w:rsidR="00CC3C13" w:rsidRPr="00CC3C13" w:rsidDel="003C316A" w:rsidRDefault="00CC3C13">
            <w:pPr>
              <w:spacing w:after="0" w:line="276" w:lineRule="auto"/>
              <w:jc w:val="right"/>
              <w:rPr>
                <w:del w:id="5652" w:author="Alotaibi, Raed" w:date="2019-07-12T12:52:00Z"/>
                <w:rFonts w:eastAsia="Times New Roman" w:cstheme="minorHAnsi"/>
                <w:color w:val="000000"/>
                <w:sz w:val="18"/>
                <w:szCs w:val="18"/>
              </w:rPr>
              <w:pPrChange w:id="5653" w:author="Alotaibi, Raed" w:date="2019-07-15T13:58:00Z">
                <w:pPr>
                  <w:spacing w:after="0" w:line="240" w:lineRule="auto"/>
                  <w:jc w:val="right"/>
                </w:pPr>
              </w:pPrChange>
            </w:pPr>
            <w:del w:id="5654"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84E60B" w14:textId="7D2DC958" w:rsidR="00CC3C13" w:rsidRPr="00CC3C13" w:rsidDel="003C316A" w:rsidRDefault="00CC3C13">
            <w:pPr>
              <w:spacing w:after="0" w:line="276" w:lineRule="auto"/>
              <w:jc w:val="right"/>
              <w:rPr>
                <w:del w:id="5655" w:author="Alotaibi, Raed" w:date="2019-07-12T12:52:00Z"/>
                <w:rFonts w:eastAsia="Times New Roman" w:cstheme="minorHAnsi"/>
                <w:color w:val="000000"/>
                <w:sz w:val="18"/>
                <w:szCs w:val="18"/>
              </w:rPr>
              <w:pPrChange w:id="5656" w:author="Alotaibi, Raed" w:date="2019-07-15T13:58:00Z">
                <w:pPr>
                  <w:spacing w:after="0" w:line="240" w:lineRule="auto"/>
                  <w:jc w:val="right"/>
                </w:pPr>
              </w:pPrChange>
            </w:pPr>
            <w:del w:id="5657" w:author="Alotaibi, Raed" w:date="2019-07-12T12:52:00Z">
              <w:r w:rsidRPr="00CC3C13" w:rsidDel="003C316A">
                <w:rPr>
                  <w:rFonts w:ascii="Calibri" w:hAnsi="Calibri" w:cs="Calibri"/>
                  <w:color w:val="000000"/>
                  <w:sz w:val="18"/>
                  <w:szCs w:val="18"/>
                </w:rPr>
                <w:delText>-13.8%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579F470" w14:textId="61234C5B" w:rsidR="00CC3C13" w:rsidRPr="00CC3C13" w:rsidDel="003C316A" w:rsidRDefault="00CC3C13">
            <w:pPr>
              <w:spacing w:after="0" w:line="276" w:lineRule="auto"/>
              <w:jc w:val="right"/>
              <w:rPr>
                <w:del w:id="5658" w:author="Alotaibi, Raed" w:date="2019-07-12T12:52:00Z"/>
                <w:rFonts w:eastAsia="Times New Roman" w:cstheme="minorHAnsi"/>
                <w:color w:val="000000"/>
                <w:sz w:val="18"/>
                <w:szCs w:val="18"/>
              </w:rPr>
              <w:pPrChange w:id="5659" w:author="Alotaibi, Raed" w:date="2019-07-15T13:58:00Z">
                <w:pPr>
                  <w:spacing w:after="0" w:line="240" w:lineRule="auto"/>
                  <w:jc w:val="right"/>
                </w:pPr>
              </w:pPrChange>
            </w:pPr>
            <w:del w:id="5660" w:author="Alotaibi, Raed" w:date="2019-07-12T12:52:00Z">
              <w:r w:rsidRPr="00CC3C13" w:rsidDel="003C316A">
                <w:rPr>
                  <w:rFonts w:ascii="Calibri" w:hAnsi="Calibri" w:cs="Calibri"/>
                  <w:color w:val="000000"/>
                  <w:sz w:val="18"/>
                  <w:szCs w:val="18"/>
                </w:rPr>
                <w:delText>-12.1%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A32841" w14:textId="6A9B9AA1" w:rsidR="00CC3C13" w:rsidRPr="00CC3C13" w:rsidDel="003C316A" w:rsidRDefault="00CC3C13">
            <w:pPr>
              <w:spacing w:after="0" w:line="276" w:lineRule="auto"/>
              <w:jc w:val="right"/>
              <w:rPr>
                <w:del w:id="5661" w:author="Alotaibi, Raed" w:date="2019-07-12T12:52:00Z"/>
                <w:rFonts w:eastAsia="Times New Roman" w:cstheme="minorHAnsi"/>
                <w:color w:val="000000"/>
                <w:sz w:val="18"/>
                <w:szCs w:val="18"/>
              </w:rPr>
              <w:pPrChange w:id="5662" w:author="Alotaibi, Raed" w:date="2019-07-15T13:58:00Z">
                <w:pPr>
                  <w:spacing w:after="0" w:line="240" w:lineRule="auto"/>
                  <w:jc w:val="right"/>
                </w:pPr>
              </w:pPrChange>
            </w:pPr>
            <w:del w:id="5663" w:author="Alotaibi, Raed" w:date="2019-07-12T12:52:00Z">
              <w:r w:rsidRPr="00CC3C13" w:rsidDel="003C316A">
                <w:rPr>
                  <w:rFonts w:ascii="Calibri" w:hAnsi="Calibri" w:cs="Calibri"/>
                  <w:color w:val="000000"/>
                  <w:sz w:val="18"/>
                  <w:szCs w:val="18"/>
                </w:rPr>
                <w:delText>2.0%</w:delText>
              </w:r>
            </w:del>
          </w:p>
        </w:tc>
      </w:tr>
      <w:tr w:rsidR="00CC3C13" w:rsidRPr="003453AB" w:rsidDel="003C316A" w14:paraId="65674116" w14:textId="556641DE" w:rsidTr="00CC3C13">
        <w:trPr>
          <w:trHeight w:val="247"/>
          <w:jc w:val="center"/>
          <w:del w:id="56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DB27C0A" w14:textId="7270626E" w:rsidR="00CC3C13" w:rsidRPr="003453AB" w:rsidDel="003C316A" w:rsidRDefault="00CC3C13">
            <w:pPr>
              <w:spacing w:after="0" w:line="276" w:lineRule="auto"/>
              <w:rPr>
                <w:del w:id="5665" w:author="Alotaibi, Raed" w:date="2019-07-12T12:52:00Z"/>
                <w:rFonts w:eastAsia="Times New Roman" w:cstheme="minorHAnsi"/>
                <w:b/>
                <w:bCs/>
                <w:color w:val="000000"/>
                <w:sz w:val="18"/>
                <w:szCs w:val="18"/>
              </w:rPr>
              <w:pPrChange w:id="5666" w:author="Alotaibi, Raed" w:date="2019-07-15T13:58:00Z">
                <w:pPr>
                  <w:spacing w:after="0" w:line="240" w:lineRule="auto"/>
                </w:pPr>
              </w:pPrChange>
            </w:pPr>
            <w:del w:id="5667" w:author="Alotaibi, Raed" w:date="2019-07-12T12:52:00Z">
              <w:r w:rsidRPr="003453AB" w:rsidDel="003C316A">
                <w:rPr>
                  <w:rFonts w:eastAsia="Times New Roman" w:cstheme="minorHAnsi"/>
                  <w:b/>
                  <w:bCs/>
                  <w:color w:val="000000"/>
                  <w:sz w:val="18"/>
                  <w:szCs w:val="18"/>
                </w:rPr>
                <w:delText>Vermont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34D8252" w14:textId="5C7D145D" w:rsidR="00CC3C13" w:rsidRPr="003453AB" w:rsidDel="003C316A" w:rsidRDefault="00CC3C13">
            <w:pPr>
              <w:spacing w:after="0" w:line="276" w:lineRule="auto"/>
              <w:jc w:val="right"/>
              <w:rPr>
                <w:del w:id="5668" w:author="Alotaibi, Raed" w:date="2019-07-12T12:52:00Z"/>
                <w:rFonts w:eastAsia="Times New Roman" w:cstheme="minorHAnsi"/>
                <w:color w:val="000000"/>
                <w:sz w:val="18"/>
                <w:szCs w:val="18"/>
              </w:rPr>
              <w:pPrChange w:id="5669" w:author="Alotaibi, Raed" w:date="2019-07-15T13:58:00Z">
                <w:pPr>
                  <w:spacing w:after="0" w:line="240" w:lineRule="auto"/>
                  <w:jc w:val="right"/>
                </w:pPr>
              </w:pPrChange>
            </w:pPr>
            <w:del w:id="5670" w:author="Alotaibi, Raed" w:date="2019-07-12T12:52:00Z">
              <w:r w:rsidRPr="003453AB" w:rsidDel="003C316A">
                <w:rPr>
                  <w:rFonts w:eastAsia="Times New Roman" w:cstheme="minorHAnsi"/>
                  <w:color w:val="000000"/>
                  <w:sz w:val="18"/>
                  <w:szCs w:val="18"/>
                </w:rPr>
                <w:delText>1,400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8D52D7" w14:textId="45831E1C" w:rsidR="00CC3C13" w:rsidRPr="003453AB" w:rsidDel="003C316A" w:rsidRDefault="00CC3C13">
            <w:pPr>
              <w:spacing w:after="0" w:line="276" w:lineRule="auto"/>
              <w:jc w:val="right"/>
              <w:rPr>
                <w:del w:id="5671" w:author="Alotaibi, Raed" w:date="2019-07-12T12:52:00Z"/>
                <w:rFonts w:eastAsia="Times New Roman" w:cstheme="minorHAnsi"/>
                <w:color w:val="000000"/>
                <w:sz w:val="18"/>
                <w:szCs w:val="18"/>
              </w:rPr>
              <w:pPrChange w:id="5672" w:author="Alotaibi, Raed" w:date="2019-07-15T13:58:00Z">
                <w:pPr>
                  <w:spacing w:after="0" w:line="240" w:lineRule="auto"/>
                  <w:jc w:val="right"/>
                </w:pPr>
              </w:pPrChange>
            </w:pPr>
            <w:del w:id="5673"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AFCDC9" w14:textId="5226E858" w:rsidR="00CC3C13" w:rsidRPr="003453AB" w:rsidDel="003C316A" w:rsidRDefault="00CC3C13">
            <w:pPr>
              <w:spacing w:after="0" w:line="276" w:lineRule="auto"/>
              <w:jc w:val="right"/>
              <w:rPr>
                <w:del w:id="5674" w:author="Alotaibi, Raed" w:date="2019-07-12T12:52:00Z"/>
                <w:rFonts w:eastAsia="Times New Roman" w:cstheme="minorHAnsi"/>
                <w:color w:val="000000"/>
                <w:sz w:val="18"/>
                <w:szCs w:val="18"/>
              </w:rPr>
              <w:pPrChange w:id="5675" w:author="Alotaibi, Raed" w:date="2019-07-15T13:58:00Z">
                <w:pPr>
                  <w:spacing w:after="0" w:line="240" w:lineRule="auto"/>
                  <w:jc w:val="right"/>
                </w:pPr>
              </w:pPrChange>
            </w:pPr>
            <w:del w:id="5676" w:author="Alotaibi, Raed" w:date="2019-07-12T12:52:00Z">
              <w:r w:rsidRPr="003453AB" w:rsidDel="003C316A">
                <w:rPr>
                  <w:rFonts w:eastAsia="Times New Roman" w:cstheme="minorHAnsi"/>
                  <w:color w:val="000000"/>
                  <w:sz w:val="18"/>
                  <w:szCs w:val="18"/>
                </w:rPr>
                <w:delText>7.1%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2765D07" w14:textId="39AC5F72" w:rsidR="00CC3C13" w:rsidRPr="003453AB" w:rsidDel="003C316A" w:rsidRDefault="00CC3C13">
            <w:pPr>
              <w:spacing w:after="0" w:line="276" w:lineRule="auto"/>
              <w:jc w:val="right"/>
              <w:rPr>
                <w:del w:id="5677" w:author="Alotaibi, Raed" w:date="2019-07-12T12:52:00Z"/>
                <w:rFonts w:eastAsia="Times New Roman" w:cstheme="minorHAnsi"/>
                <w:color w:val="000000"/>
                <w:sz w:val="18"/>
                <w:szCs w:val="18"/>
              </w:rPr>
              <w:pPrChange w:id="5678" w:author="Alotaibi, Raed" w:date="2019-07-15T13:58:00Z">
                <w:pPr>
                  <w:spacing w:after="0" w:line="240" w:lineRule="auto"/>
                  <w:jc w:val="right"/>
                </w:pPr>
              </w:pPrChange>
            </w:pPr>
            <w:del w:id="5679" w:author="Alotaibi, Raed" w:date="2019-07-12T12:52:00Z">
              <w:r w:rsidRPr="003453AB" w:rsidDel="003C316A">
                <w:rPr>
                  <w:rFonts w:eastAsia="Times New Roman" w:cstheme="minorHAnsi"/>
                  <w:color w:val="000000"/>
                  <w:sz w:val="18"/>
                  <w:szCs w:val="18"/>
                </w:rPr>
                <w:delText>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1DBBA8B" w14:textId="24D66C56" w:rsidR="00CC3C13" w:rsidRPr="003453AB" w:rsidDel="003C316A" w:rsidRDefault="00CC3C13">
            <w:pPr>
              <w:spacing w:after="0" w:line="276" w:lineRule="auto"/>
              <w:jc w:val="right"/>
              <w:rPr>
                <w:del w:id="5680" w:author="Alotaibi, Raed" w:date="2019-07-12T12:52:00Z"/>
                <w:rFonts w:eastAsia="Times New Roman" w:cstheme="minorHAnsi"/>
                <w:color w:val="000000"/>
                <w:sz w:val="18"/>
                <w:szCs w:val="18"/>
              </w:rPr>
              <w:pPrChange w:id="5681" w:author="Alotaibi, Raed" w:date="2019-07-15T13:58:00Z">
                <w:pPr>
                  <w:spacing w:after="0" w:line="240" w:lineRule="auto"/>
                  <w:jc w:val="right"/>
                </w:pPr>
              </w:pPrChange>
            </w:pPr>
            <w:del w:id="5682" w:author="Alotaibi, Raed" w:date="2019-07-12T12:52:00Z">
              <w:r w:rsidRPr="003453AB" w:rsidDel="003C316A">
                <w:rPr>
                  <w:rFonts w:eastAsia="Times New Roman" w:cstheme="minorHAnsi"/>
                  <w:color w:val="000000"/>
                  <w:sz w:val="18"/>
                  <w:szCs w:val="18"/>
                </w:rPr>
                <w:delText>130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5906102" w14:textId="5106E380" w:rsidR="00CC3C13" w:rsidRPr="003453AB" w:rsidDel="003C316A" w:rsidRDefault="00CC3C13">
            <w:pPr>
              <w:spacing w:after="0" w:line="276" w:lineRule="auto"/>
              <w:jc w:val="right"/>
              <w:rPr>
                <w:del w:id="5683" w:author="Alotaibi, Raed" w:date="2019-07-12T12:52:00Z"/>
                <w:rFonts w:eastAsia="Times New Roman" w:cstheme="minorHAnsi"/>
                <w:color w:val="000000"/>
                <w:sz w:val="18"/>
                <w:szCs w:val="18"/>
              </w:rPr>
              <w:pPrChange w:id="5684" w:author="Alotaibi, Raed" w:date="2019-07-15T13:58:00Z">
                <w:pPr>
                  <w:spacing w:after="0" w:line="240" w:lineRule="auto"/>
                  <w:jc w:val="right"/>
                </w:pPr>
              </w:pPrChange>
            </w:pPr>
            <w:del w:id="5685" w:author="Alotaibi, Raed" w:date="2019-07-12T12:52:00Z">
              <w:r w:rsidRPr="003453AB" w:rsidDel="003C316A">
                <w:rPr>
                  <w:rFonts w:eastAsia="Times New Roman" w:cstheme="minorHAnsi"/>
                  <w:color w:val="000000"/>
                  <w:sz w:val="18"/>
                  <w:szCs w:val="18"/>
                </w:rPr>
                <w:delText>10.0%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EE63C9A" w14:textId="4AA67EDA" w:rsidR="00CC3C13" w:rsidRPr="00CC3C13" w:rsidDel="003C316A" w:rsidRDefault="00CC3C13">
            <w:pPr>
              <w:spacing w:after="0" w:line="276" w:lineRule="auto"/>
              <w:jc w:val="right"/>
              <w:rPr>
                <w:del w:id="5686" w:author="Alotaibi, Raed" w:date="2019-07-12T12:52:00Z"/>
                <w:rFonts w:eastAsia="Times New Roman" w:cstheme="minorHAnsi"/>
                <w:color w:val="000000"/>
                <w:sz w:val="18"/>
                <w:szCs w:val="18"/>
              </w:rPr>
              <w:pPrChange w:id="5687" w:author="Alotaibi, Raed" w:date="2019-07-15T13:58:00Z">
                <w:pPr>
                  <w:spacing w:after="0" w:line="240" w:lineRule="auto"/>
                  <w:jc w:val="right"/>
                </w:pPr>
              </w:pPrChange>
            </w:pPr>
            <w:del w:id="568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AFC699" w14:textId="456AD192" w:rsidR="00CC3C13" w:rsidRPr="00CC3C13" w:rsidDel="003C316A" w:rsidRDefault="00CC3C13">
            <w:pPr>
              <w:spacing w:after="0" w:line="276" w:lineRule="auto"/>
              <w:jc w:val="right"/>
              <w:rPr>
                <w:del w:id="5689" w:author="Alotaibi, Raed" w:date="2019-07-12T12:52:00Z"/>
                <w:rFonts w:eastAsia="Times New Roman" w:cstheme="minorHAnsi"/>
                <w:color w:val="000000"/>
                <w:sz w:val="18"/>
                <w:szCs w:val="18"/>
              </w:rPr>
              <w:pPrChange w:id="5690" w:author="Alotaibi, Raed" w:date="2019-07-15T13:58:00Z">
                <w:pPr>
                  <w:spacing w:after="0" w:line="240" w:lineRule="auto"/>
                  <w:jc w:val="right"/>
                </w:pPr>
              </w:pPrChange>
            </w:pPr>
            <w:del w:id="5691"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F62AF94" w14:textId="6C761EAE" w:rsidR="00CC3C13" w:rsidRPr="00CC3C13" w:rsidDel="003C316A" w:rsidRDefault="00CC3C13">
            <w:pPr>
              <w:spacing w:after="0" w:line="276" w:lineRule="auto"/>
              <w:jc w:val="right"/>
              <w:rPr>
                <w:del w:id="5692" w:author="Alotaibi, Raed" w:date="2019-07-12T12:52:00Z"/>
                <w:rFonts w:eastAsia="Times New Roman" w:cstheme="minorHAnsi"/>
                <w:color w:val="000000"/>
                <w:sz w:val="18"/>
                <w:szCs w:val="18"/>
              </w:rPr>
              <w:pPrChange w:id="5693" w:author="Alotaibi, Raed" w:date="2019-07-15T13:58:00Z">
                <w:pPr>
                  <w:spacing w:after="0" w:line="240" w:lineRule="auto"/>
                  <w:jc w:val="right"/>
                </w:pPr>
              </w:pPrChange>
            </w:pPr>
            <w:del w:id="5694" w:author="Alotaibi, Raed" w:date="2019-07-12T12:52:00Z">
              <w:r w:rsidRPr="00CC3C13" w:rsidDel="003C316A">
                <w:rPr>
                  <w:rFonts w:ascii="Calibri" w:hAnsi="Calibri" w:cs="Calibri"/>
                  <w:color w:val="000000"/>
                  <w:sz w:val="18"/>
                  <w:szCs w:val="18"/>
                </w:rPr>
                <w:delText>2.9%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F68BFE" w14:textId="03ADED23" w:rsidR="00CC3C13" w:rsidRPr="00CC3C13" w:rsidDel="003C316A" w:rsidRDefault="00CC3C13">
            <w:pPr>
              <w:spacing w:after="0" w:line="276" w:lineRule="auto"/>
              <w:jc w:val="right"/>
              <w:rPr>
                <w:del w:id="5695" w:author="Alotaibi, Raed" w:date="2019-07-12T12:52:00Z"/>
                <w:rFonts w:eastAsia="Times New Roman" w:cstheme="minorHAnsi"/>
                <w:color w:val="000000"/>
                <w:sz w:val="18"/>
                <w:szCs w:val="18"/>
              </w:rPr>
              <w:pPrChange w:id="5696" w:author="Alotaibi, Raed" w:date="2019-07-15T13:58:00Z">
                <w:pPr>
                  <w:spacing w:after="0" w:line="240" w:lineRule="auto"/>
                  <w:jc w:val="right"/>
                </w:pPr>
              </w:pPrChange>
            </w:pPr>
            <w:del w:id="5697" w:author="Alotaibi, Raed" w:date="2019-07-12T12:52:00Z">
              <w:r w:rsidRPr="00CC3C13" w:rsidDel="003C316A">
                <w:rPr>
                  <w:rFonts w:ascii="Calibri" w:hAnsi="Calibri" w:cs="Calibri"/>
                  <w:color w:val="000000"/>
                  <w:sz w:val="18"/>
                  <w:szCs w:val="18"/>
                </w:rPr>
                <w:delText>-7.1%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8657733" w14:textId="3B4EEE7B" w:rsidR="00CC3C13" w:rsidRPr="00CC3C13" w:rsidDel="003C316A" w:rsidRDefault="00CC3C13">
            <w:pPr>
              <w:spacing w:after="0" w:line="276" w:lineRule="auto"/>
              <w:jc w:val="right"/>
              <w:rPr>
                <w:del w:id="5698" w:author="Alotaibi, Raed" w:date="2019-07-12T12:52:00Z"/>
                <w:rFonts w:eastAsia="Times New Roman" w:cstheme="minorHAnsi"/>
                <w:color w:val="000000"/>
                <w:sz w:val="18"/>
                <w:szCs w:val="18"/>
              </w:rPr>
              <w:pPrChange w:id="5699" w:author="Alotaibi, Raed" w:date="2019-07-15T13:58:00Z">
                <w:pPr>
                  <w:spacing w:after="0" w:line="240" w:lineRule="auto"/>
                  <w:jc w:val="right"/>
                </w:pPr>
              </w:pPrChange>
            </w:pPr>
            <w:del w:id="5700"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79AB6E5" w14:textId="7F64B44F" w:rsidR="00CC3C13" w:rsidRPr="00CC3C13" w:rsidDel="003C316A" w:rsidRDefault="00CC3C13">
            <w:pPr>
              <w:spacing w:after="0" w:line="276" w:lineRule="auto"/>
              <w:jc w:val="right"/>
              <w:rPr>
                <w:del w:id="5701" w:author="Alotaibi, Raed" w:date="2019-07-12T12:52:00Z"/>
                <w:rFonts w:eastAsia="Times New Roman" w:cstheme="minorHAnsi"/>
                <w:color w:val="000000"/>
                <w:sz w:val="18"/>
                <w:szCs w:val="18"/>
              </w:rPr>
              <w:pPrChange w:id="5702" w:author="Alotaibi, Raed" w:date="2019-07-15T13:58:00Z">
                <w:pPr>
                  <w:spacing w:after="0" w:line="240" w:lineRule="auto"/>
                  <w:jc w:val="right"/>
                </w:pPr>
              </w:pPrChange>
            </w:pPr>
            <w:del w:id="5703" w:author="Alotaibi, Raed" w:date="2019-07-12T12:52:00Z">
              <w:r w:rsidRPr="00CC3C13" w:rsidDel="003C316A">
                <w:rPr>
                  <w:rFonts w:ascii="Calibri" w:hAnsi="Calibri" w:cs="Calibri"/>
                  <w:color w:val="000000"/>
                  <w:sz w:val="18"/>
                  <w:szCs w:val="18"/>
                </w:rPr>
                <w:delText>40.0%</w:delText>
              </w:r>
            </w:del>
          </w:p>
        </w:tc>
      </w:tr>
      <w:tr w:rsidR="00CC3C13" w:rsidRPr="003453AB" w:rsidDel="003C316A" w14:paraId="156615D9" w14:textId="636258BD" w:rsidTr="00CC3C13">
        <w:trPr>
          <w:trHeight w:val="247"/>
          <w:jc w:val="center"/>
          <w:del w:id="57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538D749" w14:textId="4EF9D590" w:rsidR="00CC3C13" w:rsidRPr="003453AB" w:rsidDel="003C316A" w:rsidRDefault="00CC3C13">
            <w:pPr>
              <w:spacing w:after="0" w:line="276" w:lineRule="auto"/>
              <w:rPr>
                <w:del w:id="5705" w:author="Alotaibi, Raed" w:date="2019-07-12T12:52:00Z"/>
                <w:rFonts w:eastAsia="Times New Roman" w:cstheme="minorHAnsi"/>
                <w:b/>
                <w:bCs/>
                <w:color w:val="000000"/>
                <w:sz w:val="18"/>
                <w:szCs w:val="18"/>
              </w:rPr>
              <w:pPrChange w:id="5706" w:author="Alotaibi, Raed" w:date="2019-07-15T13:58:00Z">
                <w:pPr>
                  <w:spacing w:after="0" w:line="240" w:lineRule="auto"/>
                </w:pPr>
              </w:pPrChange>
            </w:pPr>
            <w:del w:id="5707" w:author="Alotaibi, Raed" w:date="2019-07-12T12:52:00Z">
              <w:r w:rsidRPr="003453AB" w:rsidDel="003C316A">
                <w:rPr>
                  <w:rFonts w:eastAsia="Times New Roman" w:cstheme="minorHAnsi"/>
                  <w:b/>
                  <w:bCs/>
                  <w:color w:val="000000"/>
                  <w:sz w:val="18"/>
                  <w:szCs w:val="18"/>
                </w:rPr>
                <w:delText>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0A7F3BF" w14:textId="6182CF13" w:rsidR="00CC3C13" w:rsidRPr="003453AB" w:rsidDel="003C316A" w:rsidRDefault="00CC3C13">
            <w:pPr>
              <w:spacing w:after="0" w:line="276" w:lineRule="auto"/>
              <w:jc w:val="right"/>
              <w:rPr>
                <w:del w:id="5708" w:author="Alotaibi, Raed" w:date="2019-07-12T12:52:00Z"/>
                <w:rFonts w:eastAsia="Times New Roman" w:cstheme="minorHAnsi"/>
                <w:color w:val="000000"/>
                <w:sz w:val="18"/>
                <w:szCs w:val="18"/>
              </w:rPr>
              <w:pPrChange w:id="5709" w:author="Alotaibi, Raed" w:date="2019-07-15T13:58:00Z">
                <w:pPr>
                  <w:spacing w:after="0" w:line="240" w:lineRule="auto"/>
                  <w:jc w:val="right"/>
                </w:pPr>
              </w:pPrChange>
            </w:pPr>
            <w:del w:id="5710" w:author="Alotaibi, Raed" w:date="2019-07-12T12:52:00Z">
              <w:r w:rsidRPr="003453AB" w:rsidDel="003C316A">
                <w:rPr>
                  <w:rFonts w:eastAsia="Times New Roman" w:cstheme="minorHAnsi"/>
                  <w:color w:val="000000"/>
                  <w:sz w:val="18"/>
                  <w:szCs w:val="18"/>
                </w:rPr>
                <w:delText>20,000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63EB344" w14:textId="5B4B939A" w:rsidR="00CC3C13" w:rsidRPr="003453AB" w:rsidDel="003C316A" w:rsidRDefault="00CC3C13">
            <w:pPr>
              <w:spacing w:after="0" w:line="276" w:lineRule="auto"/>
              <w:jc w:val="right"/>
              <w:rPr>
                <w:del w:id="5711" w:author="Alotaibi, Raed" w:date="2019-07-12T12:52:00Z"/>
                <w:rFonts w:eastAsia="Times New Roman" w:cstheme="minorHAnsi"/>
                <w:color w:val="000000"/>
                <w:sz w:val="18"/>
                <w:szCs w:val="18"/>
              </w:rPr>
              <w:pPrChange w:id="5712" w:author="Alotaibi, Raed" w:date="2019-07-15T13:58:00Z">
                <w:pPr>
                  <w:spacing w:after="0" w:line="240" w:lineRule="auto"/>
                  <w:jc w:val="right"/>
                </w:pPr>
              </w:pPrChange>
            </w:pPr>
            <w:del w:id="5713" w:author="Alotaibi, Raed" w:date="2019-07-12T12:52:00Z">
              <w:r w:rsidRPr="003453AB" w:rsidDel="003C316A">
                <w:rPr>
                  <w:rFonts w:eastAsia="Times New Roman" w:cstheme="minorHAnsi"/>
                  <w:color w:val="000000"/>
                  <w:sz w:val="18"/>
                  <w:szCs w:val="18"/>
                </w:rPr>
                <w:delText>3,400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6FF91E" w14:textId="7D6A6F28" w:rsidR="00CC3C13" w:rsidRPr="003453AB" w:rsidDel="003C316A" w:rsidRDefault="00CC3C13">
            <w:pPr>
              <w:spacing w:after="0" w:line="276" w:lineRule="auto"/>
              <w:jc w:val="right"/>
              <w:rPr>
                <w:del w:id="5714" w:author="Alotaibi, Raed" w:date="2019-07-12T12:52:00Z"/>
                <w:rFonts w:eastAsia="Times New Roman" w:cstheme="minorHAnsi"/>
                <w:color w:val="000000"/>
                <w:sz w:val="18"/>
                <w:szCs w:val="18"/>
              </w:rPr>
              <w:pPrChange w:id="5715" w:author="Alotaibi, Raed" w:date="2019-07-15T13:58:00Z">
                <w:pPr>
                  <w:spacing w:after="0" w:line="240" w:lineRule="auto"/>
                  <w:jc w:val="right"/>
                </w:pPr>
              </w:pPrChange>
            </w:pPr>
            <w:del w:id="5716" w:author="Alotaibi, Raed" w:date="2019-07-12T12:52:00Z">
              <w:r w:rsidRPr="003453AB" w:rsidDel="003C316A">
                <w:rPr>
                  <w:rFonts w:eastAsia="Times New Roman" w:cstheme="minorHAnsi"/>
                  <w:color w:val="000000"/>
                  <w:sz w:val="18"/>
                  <w:szCs w:val="18"/>
                </w:rPr>
                <w:delText>17.0%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8B4BD54" w14:textId="7737472A" w:rsidR="00CC3C13" w:rsidRPr="003453AB" w:rsidDel="003C316A" w:rsidRDefault="00CC3C13">
            <w:pPr>
              <w:spacing w:after="0" w:line="276" w:lineRule="auto"/>
              <w:jc w:val="right"/>
              <w:rPr>
                <w:del w:id="5717" w:author="Alotaibi, Raed" w:date="2019-07-12T12:52:00Z"/>
                <w:rFonts w:eastAsia="Times New Roman" w:cstheme="minorHAnsi"/>
                <w:color w:val="000000"/>
                <w:sz w:val="18"/>
                <w:szCs w:val="18"/>
              </w:rPr>
              <w:pPrChange w:id="5718" w:author="Alotaibi, Raed" w:date="2019-07-15T13:58:00Z">
                <w:pPr>
                  <w:spacing w:after="0" w:line="240" w:lineRule="auto"/>
                  <w:jc w:val="right"/>
                </w:pPr>
              </w:pPrChange>
            </w:pPr>
            <w:del w:id="5719" w:author="Alotaibi, Raed" w:date="2019-07-12T12:52:00Z">
              <w:r w:rsidRPr="003453AB" w:rsidDel="003C316A">
                <w:rPr>
                  <w:rFonts w:eastAsia="Times New Roman" w:cstheme="minorHAnsi"/>
                  <w:color w:val="000000"/>
                  <w:sz w:val="18"/>
                  <w:szCs w:val="18"/>
                </w:rPr>
                <w:delText>19,400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D019A7" w14:textId="1EB21D5B" w:rsidR="00CC3C13" w:rsidRPr="003453AB" w:rsidDel="003C316A" w:rsidRDefault="00CC3C13">
            <w:pPr>
              <w:spacing w:after="0" w:line="276" w:lineRule="auto"/>
              <w:jc w:val="right"/>
              <w:rPr>
                <w:del w:id="5720" w:author="Alotaibi, Raed" w:date="2019-07-12T12:52:00Z"/>
                <w:rFonts w:eastAsia="Times New Roman" w:cstheme="minorHAnsi"/>
                <w:color w:val="000000"/>
                <w:sz w:val="18"/>
                <w:szCs w:val="18"/>
              </w:rPr>
              <w:pPrChange w:id="5721" w:author="Alotaibi, Raed" w:date="2019-07-15T13:58:00Z">
                <w:pPr>
                  <w:spacing w:after="0" w:line="240" w:lineRule="auto"/>
                  <w:jc w:val="right"/>
                </w:pPr>
              </w:pPrChange>
            </w:pPr>
            <w:del w:id="5722" w:author="Alotaibi, Raed" w:date="2019-07-12T12:52:00Z">
              <w:r w:rsidRPr="003453AB" w:rsidDel="003C316A">
                <w:rPr>
                  <w:rFonts w:eastAsia="Times New Roman" w:cstheme="minorHAnsi"/>
                  <w:color w:val="000000"/>
                  <w:sz w:val="18"/>
                  <w:szCs w:val="18"/>
                </w:rPr>
                <w:delText>3,320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2750937" w14:textId="321CF2B8" w:rsidR="00CC3C13" w:rsidRPr="003453AB" w:rsidDel="003C316A" w:rsidRDefault="00CC3C13">
            <w:pPr>
              <w:spacing w:after="0" w:line="276" w:lineRule="auto"/>
              <w:jc w:val="right"/>
              <w:rPr>
                <w:del w:id="5723" w:author="Alotaibi, Raed" w:date="2019-07-12T12:52:00Z"/>
                <w:rFonts w:eastAsia="Times New Roman" w:cstheme="minorHAnsi"/>
                <w:color w:val="000000"/>
                <w:sz w:val="18"/>
                <w:szCs w:val="18"/>
              </w:rPr>
              <w:pPrChange w:id="5724" w:author="Alotaibi, Raed" w:date="2019-07-15T13:58:00Z">
                <w:pPr>
                  <w:spacing w:after="0" w:line="240" w:lineRule="auto"/>
                  <w:jc w:val="right"/>
                </w:pPr>
              </w:pPrChange>
            </w:pPr>
            <w:del w:id="5725"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EF4BE3" w14:textId="3A291873" w:rsidR="00CC3C13" w:rsidRPr="00CC3C13" w:rsidDel="003C316A" w:rsidRDefault="00CC3C13">
            <w:pPr>
              <w:spacing w:after="0" w:line="276" w:lineRule="auto"/>
              <w:jc w:val="right"/>
              <w:rPr>
                <w:del w:id="5726" w:author="Alotaibi, Raed" w:date="2019-07-12T12:52:00Z"/>
                <w:rFonts w:eastAsia="Times New Roman" w:cstheme="minorHAnsi"/>
                <w:color w:val="000000"/>
                <w:sz w:val="18"/>
                <w:szCs w:val="18"/>
              </w:rPr>
              <w:pPrChange w:id="5727" w:author="Alotaibi, Raed" w:date="2019-07-15T13:58:00Z">
                <w:pPr>
                  <w:spacing w:after="0" w:line="240" w:lineRule="auto"/>
                  <w:jc w:val="right"/>
                </w:pPr>
              </w:pPrChange>
            </w:pPr>
            <w:del w:id="5728"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D3F1330" w14:textId="564E4B02" w:rsidR="00CC3C13" w:rsidRPr="00CC3C13" w:rsidDel="003C316A" w:rsidRDefault="00CC3C13">
            <w:pPr>
              <w:spacing w:after="0" w:line="276" w:lineRule="auto"/>
              <w:jc w:val="right"/>
              <w:rPr>
                <w:del w:id="5729" w:author="Alotaibi, Raed" w:date="2019-07-12T12:52:00Z"/>
                <w:rFonts w:eastAsia="Times New Roman" w:cstheme="minorHAnsi"/>
                <w:color w:val="000000"/>
                <w:sz w:val="18"/>
                <w:szCs w:val="18"/>
              </w:rPr>
              <w:pPrChange w:id="5730" w:author="Alotaibi, Raed" w:date="2019-07-15T13:58:00Z">
                <w:pPr>
                  <w:spacing w:after="0" w:line="240" w:lineRule="auto"/>
                  <w:jc w:val="right"/>
                </w:pPr>
              </w:pPrChange>
            </w:pPr>
            <w:del w:id="5731" w:author="Alotaibi, Raed" w:date="2019-07-12T12:52:00Z">
              <w:r w:rsidRPr="00CC3C13" w:rsidDel="003C316A">
                <w:rPr>
                  <w:rFonts w:ascii="Calibri" w:hAnsi="Calibri" w:cs="Calibri"/>
                  <w:color w:val="000000"/>
                  <w:sz w:val="18"/>
                  <w:szCs w:val="18"/>
                </w:rPr>
                <w:delText>-80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FFC77" w14:textId="6931542A" w:rsidR="00CC3C13" w:rsidRPr="00CC3C13" w:rsidDel="003C316A" w:rsidRDefault="00CC3C13">
            <w:pPr>
              <w:spacing w:after="0" w:line="276" w:lineRule="auto"/>
              <w:jc w:val="right"/>
              <w:rPr>
                <w:del w:id="5732" w:author="Alotaibi, Raed" w:date="2019-07-12T12:52:00Z"/>
                <w:rFonts w:eastAsia="Times New Roman" w:cstheme="minorHAnsi"/>
                <w:color w:val="000000"/>
                <w:sz w:val="18"/>
                <w:szCs w:val="18"/>
              </w:rPr>
              <w:pPrChange w:id="5733" w:author="Alotaibi, Raed" w:date="2019-07-15T13:58:00Z">
                <w:pPr>
                  <w:spacing w:after="0" w:line="240" w:lineRule="auto"/>
                  <w:jc w:val="right"/>
                </w:pPr>
              </w:pPrChange>
            </w:pPr>
            <w:del w:id="5734"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1154DE0" w14:textId="7955BDD3" w:rsidR="00CC3C13" w:rsidRPr="00CC3C13" w:rsidDel="003C316A" w:rsidRDefault="00CC3C13">
            <w:pPr>
              <w:spacing w:after="0" w:line="276" w:lineRule="auto"/>
              <w:jc w:val="right"/>
              <w:rPr>
                <w:del w:id="5735" w:author="Alotaibi, Raed" w:date="2019-07-12T12:52:00Z"/>
                <w:rFonts w:eastAsia="Times New Roman" w:cstheme="minorHAnsi"/>
                <w:color w:val="000000"/>
                <w:sz w:val="18"/>
                <w:szCs w:val="18"/>
              </w:rPr>
              <w:pPrChange w:id="5736" w:author="Alotaibi, Raed" w:date="2019-07-15T13:58:00Z">
                <w:pPr>
                  <w:spacing w:after="0" w:line="240" w:lineRule="auto"/>
                  <w:jc w:val="right"/>
                </w:pPr>
              </w:pPrChange>
            </w:pPr>
            <w:del w:id="5737" w:author="Alotaibi, Raed" w:date="2019-07-12T12:52:00Z">
              <w:r w:rsidRPr="00CC3C13" w:rsidDel="003C316A">
                <w:rPr>
                  <w:rFonts w:ascii="Calibri" w:hAnsi="Calibri" w:cs="Calibri"/>
                  <w:color w:val="000000"/>
                  <w:sz w:val="18"/>
                  <w:szCs w:val="18"/>
                </w:rPr>
                <w:delText>-3.0%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95972C1" w14:textId="2E5B06C0" w:rsidR="00CC3C13" w:rsidRPr="00CC3C13" w:rsidDel="003C316A" w:rsidRDefault="00CC3C13">
            <w:pPr>
              <w:spacing w:after="0" w:line="276" w:lineRule="auto"/>
              <w:jc w:val="right"/>
              <w:rPr>
                <w:del w:id="5738" w:author="Alotaibi, Raed" w:date="2019-07-12T12:52:00Z"/>
                <w:rFonts w:eastAsia="Times New Roman" w:cstheme="minorHAnsi"/>
                <w:color w:val="000000"/>
                <w:sz w:val="18"/>
                <w:szCs w:val="18"/>
              </w:rPr>
              <w:pPrChange w:id="5739" w:author="Alotaibi, Raed" w:date="2019-07-15T13:58:00Z">
                <w:pPr>
                  <w:spacing w:after="0" w:line="240" w:lineRule="auto"/>
                  <w:jc w:val="right"/>
                </w:pPr>
              </w:pPrChange>
            </w:pPr>
            <w:del w:id="5740"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7940A90" w14:textId="39D60A9F" w:rsidR="00CC3C13" w:rsidRPr="00CC3C13" w:rsidDel="003C316A" w:rsidRDefault="00CC3C13">
            <w:pPr>
              <w:spacing w:after="0" w:line="276" w:lineRule="auto"/>
              <w:jc w:val="right"/>
              <w:rPr>
                <w:del w:id="5741" w:author="Alotaibi, Raed" w:date="2019-07-12T12:52:00Z"/>
                <w:rFonts w:eastAsia="Times New Roman" w:cstheme="minorHAnsi"/>
                <w:color w:val="000000"/>
                <w:sz w:val="18"/>
                <w:szCs w:val="18"/>
              </w:rPr>
              <w:pPrChange w:id="5742" w:author="Alotaibi, Raed" w:date="2019-07-15T13:58:00Z">
                <w:pPr>
                  <w:spacing w:after="0" w:line="240" w:lineRule="auto"/>
                  <w:jc w:val="right"/>
                </w:pPr>
              </w:pPrChange>
            </w:pPr>
            <w:del w:id="5743"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3822CEB8" w14:textId="1FBD16FE" w:rsidTr="00CC3C13">
        <w:trPr>
          <w:trHeight w:val="247"/>
          <w:jc w:val="center"/>
          <w:del w:id="57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860F004" w14:textId="4EF348D7" w:rsidR="00CC3C13" w:rsidRPr="003453AB" w:rsidDel="003C316A" w:rsidRDefault="00CC3C13">
            <w:pPr>
              <w:spacing w:after="0" w:line="276" w:lineRule="auto"/>
              <w:rPr>
                <w:del w:id="5745" w:author="Alotaibi, Raed" w:date="2019-07-12T12:52:00Z"/>
                <w:rFonts w:eastAsia="Times New Roman" w:cstheme="minorHAnsi"/>
                <w:b/>
                <w:bCs/>
                <w:color w:val="000000"/>
                <w:sz w:val="18"/>
                <w:szCs w:val="18"/>
              </w:rPr>
              <w:pPrChange w:id="5746" w:author="Alotaibi, Raed" w:date="2019-07-15T13:58:00Z">
                <w:pPr>
                  <w:spacing w:after="0" w:line="240" w:lineRule="auto"/>
                </w:pPr>
              </w:pPrChange>
            </w:pPr>
            <w:del w:id="5747" w:author="Alotaibi, Raed" w:date="2019-07-12T12:52:00Z">
              <w:r w:rsidRPr="003453AB" w:rsidDel="003C316A">
                <w:rPr>
                  <w:rFonts w:eastAsia="Times New Roman" w:cstheme="minorHAnsi"/>
                  <w:b/>
                  <w:bCs/>
                  <w:color w:val="000000"/>
                  <w:sz w:val="18"/>
                  <w:szCs w:val="18"/>
                </w:rPr>
                <w:delText>Washington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9E47630" w14:textId="663E3572" w:rsidR="00CC3C13" w:rsidRPr="003453AB" w:rsidDel="003C316A" w:rsidRDefault="00CC3C13">
            <w:pPr>
              <w:spacing w:after="0" w:line="276" w:lineRule="auto"/>
              <w:jc w:val="right"/>
              <w:rPr>
                <w:del w:id="5748" w:author="Alotaibi, Raed" w:date="2019-07-12T12:52:00Z"/>
                <w:rFonts w:eastAsia="Times New Roman" w:cstheme="minorHAnsi"/>
                <w:color w:val="000000"/>
                <w:sz w:val="18"/>
                <w:szCs w:val="18"/>
              </w:rPr>
              <w:pPrChange w:id="5749" w:author="Alotaibi, Raed" w:date="2019-07-15T13:58:00Z">
                <w:pPr>
                  <w:spacing w:after="0" w:line="240" w:lineRule="auto"/>
                  <w:jc w:val="right"/>
                </w:pPr>
              </w:pPrChange>
            </w:pPr>
            <w:del w:id="5750" w:author="Alotaibi, Raed" w:date="2019-07-12T12:52:00Z">
              <w:r w:rsidRPr="003453AB" w:rsidDel="003C316A">
                <w:rPr>
                  <w:rFonts w:eastAsia="Times New Roman" w:cstheme="minorHAnsi"/>
                  <w:color w:val="000000"/>
                  <w:sz w:val="18"/>
                  <w:szCs w:val="18"/>
                </w:rPr>
                <w:delText>17,100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96D3C6" w14:textId="7B955258" w:rsidR="00CC3C13" w:rsidRPr="003453AB" w:rsidDel="003C316A" w:rsidRDefault="00CC3C13">
            <w:pPr>
              <w:spacing w:after="0" w:line="276" w:lineRule="auto"/>
              <w:jc w:val="right"/>
              <w:rPr>
                <w:del w:id="5751" w:author="Alotaibi, Raed" w:date="2019-07-12T12:52:00Z"/>
                <w:rFonts w:eastAsia="Times New Roman" w:cstheme="minorHAnsi"/>
                <w:color w:val="000000"/>
                <w:sz w:val="18"/>
                <w:szCs w:val="18"/>
              </w:rPr>
              <w:pPrChange w:id="5752" w:author="Alotaibi, Raed" w:date="2019-07-15T13:58:00Z">
                <w:pPr>
                  <w:spacing w:after="0" w:line="240" w:lineRule="auto"/>
                  <w:jc w:val="right"/>
                </w:pPr>
              </w:pPrChange>
            </w:pPr>
            <w:del w:id="5753" w:author="Alotaibi, Raed" w:date="2019-07-12T12:52:00Z">
              <w:r w:rsidRPr="003453AB" w:rsidDel="003C316A">
                <w:rPr>
                  <w:rFonts w:eastAsia="Times New Roman" w:cstheme="minorHAnsi"/>
                  <w:color w:val="000000"/>
                  <w:sz w:val="18"/>
                  <w:szCs w:val="18"/>
                </w:rPr>
                <w:delText>3,000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1471F94" w14:textId="2A84E472" w:rsidR="00CC3C13" w:rsidRPr="003453AB" w:rsidDel="003C316A" w:rsidRDefault="00CC3C13">
            <w:pPr>
              <w:spacing w:after="0" w:line="276" w:lineRule="auto"/>
              <w:jc w:val="right"/>
              <w:rPr>
                <w:del w:id="5754" w:author="Alotaibi, Raed" w:date="2019-07-12T12:52:00Z"/>
                <w:rFonts w:eastAsia="Times New Roman" w:cstheme="minorHAnsi"/>
                <w:color w:val="000000"/>
                <w:sz w:val="18"/>
                <w:szCs w:val="18"/>
              </w:rPr>
              <w:pPrChange w:id="5755" w:author="Alotaibi, Raed" w:date="2019-07-15T13:58:00Z">
                <w:pPr>
                  <w:spacing w:after="0" w:line="240" w:lineRule="auto"/>
                  <w:jc w:val="right"/>
                </w:pPr>
              </w:pPrChange>
            </w:pPr>
            <w:del w:id="5756" w:author="Alotaibi, Raed" w:date="2019-07-12T12:52:00Z">
              <w:r w:rsidRPr="003453AB" w:rsidDel="003C316A">
                <w:rPr>
                  <w:rFonts w:eastAsia="Times New Roman" w:cstheme="minorHAnsi"/>
                  <w:color w:val="000000"/>
                  <w:sz w:val="18"/>
                  <w:szCs w:val="18"/>
                </w:rPr>
                <w:delText>17.5%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936A01" w14:textId="473CA13C" w:rsidR="00CC3C13" w:rsidRPr="003453AB" w:rsidDel="003C316A" w:rsidRDefault="00CC3C13">
            <w:pPr>
              <w:spacing w:after="0" w:line="276" w:lineRule="auto"/>
              <w:jc w:val="right"/>
              <w:rPr>
                <w:del w:id="5757" w:author="Alotaibi, Raed" w:date="2019-07-12T12:52:00Z"/>
                <w:rFonts w:eastAsia="Times New Roman" w:cstheme="minorHAnsi"/>
                <w:color w:val="000000"/>
                <w:sz w:val="18"/>
                <w:szCs w:val="18"/>
              </w:rPr>
              <w:pPrChange w:id="5758" w:author="Alotaibi, Raed" w:date="2019-07-15T13:58:00Z">
                <w:pPr>
                  <w:spacing w:after="0" w:line="240" w:lineRule="auto"/>
                  <w:jc w:val="right"/>
                </w:pPr>
              </w:pPrChange>
            </w:pPr>
            <w:del w:id="5759" w:author="Alotaibi, Raed" w:date="2019-07-12T12:52:00Z">
              <w:r w:rsidRPr="003453AB" w:rsidDel="003C316A">
                <w:rPr>
                  <w:rFonts w:eastAsia="Times New Roman" w:cstheme="minorHAnsi"/>
                  <w:color w:val="000000"/>
                  <w:sz w:val="18"/>
                  <w:szCs w:val="18"/>
                </w:rPr>
                <w:delText>9,600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25657CB" w14:textId="7C0260FF" w:rsidR="00CC3C13" w:rsidRPr="003453AB" w:rsidDel="003C316A" w:rsidRDefault="00CC3C13">
            <w:pPr>
              <w:spacing w:after="0" w:line="276" w:lineRule="auto"/>
              <w:jc w:val="right"/>
              <w:rPr>
                <w:del w:id="5760" w:author="Alotaibi, Raed" w:date="2019-07-12T12:52:00Z"/>
                <w:rFonts w:eastAsia="Times New Roman" w:cstheme="minorHAnsi"/>
                <w:color w:val="000000"/>
                <w:sz w:val="18"/>
                <w:szCs w:val="18"/>
              </w:rPr>
              <w:pPrChange w:id="5761" w:author="Alotaibi, Raed" w:date="2019-07-15T13:58:00Z">
                <w:pPr>
                  <w:spacing w:after="0" w:line="240" w:lineRule="auto"/>
                  <w:jc w:val="right"/>
                </w:pPr>
              </w:pPrChange>
            </w:pPr>
            <w:del w:id="5762" w:author="Alotaibi, Raed" w:date="2019-07-12T12:52:00Z">
              <w:r w:rsidRPr="003453AB" w:rsidDel="003C316A">
                <w:rPr>
                  <w:rFonts w:eastAsia="Times New Roman" w:cstheme="minorHAnsi"/>
                  <w:color w:val="000000"/>
                  <w:sz w:val="18"/>
                  <w:szCs w:val="18"/>
                </w:rPr>
                <w:delText>1,700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572DFC3" w14:textId="02500D8D" w:rsidR="00CC3C13" w:rsidRPr="003453AB" w:rsidDel="003C316A" w:rsidRDefault="00CC3C13">
            <w:pPr>
              <w:spacing w:after="0" w:line="276" w:lineRule="auto"/>
              <w:jc w:val="right"/>
              <w:rPr>
                <w:del w:id="5763" w:author="Alotaibi, Raed" w:date="2019-07-12T12:52:00Z"/>
                <w:rFonts w:eastAsia="Times New Roman" w:cstheme="minorHAnsi"/>
                <w:color w:val="000000"/>
                <w:sz w:val="18"/>
                <w:szCs w:val="18"/>
              </w:rPr>
              <w:pPrChange w:id="5764" w:author="Alotaibi, Raed" w:date="2019-07-15T13:58:00Z">
                <w:pPr>
                  <w:spacing w:after="0" w:line="240" w:lineRule="auto"/>
                  <w:jc w:val="right"/>
                </w:pPr>
              </w:pPrChange>
            </w:pPr>
            <w:del w:id="5765" w:author="Alotaibi, Raed" w:date="2019-07-12T12:52:00Z">
              <w:r w:rsidRPr="003453AB" w:rsidDel="003C316A">
                <w:rPr>
                  <w:rFonts w:eastAsia="Times New Roman" w:cstheme="minorHAnsi"/>
                  <w:color w:val="000000"/>
                  <w:sz w:val="18"/>
                  <w:szCs w:val="18"/>
                </w:rPr>
                <w:delText>17.7%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2FF1917" w14:textId="1AE3CC1E" w:rsidR="00CC3C13" w:rsidRPr="00CC3C13" w:rsidDel="003C316A" w:rsidRDefault="00CC3C13">
            <w:pPr>
              <w:spacing w:after="0" w:line="276" w:lineRule="auto"/>
              <w:jc w:val="right"/>
              <w:rPr>
                <w:del w:id="5766" w:author="Alotaibi, Raed" w:date="2019-07-12T12:52:00Z"/>
                <w:rFonts w:eastAsia="Times New Roman" w:cstheme="minorHAnsi"/>
                <w:color w:val="000000"/>
                <w:sz w:val="18"/>
                <w:szCs w:val="18"/>
              </w:rPr>
              <w:pPrChange w:id="5767" w:author="Alotaibi, Raed" w:date="2019-07-15T13:58:00Z">
                <w:pPr>
                  <w:spacing w:after="0" w:line="240" w:lineRule="auto"/>
                  <w:jc w:val="right"/>
                </w:pPr>
              </w:pPrChange>
            </w:pPr>
            <w:del w:id="5768" w:author="Alotaibi, Raed" w:date="2019-07-12T12:52:00Z">
              <w:r w:rsidRPr="00CC3C13" w:rsidDel="003C316A">
                <w:rPr>
                  <w:rFonts w:ascii="Calibri" w:hAnsi="Calibri" w:cs="Calibri"/>
                  <w:color w:val="000000"/>
                  <w:sz w:val="18"/>
                  <w:szCs w:val="18"/>
                </w:rPr>
                <w:delText>-7,500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F725009" w14:textId="7C1DEBF7" w:rsidR="00CC3C13" w:rsidRPr="00CC3C13" w:rsidDel="003C316A" w:rsidRDefault="00CC3C13">
            <w:pPr>
              <w:spacing w:after="0" w:line="276" w:lineRule="auto"/>
              <w:jc w:val="right"/>
              <w:rPr>
                <w:del w:id="5769" w:author="Alotaibi, Raed" w:date="2019-07-12T12:52:00Z"/>
                <w:rFonts w:eastAsia="Times New Roman" w:cstheme="minorHAnsi"/>
                <w:color w:val="000000"/>
                <w:sz w:val="18"/>
                <w:szCs w:val="18"/>
              </w:rPr>
              <w:pPrChange w:id="5770" w:author="Alotaibi, Raed" w:date="2019-07-15T13:58:00Z">
                <w:pPr>
                  <w:spacing w:after="0" w:line="240" w:lineRule="auto"/>
                  <w:jc w:val="right"/>
                </w:pPr>
              </w:pPrChange>
            </w:pPr>
            <w:del w:id="5771" w:author="Alotaibi, Raed" w:date="2019-07-12T12:52:00Z">
              <w:r w:rsidRPr="00CC3C13" w:rsidDel="003C316A">
                <w:rPr>
                  <w:rFonts w:ascii="Calibri" w:hAnsi="Calibri" w:cs="Calibri"/>
                  <w:color w:val="000000"/>
                  <w:sz w:val="18"/>
                  <w:szCs w:val="18"/>
                </w:rPr>
                <w:delText>-1,300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F754A74" w14:textId="48C45165" w:rsidR="00CC3C13" w:rsidRPr="00CC3C13" w:rsidDel="003C316A" w:rsidRDefault="00CC3C13">
            <w:pPr>
              <w:spacing w:after="0" w:line="276" w:lineRule="auto"/>
              <w:jc w:val="right"/>
              <w:rPr>
                <w:del w:id="5772" w:author="Alotaibi, Raed" w:date="2019-07-12T12:52:00Z"/>
                <w:rFonts w:eastAsia="Times New Roman" w:cstheme="minorHAnsi"/>
                <w:color w:val="000000"/>
                <w:sz w:val="18"/>
                <w:szCs w:val="18"/>
              </w:rPr>
              <w:pPrChange w:id="5773" w:author="Alotaibi, Raed" w:date="2019-07-15T13:58:00Z">
                <w:pPr>
                  <w:spacing w:after="0" w:line="240" w:lineRule="auto"/>
                  <w:jc w:val="right"/>
                </w:pPr>
              </w:pPrChange>
            </w:pPr>
            <w:del w:id="577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1B60E2C" w14:textId="1CACF7B1" w:rsidR="00CC3C13" w:rsidRPr="00CC3C13" w:rsidDel="003C316A" w:rsidRDefault="00CC3C13">
            <w:pPr>
              <w:spacing w:after="0" w:line="276" w:lineRule="auto"/>
              <w:jc w:val="right"/>
              <w:rPr>
                <w:del w:id="5775" w:author="Alotaibi, Raed" w:date="2019-07-12T12:52:00Z"/>
                <w:rFonts w:eastAsia="Times New Roman" w:cstheme="minorHAnsi"/>
                <w:color w:val="000000"/>
                <w:sz w:val="18"/>
                <w:szCs w:val="18"/>
              </w:rPr>
              <w:pPrChange w:id="5776" w:author="Alotaibi, Raed" w:date="2019-07-15T13:58:00Z">
                <w:pPr>
                  <w:spacing w:after="0" w:line="240" w:lineRule="auto"/>
                  <w:jc w:val="right"/>
                </w:pPr>
              </w:pPrChange>
            </w:pPr>
            <w:del w:id="5777" w:author="Alotaibi, Raed" w:date="2019-07-12T12:52:00Z">
              <w:r w:rsidRPr="00CC3C13" w:rsidDel="003C316A">
                <w:rPr>
                  <w:rFonts w:ascii="Calibri" w:hAnsi="Calibri" w:cs="Calibri"/>
                  <w:color w:val="000000"/>
                  <w:sz w:val="18"/>
                  <w:szCs w:val="18"/>
                </w:rPr>
                <w:delText>-43.9%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04A7325" w14:textId="4DDD7BDD" w:rsidR="00CC3C13" w:rsidRPr="00CC3C13" w:rsidDel="003C316A" w:rsidRDefault="00CC3C13">
            <w:pPr>
              <w:spacing w:after="0" w:line="276" w:lineRule="auto"/>
              <w:jc w:val="right"/>
              <w:rPr>
                <w:del w:id="5778" w:author="Alotaibi, Raed" w:date="2019-07-12T12:52:00Z"/>
                <w:rFonts w:eastAsia="Times New Roman" w:cstheme="minorHAnsi"/>
                <w:color w:val="000000"/>
                <w:sz w:val="18"/>
                <w:szCs w:val="18"/>
              </w:rPr>
              <w:pPrChange w:id="5779" w:author="Alotaibi, Raed" w:date="2019-07-15T13:58:00Z">
                <w:pPr>
                  <w:spacing w:after="0" w:line="240" w:lineRule="auto"/>
                  <w:jc w:val="right"/>
                </w:pPr>
              </w:pPrChange>
            </w:pPr>
            <w:del w:id="5780" w:author="Alotaibi, Raed" w:date="2019-07-12T12:52:00Z">
              <w:r w:rsidRPr="00CC3C13" w:rsidDel="003C316A">
                <w:rPr>
                  <w:rFonts w:ascii="Calibri" w:hAnsi="Calibri" w:cs="Calibri"/>
                  <w:color w:val="000000"/>
                  <w:sz w:val="18"/>
                  <w:szCs w:val="18"/>
                </w:rPr>
                <w:delText>-43.3%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3301F05" w14:textId="3B5750A1" w:rsidR="00CC3C13" w:rsidRPr="00CC3C13" w:rsidDel="003C316A" w:rsidRDefault="00CC3C13">
            <w:pPr>
              <w:spacing w:after="0" w:line="276" w:lineRule="auto"/>
              <w:jc w:val="right"/>
              <w:rPr>
                <w:del w:id="5781" w:author="Alotaibi, Raed" w:date="2019-07-12T12:52:00Z"/>
                <w:rFonts w:eastAsia="Times New Roman" w:cstheme="minorHAnsi"/>
                <w:color w:val="000000"/>
                <w:sz w:val="18"/>
                <w:szCs w:val="18"/>
              </w:rPr>
              <w:pPrChange w:id="5782" w:author="Alotaibi, Raed" w:date="2019-07-15T13:58:00Z">
                <w:pPr>
                  <w:spacing w:after="0" w:line="240" w:lineRule="auto"/>
                  <w:jc w:val="right"/>
                </w:pPr>
              </w:pPrChange>
            </w:pPr>
            <w:del w:id="5783"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3E050C7A" w14:textId="62B15CAD" w:rsidTr="00CC3C13">
        <w:trPr>
          <w:trHeight w:val="247"/>
          <w:jc w:val="center"/>
          <w:del w:id="57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A6142C2" w14:textId="3427D455" w:rsidR="00CC3C13" w:rsidRPr="003453AB" w:rsidDel="003C316A" w:rsidRDefault="00CC3C13">
            <w:pPr>
              <w:spacing w:after="0" w:line="276" w:lineRule="auto"/>
              <w:rPr>
                <w:del w:id="5785" w:author="Alotaibi, Raed" w:date="2019-07-12T12:52:00Z"/>
                <w:rFonts w:eastAsia="Times New Roman" w:cstheme="minorHAnsi"/>
                <w:b/>
                <w:bCs/>
                <w:color w:val="000000"/>
                <w:sz w:val="18"/>
                <w:szCs w:val="18"/>
              </w:rPr>
              <w:pPrChange w:id="5786" w:author="Alotaibi, Raed" w:date="2019-07-15T13:58:00Z">
                <w:pPr>
                  <w:spacing w:after="0" w:line="240" w:lineRule="auto"/>
                </w:pPr>
              </w:pPrChange>
            </w:pPr>
            <w:del w:id="5787" w:author="Alotaibi, Raed" w:date="2019-07-12T12:52:00Z">
              <w:r w:rsidRPr="003453AB" w:rsidDel="003C316A">
                <w:rPr>
                  <w:rFonts w:eastAsia="Times New Roman" w:cstheme="minorHAnsi"/>
                  <w:b/>
                  <w:bCs/>
                  <w:color w:val="000000"/>
                  <w:sz w:val="18"/>
                  <w:szCs w:val="18"/>
                </w:rPr>
                <w:delText>West 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04AE51D" w14:textId="77099459" w:rsidR="00CC3C13" w:rsidRPr="003453AB" w:rsidDel="003C316A" w:rsidRDefault="00CC3C13">
            <w:pPr>
              <w:spacing w:after="0" w:line="276" w:lineRule="auto"/>
              <w:jc w:val="right"/>
              <w:rPr>
                <w:del w:id="5788" w:author="Alotaibi, Raed" w:date="2019-07-12T12:52:00Z"/>
                <w:rFonts w:eastAsia="Times New Roman" w:cstheme="minorHAnsi"/>
                <w:color w:val="000000"/>
                <w:sz w:val="18"/>
                <w:szCs w:val="18"/>
              </w:rPr>
              <w:pPrChange w:id="5789" w:author="Alotaibi, Raed" w:date="2019-07-15T13:58:00Z">
                <w:pPr>
                  <w:spacing w:after="0" w:line="240" w:lineRule="auto"/>
                  <w:jc w:val="right"/>
                </w:pPr>
              </w:pPrChange>
            </w:pPr>
            <w:del w:id="5790" w:author="Alotaibi, Raed" w:date="2019-07-12T12:52:00Z">
              <w:r w:rsidRPr="003453AB" w:rsidDel="003C316A">
                <w:rPr>
                  <w:rFonts w:eastAsia="Times New Roman" w:cstheme="minorHAnsi"/>
                  <w:color w:val="000000"/>
                  <w:sz w:val="18"/>
                  <w:szCs w:val="18"/>
                </w:rPr>
                <w:delText>4,200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44852C" w14:textId="458D0182" w:rsidR="00CC3C13" w:rsidRPr="003453AB" w:rsidDel="003C316A" w:rsidRDefault="00CC3C13">
            <w:pPr>
              <w:spacing w:after="0" w:line="276" w:lineRule="auto"/>
              <w:jc w:val="right"/>
              <w:rPr>
                <w:del w:id="5791" w:author="Alotaibi, Raed" w:date="2019-07-12T12:52:00Z"/>
                <w:rFonts w:eastAsia="Times New Roman" w:cstheme="minorHAnsi"/>
                <w:color w:val="000000"/>
                <w:sz w:val="18"/>
                <w:szCs w:val="18"/>
              </w:rPr>
              <w:pPrChange w:id="5792" w:author="Alotaibi, Raed" w:date="2019-07-15T13:58:00Z">
                <w:pPr>
                  <w:spacing w:after="0" w:line="240" w:lineRule="auto"/>
                  <w:jc w:val="right"/>
                </w:pPr>
              </w:pPrChange>
            </w:pPr>
            <w:del w:id="5793"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3B5915F" w14:textId="4D7FB6B6" w:rsidR="00CC3C13" w:rsidRPr="003453AB" w:rsidDel="003C316A" w:rsidRDefault="00CC3C13">
            <w:pPr>
              <w:spacing w:after="0" w:line="276" w:lineRule="auto"/>
              <w:jc w:val="right"/>
              <w:rPr>
                <w:del w:id="5794" w:author="Alotaibi, Raed" w:date="2019-07-12T12:52:00Z"/>
                <w:rFonts w:eastAsia="Times New Roman" w:cstheme="minorHAnsi"/>
                <w:color w:val="000000"/>
                <w:sz w:val="18"/>
                <w:szCs w:val="18"/>
              </w:rPr>
              <w:pPrChange w:id="5795" w:author="Alotaibi, Raed" w:date="2019-07-15T13:58:00Z">
                <w:pPr>
                  <w:spacing w:after="0" w:line="240" w:lineRule="auto"/>
                  <w:jc w:val="right"/>
                </w:pPr>
              </w:pPrChange>
            </w:pPr>
            <w:del w:id="5796" w:author="Alotaibi, Raed" w:date="2019-07-12T12:52:00Z">
              <w:r w:rsidRPr="003453AB" w:rsidDel="003C316A">
                <w:rPr>
                  <w:rFonts w:eastAsia="Times New Roman" w:cstheme="minorHAnsi"/>
                  <w:color w:val="000000"/>
                  <w:sz w:val="18"/>
                  <w:szCs w:val="18"/>
                </w:rPr>
                <w:delText>14.3%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796BFAD" w14:textId="37913FD5" w:rsidR="00CC3C13" w:rsidRPr="003453AB" w:rsidDel="003C316A" w:rsidRDefault="00CC3C13">
            <w:pPr>
              <w:spacing w:after="0" w:line="276" w:lineRule="auto"/>
              <w:jc w:val="right"/>
              <w:rPr>
                <w:del w:id="5797" w:author="Alotaibi, Raed" w:date="2019-07-12T12:52:00Z"/>
                <w:rFonts w:eastAsia="Times New Roman" w:cstheme="minorHAnsi"/>
                <w:color w:val="000000"/>
                <w:sz w:val="18"/>
                <w:szCs w:val="18"/>
              </w:rPr>
              <w:pPrChange w:id="5798" w:author="Alotaibi, Raed" w:date="2019-07-15T13:58:00Z">
                <w:pPr>
                  <w:spacing w:after="0" w:line="240" w:lineRule="auto"/>
                  <w:jc w:val="right"/>
                </w:pPr>
              </w:pPrChange>
            </w:pPr>
            <w:del w:id="5799" w:author="Alotaibi, Raed" w:date="2019-07-12T12:52:00Z">
              <w:r w:rsidRPr="003453AB" w:rsidDel="003C316A">
                <w:rPr>
                  <w:rFonts w:eastAsia="Times New Roman" w:cstheme="minorHAnsi"/>
                  <w:color w:val="000000"/>
                  <w:sz w:val="18"/>
                  <w:szCs w:val="18"/>
                </w:rPr>
                <w:delText>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444BB4" w14:textId="5A4A8E71" w:rsidR="00CC3C13" w:rsidRPr="003453AB" w:rsidDel="003C316A" w:rsidRDefault="00CC3C13">
            <w:pPr>
              <w:spacing w:after="0" w:line="276" w:lineRule="auto"/>
              <w:jc w:val="right"/>
              <w:rPr>
                <w:del w:id="5800" w:author="Alotaibi, Raed" w:date="2019-07-12T12:52:00Z"/>
                <w:rFonts w:eastAsia="Times New Roman" w:cstheme="minorHAnsi"/>
                <w:color w:val="000000"/>
                <w:sz w:val="18"/>
                <w:szCs w:val="18"/>
              </w:rPr>
              <w:pPrChange w:id="5801" w:author="Alotaibi, Raed" w:date="2019-07-15T13:58:00Z">
                <w:pPr>
                  <w:spacing w:after="0" w:line="240" w:lineRule="auto"/>
                  <w:jc w:val="right"/>
                </w:pPr>
              </w:pPrChange>
            </w:pPr>
            <w:del w:id="5802" w:author="Alotaibi, Raed" w:date="2019-07-12T12:52:00Z">
              <w:r w:rsidRPr="003453AB" w:rsidDel="003C316A">
                <w:rPr>
                  <w:rFonts w:eastAsia="Times New Roman" w:cstheme="minorHAnsi"/>
                  <w:color w:val="000000"/>
                  <w:sz w:val="18"/>
                  <w:szCs w:val="18"/>
                </w:rPr>
                <w:delText>580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0191BF8" w14:textId="79476A80" w:rsidR="00CC3C13" w:rsidRPr="003453AB" w:rsidDel="003C316A" w:rsidRDefault="00CC3C13">
            <w:pPr>
              <w:spacing w:after="0" w:line="276" w:lineRule="auto"/>
              <w:jc w:val="right"/>
              <w:rPr>
                <w:del w:id="5803" w:author="Alotaibi, Raed" w:date="2019-07-12T12:52:00Z"/>
                <w:rFonts w:eastAsia="Times New Roman" w:cstheme="minorHAnsi"/>
                <w:color w:val="000000"/>
                <w:sz w:val="18"/>
                <w:szCs w:val="18"/>
              </w:rPr>
              <w:pPrChange w:id="5804" w:author="Alotaibi, Raed" w:date="2019-07-15T13:58:00Z">
                <w:pPr>
                  <w:spacing w:after="0" w:line="240" w:lineRule="auto"/>
                  <w:jc w:val="right"/>
                </w:pPr>
              </w:pPrChange>
            </w:pPr>
            <w:del w:id="5805"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52E25F" w14:textId="44AA7F04" w:rsidR="00CC3C13" w:rsidRPr="00CC3C13" w:rsidDel="003C316A" w:rsidRDefault="00CC3C13">
            <w:pPr>
              <w:spacing w:after="0" w:line="276" w:lineRule="auto"/>
              <w:jc w:val="right"/>
              <w:rPr>
                <w:del w:id="5806" w:author="Alotaibi, Raed" w:date="2019-07-12T12:52:00Z"/>
                <w:rFonts w:eastAsia="Times New Roman" w:cstheme="minorHAnsi"/>
                <w:color w:val="000000"/>
                <w:sz w:val="18"/>
                <w:szCs w:val="18"/>
              </w:rPr>
              <w:pPrChange w:id="5807" w:author="Alotaibi, Raed" w:date="2019-07-15T13:58:00Z">
                <w:pPr>
                  <w:spacing w:after="0" w:line="240" w:lineRule="auto"/>
                  <w:jc w:val="right"/>
                </w:pPr>
              </w:pPrChange>
            </w:pPr>
            <w:del w:id="5808"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CC311EF" w14:textId="7AEF52EC" w:rsidR="00CC3C13" w:rsidRPr="00CC3C13" w:rsidDel="003C316A" w:rsidRDefault="00CC3C13">
            <w:pPr>
              <w:spacing w:after="0" w:line="276" w:lineRule="auto"/>
              <w:jc w:val="right"/>
              <w:rPr>
                <w:del w:id="5809" w:author="Alotaibi, Raed" w:date="2019-07-12T12:52:00Z"/>
                <w:rFonts w:eastAsia="Times New Roman" w:cstheme="minorHAnsi"/>
                <w:color w:val="000000"/>
                <w:sz w:val="18"/>
                <w:szCs w:val="18"/>
              </w:rPr>
              <w:pPrChange w:id="5810" w:author="Alotaibi, Raed" w:date="2019-07-15T13:58:00Z">
                <w:pPr>
                  <w:spacing w:after="0" w:line="240" w:lineRule="auto"/>
                  <w:jc w:val="right"/>
                </w:pPr>
              </w:pPrChange>
            </w:pPr>
            <w:del w:id="5811"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293B2E1" w14:textId="0989BBF9" w:rsidR="00CC3C13" w:rsidRPr="00CC3C13" w:rsidDel="003C316A" w:rsidRDefault="00CC3C13">
            <w:pPr>
              <w:spacing w:after="0" w:line="276" w:lineRule="auto"/>
              <w:jc w:val="right"/>
              <w:rPr>
                <w:del w:id="5812" w:author="Alotaibi, Raed" w:date="2019-07-12T12:52:00Z"/>
                <w:rFonts w:eastAsia="Times New Roman" w:cstheme="minorHAnsi"/>
                <w:color w:val="000000"/>
                <w:sz w:val="18"/>
                <w:szCs w:val="18"/>
              </w:rPr>
              <w:pPrChange w:id="5813" w:author="Alotaibi, Raed" w:date="2019-07-15T13:58:00Z">
                <w:pPr>
                  <w:spacing w:after="0" w:line="240" w:lineRule="auto"/>
                  <w:jc w:val="right"/>
                </w:pPr>
              </w:pPrChange>
            </w:pPr>
            <w:del w:id="581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74205ED" w14:textId="1D22886B" w:rsidR="00CC3C13" w:rsidRPr="00CC3C13" w:rsidDel="003C316A" w:rsidRDefault="00CC3C13">
            <w:pPr>
              <w:spacing w:after="0" w:line="276" w:lineRule="auto"/>
              <w:jc w:val="right"/>
              <w:rPr>
                <w:del w:id="5815" w:author="Alotaibi, Raed" w:date="2019-07-12T12:52:00Z"/>
                <w:rFonts w:eastAsia="Times New Roman" w:cstheme="minorHAnsi"/>
                <w:color w:val="000000"/>
                <w:sz w:val="18"/>
                <w:szCs w:val="18"/>
              </w:rPr>
              <w:pPrChange w:id="5816" w:author="Alotaibi, Raed" w:date="2019-07-15T13:58:00Z">
                <w:pPr>
                  <w:spacing w:after="0" w:line="240" w:lineRule="auto"/>
                  <w:jc w:val="right"/>
                </w:pPr>
              </w:pPrChange>
            </w:pPr>
            <w:del w:id="5817" w:author="Alotaibi, Raed" w:date="2019-07-12T12:52:00Z">
              <w:r w:rsidRPr="00CC3C13" w:rsidDel="003C316A">
                <w:rPr>
                  <w:rFonts w:ascii="Calibri" w:hAnsi="Calibri" w:cs="Calibri"/>
                  <w:color w:val="000000"/>
                  <w:sz w:val="18"/>
                  <w:szCs w:val="18"/>
                </w:rPr>
                <w:delText>-4.8%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AEA4B0A" w14:textId="0F111AD8" w:rsidR="00CC3C13" w:rsidRPr="00CC3C13" w:rsidDel="003C316A" w:rsidRDefault="00CC3C13">
            <w:pPr>
              <w:spacing w:after="0" w:line="276" w:lineRule="auto"/>
              <w:jc w:val="right"/>
              <w:rPr>
                <w:del w:id="5818" w:author="Alotaibi, Raed" w:date="2019-07-12T12:52:00Z"/>
                <w:rFonts w:eastAsia="Times New Roman" w:cstheme="minorHAnsi"/>
                <w:color w:val="000000"/>
                <w:sz w:val="18"/>
                <w:szCs w:val="18"/>
              </w:rPr>
              <w:pPrChange w:id="5819" w:author="Alotaibi, Raed" w:date="2019-07-15T13:58:00Z">
                <w:pPr>
                  <w:spacing w:after="0" w:line="240" w:lineRule="auto"/>
                  <w:jc w:val="right"/>
                </w:pPr>
              </w:pPrChange>
            </w:pPr>
            <w:del w:id="5820"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94D8571" w14:textId="05D54B2B" w:rsidR="00CC3C13" w:rsidRPr="00CC3C13" w:rsidDel="003C316A" w:rsidRDefault="00CC3C13">
            <w:pPr>
              <w:spacing w:after="0" w:line="276" w:lineRule="auto"/>
              <w:jc w:val="right"/>
              <w:rPr>
                <w:del w:id="5821" w:author="Alotaibi, Raed" w:date="2019-07-12T12:52:00Z"/>
                <w:rFonts w:eastAsia="Times New Roman" w:cstheme="minorHAnsi"/>
                <w:color w:val="000000"/>
                <w:sz w:val="18"/>
                <w:szCs w:val="18"/>
              </w:rPr>
              <w:pPrChange w:id="5822" w:author="Alotaibi, Raed" w:date="2019-07-15T13:58:00Z">
                <w:pPr>
                  <w:spacing w:after="0" w:line="240" w:lineRule="auto"/>
                  <w:jc w:val="right"/>
                </w:pPr>
              </w:pPrChange>
            </w:pPr>
            <w:del w:id="5823"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57F58CB9" w14:textId="6F0A8702" w:rsidTr="00CC3C13">
        <w:trPr>
          <w:trHeight w:val="247"/>
          <w:jc w:val="center"/>
          <w:del w:id="582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BC88A6" w14:textId="493D518F" w:rsidR="00CC3C13" w:rsidRPr="003453AB" w:rsidDel="003C316A" w:rsidRDefault="00CC3C13">
            <w:pPr>
              <w:spacing w:after="0" w:line="276" w:lineRule="auto"/>
              <w:rPr>
                <w:del w:id="5825" w:author="Alotaibi, Raed" w:date="2019-07-12T12:52:00Z"/>
                <w:rFonts w:eastAsia="Times New Roman" w:cstheme="minorHAnsi"/>
                <w:b/>
                <w:bCs/>
                <w:color w:val="000000"/>
                <w:sz w:val="18"/>
                <w:szCs w:val="18"/>
              </w:rPr>
              <w:pPrChange w:id="5826" w:author="Alotaibi, Raed" w:date="2019-07-15T13:58:00Z">
                <w:pPr>
                  <w:spacing w:after="0" w:line="240" w:lineRule="auto"/>
                </w:pPr>
              </w:pPrChange>
            </w:pPr>
            <w:del w:id="5827" w:author="Alotaibi, Raed" w:date="2019-07-12T12:52:00Z">
              <w:r w:rsidRPr="003453AB" w:rsidDel="003C316A">
                <w:rPr>
                  <w:rFonts w:eastAsia="Times New Roman" w:cstheme="minorHAnsi"/>
                  <w:b/>
                  <w:bCs/>
                  <w:color w:val="000000"/>
                  <w:sz w:val="18"/>
                  <w:szCs w:val="18"/>
                </w:rPr>
                <w:delText>Wisconsin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5D32A75" w14:textId="506EA654" w:rsidR="00CC3C13" w:rsidRPr="003453AB" w:rsidDel="003C316A" w:rsidRDefault="00CC3C13">
            <w:pPr>
              <w:spacing w:after="0" w:line="276" w:lineRule="auto"/>
              <w:jc w:val="right"/>
              <w:rPr>
                <w:del w:id="5828" w:author="Alotaibi, Raed" w:date="2019-07-12T12:52:00Z"/>
                <w:rFonts w:eastAsia="Times New Roman" w:cstheme="minorHAnsi"/>
                <w:color w:val="000000"/>
                <w:sz w:val="18"/>
                <w:szCs w:val="18"/>
              </w:rPr>
              <w:pPrChange w:id="5829" w:author="Alotaibi, Raed" w:date="2019-07-15T13:58:00Z">
                <w:pPr>
                  <w:spacing w:after="0" w:line="240" w:lineRule="auto"/>
                  <w:jc w:val="right"/>
                </w:pPr>
              </w:pPrChange>
            </w:pPr>
            <w:del w:id="5830" w:author="Alotaibi, Raed" w:date="2019-07-12T12:52:00Z">
              <w:r w:rsidRPr="003453AB" w:rsidDel="003C316A">
                <w:rPr>
                  <w:rFonts w:eastAsia="Times New Roman" w:cstheme="minorHAnsi"/>
                  <w:color w:val="000000"/>
                  <w:sz w:val="18"/>
                  <w:szCs w:val="18"/>
                </w:rPr>
                <w:delText>14,400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110C8C2" w14:textId="3FEFB404" w:rsidR="00CC3C13" w:rsidRPr="003453AB" w:rsidDel="003C316A" w:rsidRDefault="00CC3C13">
            <w:pPr>
              <w:spacing w:after="0" w:line="276" w:lineRule="auto"/>
              <w:jc w:val="right"/>
              <w:rPr>
                <w:del w:id="5831" w:author="Alotaibi, Raed" w:date="2019-07-12T12:52:00Z"/>
                <w:rFonts w:eastAsia="Times New Roman" w:cstheme="minorHAnsi"/>
                <w:color w:val="000000"/>
                <w:sz w:val="18"/>
                <w:szCs w:val="18"/>
              </w:rPr>
              <w:pPrChange w:id="5832" w:author="Alotaibi, Raed" w:date="2019-07-15T13:58:00Z">
                <w:pPr>
                  <w:spacing w:after="0" w:line="240" w:lineRule="auto"/>
                  <w:jc w:val="right"/>
                </w:pPr>
              </w:pPrChange>
            </w:pPr>
            <w:del w:id="5833"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F296DD" w14:textId="69D9CC93" w:rsidR="00CC3C13" w:rsidRPr="003453AB" w:rsidDel="003C316A" w:rsidRDefault="00CC3C13">
            <w:pPr>
              <w:spacing w:after="0" w:line="276" w:lineRule="auto"/>
              <w:jc w:val="right"/>
              <w:rPr>
                <w:del w:id="5834" w:author="Alotaibi, Raed" w:date="2019-07-12T12:52:00Z"/>
                <w:rFonts w:eastAsia="Times New Roman" w:cstheme="minorHAnsi"/>
                <w:color w:val="000000"/>
                <w:sz w:val="18"/>
                <w:szCs w:val="18"/>
              </w:rPr>
              <w:pPrChange w:id="5835" w:author="Alotaibi, Raed" w:date="2019-07-15T13:58:00Z">
                <w:pPr>
                  <w:spacing w:after="0" w:line="240" w:lineRule="auto"/>
                  <w:jc w:val="right"/>
                </w:pPr>
              </w:pPrChange>
            </w:pPr>
            <w:del w:id="5836" w:author="Alotaibi, Raed" w:date="2019-07-12T12:52:00Z">
              <w:r w:rsidRPr="003453AB" w:rsidDel="003C316A">
                <w:rPr>
                  <w:rFonts w:eastAsia="Times New Roman" w:cstheme="minorHAnsi"/>
                  <w:color w:val="000000"/>
                  <w:sz w:val="18"/>
                  <w:szCs w:val="18"/>
                </w:rPr>
                <w:delText>14.6%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49274B3" w14:textId="4470CF65" w:rsidR="00CC3C13" w:rsidRPr="003453AB" w:rsidDel="003C316A" w:rsidRDefault="00CC3C13">
            <w:pPr>
              <w:spacing w:after="0" w:line="276" w:lineRule="auto"/>
              <w:jc w:val="right"/>
              <w:rPr>
                <w:del w:id="5837" w:author="Alotaibi, Raed" w:date="2019-07-12T12:52:00Z"/>
                <w:rFonts w:eastAsia="Times New Roman" w:cstheme="minorHAnsi"/>
                <w:color w:val="000000"/>
                <w:sz w:val="18"/>
                <w:szCs w:val="18"/>
              </w:rPr>
              <w:pPrChange w:id="5838" w:author="Alotaibi, Raed" w:date="2019-07-15T13:58:00Z">
                <w:pPr>
                  <w:spacing w:after="0" w:line="240" w:lineRule="auto"/>
                  <w:jc w:val="right"/>
                </w:pPr>
              </w:pPrChange>
            </w:pPr>
            <w:del w:id="5839" w:author="Alotaibi, Raed" w:date="2019-07-12T12:52:00Z">
              <w:r w:rsidRPr="003453AB" w:rsidDel="003C316A">
                <w:rPr>
                  <w:rFonts w:eastAsia="Times New Roman" w:cstheme="minorHAnsi"/>
                  <w:color w:val="000000"/>
                  <w:sz w:val="18"/>
                  <w:szCs w:val="18"/>
                </w:rPr>
                <w:delText>14,700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193DDC1" w14:textId="36D13B12" w:rsidR="00CC3C13" w:rsidRPr="003453AB" w:rsidDel="003C316A" w:rsidRDefault="00CC3C13">
            <w:pPr>
              <w:spacing w:after="0" w:line="276" w:lineRule="auto"/>
              <w:jc w:val="right"/>
              <w:rPr>
                <w:del w:id="5840" w:author="Alotaibi, Raed" w:date="2019-07-12T12:52:00Z"/>
                <w:rFonts w:eastAsia="Times New Roman" w:cstheme="minorHAnsi"/>
                <w:color w:val="000000"/>
                <w:sz w:val="18"/>
                <w:szCs w:val="18"/>
              </w:rPr>
              <w:pPrChange w:id="5841" w:author="Alotaibi, Raed" w:date="2019-07-15T13:58:00Z">
                <w:pPr>
                  <w:spacing w:after="0" w:line="240" w:lineRule="auto"/>
                  <w:jc w:val="right"/>
                </w:pPr>
              </w:pPrChange>
            </w:pPr>
            <w:del w:id="5842" w:author="Alotaibi, Raed" w:date="2019-07-12T12:52:00Z">
              <w:r w:rsidRPr="003453AB" w:rsidDel="003C316A">
                <w:rPr>
                  <w:rFonts w:eastAsia="Times New Roman" w:cstheme="minorHAnsi"/>
                  <w:color w:val="000000"/>
                  <w:sz w:val="18"/>
                  <w:szCs w:val="18"/>
                </w:rPr>
                <w:delText>2,150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AF1015" w14:textId="13D3F22A" w:rsidR="00CC3C13" w:rsidRPr="003453AB" w:rsidDel="003C316A" w:rsidRDefault="00CC3C13">
            <w:pPr>
              <w:spacing w:after="0" w:line="276" w:lineRule="auto"/>
              <w:jc w:val="right"/>
              <w:rPr>
                <w:del w:id="5843" w:author="Alotaibi, Raed" w:date="2019-07-12T12:52:00Z"/>
                <w:rFonts w:eastAsia="Times New Roman" w:cstheme="minorHAnsi"/>
                <w:color w:val="000000"/>
                <w:sz w:val="18"/>
                <w:szCs w:val="18"/>
              </w:rPr>
              <w:pPrChange w:id="5844" w:author="Alotaibi, Raed" w:date="2019-07-15T13:58:00Z">
                <w:pPr>
                  <w:spacing w:after="0" w:line="240" w:lineRule="auto"/>
                  <w:jc w:val="right"/>
                </w:pPr>
              </w:pPrChange>
            </w:pPr>
            <w:del w:id="5845" w:author="Alotaibi, Raed" w:date="2019-07-12T12:52:00Z">
              <w:r w:rsidRPr="003453AB" w:rsidDel="003C316A">
                <w:rPr>
                  <w:rFonts w:eastAsia="Times New Roman" w:cstheme="minorHAnsi"/>
                  <w:color w:val="000000"/>
                  <w:sz w:val="18"/>
                  <w:szCs w:val="18"/>
                </w:rPr>
                <w:delText>14.6%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708965F" w14:textId="5E65A87B" w:rsidR="00CC3C13" w:rsidRPr="00CC3C13" w:rsidDel="003C316A" w:rsidRDefault="00CC3C13">
            <w:pPr>
              <w:spacing w:after="0" w:line="276" w:lineRule="auto"/>
              <w:jc w:val="right"/>
              <w:rPr>
                <w:del w:id="5846" w:author="Alotaibi, Raed" w:date="2019-07-12T12:52:00Z"/>
                <w:rFonts w:eastAsia="Times New Roman" w:cstheme="minorHAnsi"/>
                <w:color w:val="000000"/>
                <w:sz w:val="18"/>
                <w:szCs w:val="18"/>
              </w:rPr>
              <w:pPrChange w:id="5847" w:author="Alotaibi, Raed" w:date="2019-07-15T13:58:00Z">
                <w:pPr>
                  <w:spacing w:after="0" w:line="240" w:lineRule="auto"/>
                  <w:jc w:val="right"/>
                </w:pPr>
              </w:pPrChange>
            </w:pPr>
            <w:del w:id="5848"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F7DA2CF" w14:textId="1FE11581" w:rsidR="00CC3C13" w:rsidRPr="00CC3C13" w:rsidDel="003C316A" w:rsidRDefault="00CC3C13">
            <w:pPr>
              <w:spacing w:after="0" w:line="276" w:lineRule="auto"/>
              <w:jc w:val="right"/>
              <w:rPr>
                <w:del w:id="5849" w:author="Alotaibi, Raed" w:date="2019-07-12T12:52:00Z"/>
                <w:rFonts w:eastAsia="Times New Roman" w:cstheme="minorHAnsi"/>
                <w:color w:val="000000"/>
                <w:sz w:val="18"/>
                <w:szCs w:val="18"/>
              </w:rPr>
              <w:pPrChange w:id="5850" w:author="Alotaibi, Raed" w:date="2019-07-15T13:58:00Z">
                <w:pPr>
                  <w:spacing w:after="0" w:line="240" w:lineRule="auto"/>
                  <w:jc w:val="right"/>
                </w:pPr>
              </w:pPrChange>
            </w:pPr>
            <w:del w:id="5851"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1DBE4E0" w14:textId="1A3211B9" w:rsidR="00CC3C13" w:rsidRPr="00CC3C13" w:rsidDel="003C316A" w:rsidRDefault="00CC3C13">
            <w:pPr>
              <w:spacing w:after="0" w:line="276" w:lineRule="auto"/>
              <w:jc w:val="right"/>
              <w:rPr>
                <w:del w:id="5852" w:author="Alotaibi, Raed" w:date="2019-07-12T12:52:00Z"/>
                <w:rFonts w:eastAsia="Times New Roman" w:cstheme="minorHAnsi"/>
                <w:color w:val="000000"/>
                <w:sz w:val="18"/>
                <w:szCs w:val="18"/>
              </w:rPr>
              <w:pPrChange w:id="5853" w:author="Alotaibi, Raed" w:date="2019-07-15T13:58:00Z">
                <w:pPr>
                  <w:spacing w:after="0" w:line="240" w:lineRule="auto"/>
                  <w:jc w:val="right"/>
                </w:pPr>
              </w:pPrChange>
            </w:pPr>
            <w:del w:id="585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BE81AA6" w14:textId="318C4B4C" w:rsidR="00CC3C13" w:rsidRPr="00CC3C13" w:rsidDel="003C316A" w:rsidRDefault="00CC3C13">
            <w:pPr>
              <w:spacing w:after="0" w:line="276" w:lineRule="auto"/>
              <w:jc w:val="right"/>
              <w:rPr>
                <w:del w:id="5855" w:author="Alotaibi, Raed" w:date="2019-07-12T12:52:00Z"/>
                <w:rFonts w:eastAsia="Times New Roman" w:cstheme="minorHAnsi"/>
                <w:color w:val="000000"/>
                <w:sz w:val="18"/>
                <w:szCs w:val="18"/>
              </w:rPr>
              <w:pPrChange w:id="5856" w:author="Alotaibi, Raed" w:date="2019-07-15T13:58:00Z">
                <w:pPr>
                  <w:spacing w:after="0" w:line="240" w:lineRule="auto"/>
                  <w:jc w:val="right"/>
                </w:pPr>
              </w:pPrChange>
            </w:pPr>
            <w:del w:id="5857" w:author="Alotaibi, Raed" w:date="2019-07-12T12:52:00Z">
              <w:r w:rsidRPr="00CC3C13" w:rsidDel="003C316A">
                <w:rPr>
                  <w:rFonts w:ascii="Calibri" w:hAnsi="Calibri" w:cs="Calibri"/>
                  <w:color w:val="000000"/>
                  <w:sz w:val="18"/>
                  <w:szCs w:val="18"/>
                </w:rPr>
                <w:delText>2.1%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25331C3" w14:textId="791EB4DD" w:rsidR="00CC3C13" w:rsidRPr="00CC3C13" w:rsidDel="003C316A" w:rsidRDefault="00CC3C13">
            <w:pPr>
              <w:spacing w:after="0" w:line="276" w:lineRule="auto"/>
              <w:jc w:val="right"/>
              <w:rPr>
                <w:del w:id="5858" w:author="Alotaibi, Raed" w:date="2019-07-12T12:52:00Z"/>
                <w:rFonts w:eastAsia="Times New Roman" w:cstheme="minorHAnsi"/>
                <w:color w:val="000000"/>
                <w:sz w:val="18"/>
                <w:szCs w:val="18"/>
              </w:rPr>
              <w:pPrChange w:id="5859" w:author="Alotaibi, Raed" w:date="2019-07-15T13:58:00Z">
                <w:pPr>
                  <w:spacing w:after="0" w:line="240" w:lineRule="auto"/>
                  <w:jc w:val="right"/>
                </w:pPr>
              </w:pPrChange>
            </w:pPr>
            <w:del w:id="5860"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A8EF6A" w14:textId="61FAD6AD" w:rsidR="00CC3C13" w:rsidRPr="00CC3C13" w:rsidDel="003C316A" w:rsidRDefault="00CC3C13">
            <w:pPr>
              <w:spacing w:after="0" w:line="276" w:lineRule="auto"/>
              <w:jc w:val="right"/>
              <w:rPr>
                <w:del w:id="5861" w:author="Alotaibi, Raed" w:date="2019-07-12T12:52:00Z"/>
                <w:rFonts w:eastAsia="Times New Roman" w:cstheme="minorHAnsi"/>
                <w:color w:val="000000"/>
                <w:sz w:val="18"/>
                <w:szCs w:val="18"/>
              </w:rPr>
              <w:pPrChange w:id="5862" w:author="Alotaibi, Raed" w:date="2019-07-15T13:58:00Z">
                <w:pPr>
                  <w:spacing w:after="0" w:line="240" w:lineRule="auto"/>
                  <w:jc w:val="right"/>
                </w:pPr>
              </w:pPrChange>
            </w:pPr>
            <w:del w:id="5863"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1DBCD5F" w14:textId="60E3D2C2" w:rsidTr="00CC3C13">
        <w:trPr>
          <w:trHeight w:val="247"/>
          <w:jc w:val="center"/>
          <w:del w:id="586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2247F89" w14:textId="01EA419B" w:rsidR="00CC3C13" w:rsidRPr="003453AB" w:rsidDel="003C316A" w:rsidRDefault="00CC3C13">
            <w:pPr>
              <w:spacing w:after="0" w:line="276" w:lineRule="auto"/>
              <w:rPr>
                <w:del w:id="5865" w:author="Alotaibi, Raed" w:date="2019-07-12T12:52:00Z"/>
                <w:rFonts w:eastAsia="Times New Roman" w:cstheme="minorHAnsi"/>
                <w:b/>
                <w:bCs/>
                <w:color w:val="000000"/>
                <w:sz w:val="18"/>
                <w:szCs w:val="18"/>
              </w:rPr>
              <w:pPrChange w:id="5866" w:author="Alotaibi, Raed" w:date="2019-07-15T13:58:00Z">
                <w:pPr>
                  <w:spacing w:after="0" w:line="240" w:lineRule="auto"/>
                </w:pPr>
              </w:pPrChange>
            </w:pPr>
            <w:del w:id="5867" w:author="Alotaibi, Raed" w:date="2019-07-12T12:52:00Z">
              <w:r w:rsidRPr="003453AB" w:rsidDel="003C316A">
                <w:rPr>
                  <w:rFonts w:eastAsia="Times New Roman" w:cstheme="minorHAnsi"/>
                  <w:b/>
                  <w:bCs/>
                  <w:color w:val="000000"/>
                  <w:sz w:val="18"/>
                  <w:szCs w:val="18"/>
                </w:rPr>
                <w:delText>Wyoming</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D3D5494" w14:textId="12E37DC0" w:rsidR="00CC3C13" w:rsidRPr="003453AB" w:rsidDel="003C316A" w:rsidRDefault="00CC3C13">
            <w:pPr>
              <w:spacing w:after="0" w:line="276" w:lineRule="auto"/>
              <w:jc w:val="right"/>
              <w:rPr>
                <w:del w:id="5868" w:author="Alotaibi, Raed" w:date="2019-07-12T12:52:00Z"/>
                <w:rFonts w:eastAsia="Times New Roman" w:cstheme="minorHAnsi"/>
                <w:color w:val="000000"/>
                <w:sz w:val="18"/>
                <w:szCs w:val="18"/>
              </w:rPr>
              <w:pPrChange w:id="5869" w:author="Alotaibi, Raed" w:date="2019-07-15T13:58:00Z">
                <w:pPr>
                  <w:spacing w:after="0" w:line="240" w:lineRule="auto"/>
                  <w:jc w:val="right"/>
                </w:pPr>
              </w:pPrChange>
            </w:pPr>
            <w:del w:id="5870" w:author="Alotaibi, Raed" w:date="2019-07-12T12:52:00Z">
              <w:r w:rsidRPr="003453AB" w:rsidDel="003C316A">
                <w:rPr>
                  <w:rFonts w:eastAsia="Times New Roman" w:cstheme="minorHAnsi"/>
                  <w:color w:val="000000"/>
                  <w:sz w:val="18"/>
                  <w:szCs w:val="18"/>
                </w:rPr>
                <w:delText>1,500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4E2993E" w14:textId="3C5BE932" w:rsidR="00CC3C13" w:rsidRPr="003453AB" w:rsidDel="003C316A" w:rsidRDefault="00CC3C13">
            <w:pPr>
              <w:spacing w:after="0" w:line="276" w:lineRule="auto"/>
              <w:jc w:val="right"/>
              <w:rPr>
                <w:del w:id="5871" w:author="Alotaibi, Raed" w:date="2019-07-12T12:52:00Z"/>
                <w:rFonts w:eastAsia="Times New Roman" w:cstheme="minorHAnsi"/>
                <w:color w:val="000000"/>
                <w:sz w:val="18"/>
                <w:szCs w:val="18"/>
              </w:rPr>
              <w:pPrChange w:id="5872" w:author="Alotaibi, Raed" w:date="2019-07-15T13:58:00Z">
                <w:pPr>
                  <w:spacing w:after="0" w:line="240" w:lineRule="auto"/>
                  <w:jc w:val="right"/>
                </w:pPr>
              </w:pPrChange>
            </w:pPr>
            <w:del w:id="5873"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41DCA72" w14:textId="2D0E07B8" w:rsidR="00CC3C13" w:rsidRPr="003453AB" w:rsidDel="003C316A" w:rsidRDefault="00CC3C13">
            <w:pPr>
              <w:spacing w:after="0" w:line="276" w:lineRule="auto"/>
              <w:jc w:val="right"/>
              <w:rPr>
                <w:del w:id="5874" w:author="Alotaibi, Raed" w:date="2019-07-12T12:52:00Z"/>
                <w:rFonts w:eastAsia="Times New Roman" w:cstheme="minorHAnsi"/>
                <w:color w:val="000000"/>
                <w:sz w:val="18"/>
                <w:szCs w:val="18"/>
              </w:rPr>
              <w:pPrChange w:id="5875" w:author="Alotaibi, Raed" w:date="2019-07-15T13:58:00Z">
                <w:pPr>
                  <w:spacing w:after="0" w:line="240" w:lineRule="auto"/>
                  <w:jc w:val="right"/>
                </w:pPr>
              </w:pPrChange>
            </w:pPr>
            <w:del w:id="5876"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5EC58F8" w14:textId="0E4AEE8B" w:rsidR="00CC3C13" w:rsidRPr="003453AB" w:rsidDel="003C316A" w:rsidRDefault="00CC3C13">
            <w:pPr>
              <w:spacing w:after="0" w:line="276" w:lineRule="auto"/>
              <w:jc w:val="right"/>
              <w:rPr>
                <w:del w:id="5877" w:author="Alotaibi, Raed" w:date="2019-07-12T12:52:00Z"/>
                <w:rFonts w:eastAsia="Times New Roman" w:cstheme="minorHAnsi"/>
                <w:color w:val="000000"/>
                <w:sz w:val="18"/>
                <w:szCs w:val="18"/>
              </w:rPr>
              <w:pPrChange w:id="5878" w:author="Alotaibi, Raed" w:date="2019-07-15T13:58:00Z">
                <w:pPr>
                  <w:spacing w:after="0" w:line="240" w:lineRule="auto"/>
                  <w:jc w:val="right"/>
                </w:pPr>
              </w:pPrChange>
            </w:pPr>
            <w:del w:id="5879" w:author="Alotaibi, Raed" w:date="2019-07-12T12:52:00Z">
              <w:r w:rsidRPr="003453AB" w:rsidDel="003C316A">
                <w:rPr>
                  <w:rFonts w:eastAsia="Times New Roman" w:cstheme="minorHAnsi"/>
                  <w:color w:val="000000"/>
                  <w:sz w:val="18"/>
                  <w:szCs w:val="18"/>
                </w:rPr>
                <w:delText>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71E0EF8" w14:textId="6BAE1605" w:rsidR="00CC3C13" w:rsidRPr="003453AB" w:rsidDel="003C316A" w:rsidRDefault="00CC3C13">
            <w:pPr>
              <w:spacing w:after="0" w:line="276" w:lineRule="auto"/>
              <w:jc w:val="right"/>
              <w:rPr>
                <w:del w:id="5880" w:author="Alotaibi, Raed" w:date="2019-07-12T12:52:00Z"/>
                <w:rFonts w:eastAsia="Times New Roman" w:cstheme="minorHAnsi"/>
                <w:color w:val="000000"/>
                <w:sz w:val="18"/>
                <w:szCs w:val="18"/>
              </w:rPr>
              <w:pPrChange w:id="5881" w:author="Alotaibi, Raed" w:date="2019-07-15T13:58:00Z">
                <w:pPr>
                  <w:spacing w:after="0" w:line="240" w:lineRule="auto"/>
                  <w:jc w:val="right"/>
                </w:pPr>
              </w:pPrChange>
            </w:pPr>
            <w:del w:id="5882"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730F0A5" w14:textId="108FC19E" w:rsidR="00CC3C13" w:rsidRPr="003453AB" w:rsidDel="003C316A" w:rsidRDefault="00CC3C13">
            <w:pPr>
              <w:spacing w:after="0" w:line="276" w:lineRule="auto"/>
              <w:jc w:val="right"/>
              <w:rPr>
                <w:del w:id="5883" w:author="Alotaibi, Raed" w:date="2019-07-12T12:52:00Z"/>
                <w:rFonts w:eastAsia="Times New Roman" w:cstheme="minorHAnsi"/>
                <w:color w:val="000000"/>
                <w:sz w:val="18"/>
                <w:szCs w:val="18"/>
              </w:rPr>
              <w:pPrChange w:id="5884" w:author="Alotaibi, Raed" w:date="2019-07-15T13:58:00Z">
                <w:pPr>
                  <w:spacing w:after="0" w:line="240" w:lineRule="auto"/>
                  <w:jc w:val="right"/>
                </w:pPr>
              </w:pPrChange>
            </w:pPr>
            <w:del w:id="5885" w:author="Alotaibi, Raed" w:date="2019-07-12T12:52:00Z">
              <w:r w:rsidRPr="003453AB" w:rsidDel="003C316A">
                <w:rPr>
                  <w:rFonts w:eastAsia="Times New Roman" w:cstheme="minorHAnsi"/>
                  <w:color w:val="000000"/>
                  <w:sz w:val="18"/>
                  <w:szCs w:val="18"/>
                </w:rPr>
                <w:delText>9.3%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B8CDEC2" w14:textId="01EC2A6D" w:rsidR="00CC3C13" w:rsidRPr="00CC3C13" w:rsidDel="003C316A" w:rsidRDefault="00CC3C13">
            <w:pPr>
              <w:spacing w:after="0" w:line="276" w:lineRule="auto"/>
              <w:jc w:val="right"/>
              <w:rPr>
                <w:del w:id="5886" w:author="Alotaibi, Raed" w:date="2019-07-12T12:52:00Z"/>
                <w:rFonts w:eastAsia="Times New Roman" w:cstheme="minorHAnsi"/>
                <w:color w:val="000000"/>
                <w:sz w:val="18"/>
                <w:szCs w:val="18"/>
              </w:rPr>
              <w:pPrChange w:id="5887" w:author="Alotaibi, Raed" w:date="2019-07-15T13:58:00Z">
                <w:pPr>
                  <w:spacing w:after="0" w:line="240" w:lineRule="auto"/>
                  <w:jc w:val="right"/>
                </w:pPr>
              </w:pPrChange>
            </w:pPr>
            <w:del w:id="5888"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64A72D8" w14:textId="77BCE56F" w:rsidR="00CC3C13" w:rsidRPr="00CC3C13" w:rsidDel="003C316A" w:rsidRDefault="00CC3C13">
            <w:pPr>
              <w:spacing w:after="0" w:line="276" w:lineRule="auto"/>
              <w:jc w:val="right"/>
              <w:rPr>
                <w:del w:id="5889" w:author="Alotaibi, Raed" w:date="2019-07-12T12:52:00Z"/>
                <w:rFonts w:eastAsia="Times New Roman" w:cstheme="minorHAnsi"/>
                <w:color w:val="000000"/>
                <w:sz w:val="18"/>
                <w:szCs w:val="18"/>
              </w:rPr>
              <w:pPrChange w:id="5890" w:author="Alotaibi, Raed" w:date="2019-07-15T13:58:00Z">
                <w:pPr>
                  <w:spacing w:after="0" w:line="240" w:lineRule="auto"/>
                  <w:jc w:val="right"/>
                </w:pPr>
              </w:pPrChange>
            </w:pPr>
            <w:del w:id="5891"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24B56B" w14:textId="2F2F09C2" w:rsidR="00CC3C13" w:rsidRPr="00CC3C13" w:rsidDel="003C316A" w:rsidRDefault="00CC3C13">
            <w:pPr>
              <w:spacing w:after="0" w:line="276" w:lineRule="auto"/>
              <w:jc w:val="right"/>
              <w:rPr>
                <w:del w:id="5892" w:author="Alotaibi, Raed" w:date="2019-07-12T12:52:00Z"/>
                <w:rFonts w:eastAsia="Times New Roman" w:cstheme="minorHAnsi"/>
                <w:color w:val="000000"/>
                <w:sz w:val="18"/>
                <w:szCs w:val="18"/>
              </w:rPr>
              <w:pPrChange w:id="5893" w:author="Alotaibi, Raed" w:date="2019-07-15T13:58:00Z">
                <w:pPr>
                  <w:spacing w:after="0" w:line="240" w:lineRule="auto"/>
                  <w:jc w:val="right"/>
                </w:pPr>
              </w:pPrChange>
            </w:pPr>
            <w:del w:id="5894" w:author="Alotaibi, Raed" w:date="2019-07-12T12:52:00Z">
              <w:r w:rsidRPr="00CC3C13" w:rsidDel="003C316A">
                <w:rPr>
                  <w:rFonts w:ascii="Calibri" w:hAnsi="Calibri" w:cs="Calibri"/>
                  <w:color w:val="000000"/>
                  <w:sz w:val="18"/>
                  <w:szCs w:val="18"/>
                </w:rPr>
                <w:delText>2.7%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8508164" w14:textId="2D4DF4DA" w:rsidR="00CC3C13" w:rsidRPr="00CC3C13" w:rsidDel="003C316A" w:rsidRDefault="00CC3C13">
            <w:pPr>
              <w:spacing w:after="0" w:line="276" w:lineRule="auto"/>
              <w:jc w:val="right"/>
              <w:rPr>
                <w:del w:id="5895" w:author="Alotaibi, Raed" w:date="2019-07-12T12:52:00Z"/>
                <w:rFonts w:eastAsia="Times New Roman" w:cstheme="minorHAnsi"/>
                <w:color w:val="000000"/>
                <w:sz w:val="18"/>
                <w:szCs w:val="18"/>
              </w:rPr>
              <w:pPrChange w:id="5896" w:author="Alotaibi, Raed" w:date="2019-07-15T13:58:00Z">
                <w:pPr>
                  <w:spacing w:after="0" w:line="240" w:lineRule="auto"/>
                  <w:jc w:val="right"/>
                </w:pPr>
              </w:pPrChange>
            </w:pPr>
            <w:del w:id="5897"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380CA06" w14:textId="652D0CC7" w:rsidR="00CC3C13" w:rsidRPr="00CC3C13" w:rsidDel="003C316A" w:rsidRDefault="00CC3C13">
            <w:pPr>
              <w:spacing w:after="0" w:line="276" w:lineRule="auto"/>
              <w:jc w:val="right"/>
              <w:rPr>
                <w:del w:id="5898" w:author="Alotaibi, Raed" w:date="2019-07-12T12:52:00Z"/>
                <w:rFonts w:eastAsia="Times New Roman" w:cstheme="minorHAnsi"/>
                <w:color w:val="000000"/>
                <w:sz w:val="18"/>
                <w:szCs w:val="18"/>
              </w:rPr>
              <w:pPrChange w:id="5899" w:author="Alotaibi, Raed" w:date="2019-07-15T13:58:00Z">
                <w:pPr>
                  <w:spacing w:after="0" w:line="240" w:lineRule="auto"/>
                  <w:jc w:val="right"/>
                </w:pPr>
              </w:pPrChange>
            </w:pPr>
            <w:del w:id="5900"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ED30E63" w14:textId="7AC1338E" w:rsidR="00CC3C13" w:rsidRPr="00CC3C13" w:rsidDel="003C316A" w:rsidRDefault="00CC3C13">
            <w:pPr>
              <w:spacing w:after="0" w:line="276" w:lineRule="auto"/>
              <w:jc w:val="right"/>
              <w:rPr>
                <w:del w:id="5901" w:author="Alotaibi, Raed" w:date="2019-07-12T12:52:00Z"/>
                <w:rFonts w:eastAsia="Times New Roman" w:cstheme="minorHAnsi"/>
                <w:color w:val="000000"/>
                <w:sz w:val="18"/>
                <w:szCs w:val="18"/>
              </w:rPr>
              <w:pPrChange w:id="5902" w:author="Alotaibi, Raed" w:date="2019-07-15T13:58:00Z">
                <w:pPr>
                  <w:spacing w:after="0" w:line="240" w:lineRule="auto"/>
                  <w:jc w:val="right"/>
                </w:pPr>
              </w:pPrChange>
            </w:pPr>
            <w:del w:id="5903" w:author="Alotaibi, Raed" w:date="2019-07-12T12:52:00Z">
              <w:r w:rsidRPr="00CC3C13" w:rsidDel="003C316A">
                <w:rPr>
                  <w:rFonts w:ascii="Calibri" w:hAnsi="Calibri" w:cs="Calibri"/>
                  <w:color w:val="000000"/>
                  <w:sz w:val="18"/>
                  <w:szCs w:val="18"/>
                </w:rPr>
                <w:delText>40.0%</w:delText>
              </w:r>
            </w:del>
          </w:p>
        </w:tc>
      </w:tr>
    </w:tbl>
    <w:p w14:paraId="1BDF1E5D" w14:textId="677A19AA" w:rsidR="00741AF5" w:rsidRPr="00EC1FA9" w:rsidRDefault="00741AF5">
      <w:pPr>
        <w:pStyle w:val="Caption"/>
        <w:keepNext/>
        <w:spacing w:line="276" w:lineRule="auto"/>
        <w:pPrChange w:id="5904" w:author="Alotaibi, Raed" w:date="2019-07-15T13:58:00Z">
          <w:pPr>
            <w:pStyle w:val="Caption"/>
            <w:keepNext/>
          </w:pPr>
        </w:pPrChange>
      </w:pPr>
      <w:bookmarkStart w:id="5905" w:name="_Ref9945324"/>
      <w:bookmarkStart w:id="5906" w:name="_Toc9433909"/>
      <w:bookmarkStart w:id="5907" w:name="_Ref9430095"/>
      <w:bookmarkStart w:id="5908" w:name="_Toc1412046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w:t>
      </w:r>
      <w:r w:rsidR="003A36B2">
        <w:rPr>
          <w:noProof/>
        </w:rPr>
        <w:fldChar w:fldCharType="end"/>
      </w:r>
      <w:bookmarkEnd w:id="5905"/>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5906"/>
      <w:bookmarkEnd w:id="5908"/>
    </w:p>
    <w:p w14:paraId="599CA056" w14:textId="250C153C" w:rsidR="00741AF5" w:rsidRDefault="00E7129E">
      <w:pPr>
        <w:keepNext/>
        <w:spacing w:line="276" w:lineRule="auto"/>
        <w:rPr>
          <w:noProof/>
        </w:rPr>
        <w:pPrChange w:id="5909" w:author="Alotaibi, Raed" w:date="2019-07-15T13:58:00Z">
          <w:pPr>
            <w:keepNext/>
            <w:spacing w:line="256" w:lineRule="auto"/>
          </w:pPr>
        </w:pPrChange>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95.3pt">
            <v:imagedata r:id="rId20" o:title="p1"/>
          </v:shape>
        </w:pict>
      </w:r>
    </w:p>
    <w:p w14:paraId="3CCB35E6" w14:textId="75AF1C0D" w:rsidR="00F64A2E" w:rsidRDefault="00F64A2E">
      <w:pPr>
        <w:keepNext/>
        <w:spacing w:line="276" w:lineRule="auto"/>
        <w:rPr>
          <w:i/>
          <w:iCs/>
          <w:sz w:val="18"/>
          <w:szCs w:val="18"/>
        </w:rPr>
        <w:pPrChange w:id="5910" w:author="Alotaibi, Raed" w:date="2019-07-15T13:58:00Z">
          <w:pPr>
            <w:keepNext/>
            <w:spacing w:line="256" w:lineRule="auto"/>
          </w:pPr>
        </w:pPrChange>
      </w:pPr>
      <w:r w:rsidRPr="009B1ABC">
        <w:rPr>
          <w:i/>
          <w:iCs/>
          <w:sz w:val="18"/>
          <w:szCs w:val="18"/>
        </w:rPr>
        <w:t>*Red dot represents the mean value while the midline represents the median value</w:t>
      </w:r>
    </w:p>
    <w:p w14:paraId="68BFF92D" w14:textId="74A51808" w:rsidR="00741AF5" w:rsidRPr="00EC1FA9" w:rsidRDefault="00741AF5">
      <w:pPr>
        <w:pStyle w:val="Caption"/>
        <w:keepNext/>
        <w:spacing w:line="276" w:lineRule="auto"/>
        <w:pPrChange w:id="5911" w:author="Alotaibi, Raed" w:date="2019-07-15T13:58:00Z">
          <w:pPr>
            <w:pStyle w:val="Caption"/>
            <w:keepNext/>
          </w:pPr>
        </w:pPrChange>
      </w:pPr>
      <w:bookmarkStart w:id="5912" w:name="_Ref10114569"/>
      <w:bookmarkStart w:id="5913" w:name="_Toc9433910"/>
      <w:bookmarkStart w:id="5914" w:name="_Toc1412046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2</w:t>
      </w:r>
      <w:r w:rsidR="003A36B2">
        <w:rPr>
          <w:noProof/>
        </w:rPr>
        <w:fldChar w:fldCharType="end"/>
      </w:r>
      <w:bookmarkEnd w:id="5912"/>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5913"/>
      <w:bookmarkEnd w:id="5914"/>
    </w:p>
    <w:p w14:paraId="27C72FCE" w14:textId="4613768C" w:rsidR="00741AF5" w:rsidRPr="00EC1FA9" w:rsidRDefault="00E7129E">
      <w:pPr>
        <w:pStyle w:val="Caption"/>
        <w:spacing w:line="276" w:lineRule="auto"/>
        <w:pPrChange w:id="5915" w:author="Alotaibi, Raed" w:date="2019-07-15T13:58:00Z">
          <w:pPr>
            <w:pStyle w:val="Caption"/>
          </w:pPr>
        </w:pPrChange>
      </w:pPr>
      <w:r>
        <w:pict w14:anchorId="6B4E0C34">
          <v:shape id="_x0000_i1026" type="#_x0000_t75" style="width:467.15pt;height:295.3pt">
            <v:imagedata r:id="rId21" o:title="p2"/>
          </v:shape>
        </w:pict>
      </w:r>
    </w:p>
    <w:p w14:paraId="1F81C05D" w14:textId="7CD85D40" w:rsidR="00741AF5" w:rsidRPr="00EC1FA9" w:rsidRDefault="00741AF5">
      <w:pPr>
        <w:pStyle w:val="Caption"/>
        <w:keepNext/>
        <w:spacing w:line="276" w:lineRule="auto"/>
        <w:pPrChange w:id="5916" w:author="Alotaibi, Raed" w:date="2019-07-15T13:58:00Z">
          <w:pPr>
            <w:pStyle w:val="Caption"/>
            <w:keepNext/>
          </w:pPr>
        </w:pPrChange>
      </w:pPr>
      <w:bookmarkStart w:id="5917" w:name="_Ref10114587"/>
      <w:bookmarkStart w:id="5918" w:name="_Toc9433911"/>
      <w:bookmarkStart w:id="5919" w:name="_Toc1412046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3</w:t>
      </w:r>
      <w:r w:rsidR="003A36B2">
        <w:rPr>
          <w:noProof/>
        </w:rPr>
        <w:fldChar w:fldCharType="end"/>
      </w:r>
      <w:bookmarkEnd w:id="5917"/>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5918"/>
      <w:bookmarkEnd w:id="5919"/>
    </w:p>
    <w:p w14:paraId="4FBD710C" w14:textId="588CD051" w:rsidR="00741AF5" w:rsidRPr="00EC1FA9" w:rsidRDefault="00E7129E">
      <w:pPr>
        <w:spacing w:line="276" w:lineRule="auto"/>
        <w:rPr>
          <w:b/>
          <w:bCs/>
        </w:rPr>
        <w:pPrChange w:id="5920" w:author="Alotaibi, Raed" w:date="2019-07-15T13:58:00Z">
          <w:pPr>
            <w:spacing w:line="256" w:lineRule="auto"/>
          </w:pPr>
        </w:pPrChange>
      </w:pPr>
      <w:r>
        <w:rPr>
          <w:noProof/>
        </w:rPr>
        <w:pict w14:anchorId="532BF4D5">
          <v:shape id="_x0000_i1027" type="#_x0000_t75" style="width:467.15pt;height:295.3pt">
            <v:imagedata r:id="rId22" o:title="p3"/>
          </v:shape>
        </w:pict>
      </w:r>
    </w:p>
    <w:p w14:paraId="31A6BB38" w14:textId="004235DA" w:rsidR="00741AF5" w:rsidRPr="00EC1FA9" w:rsidRDefault="00741AF5">
      <w:pPr>
        <w:pStyle w:val="Caption"/>
        <w:keepNext/>
        <w:spacing w:line="276" w:lineRule="auto"/>
        <w:pPrChange w:id="5921" w:author="Alotaibi, Raed" w:date="2019-07-15T13:58:00Z">
          <w:pPr>
            <w:pStyle w:val="Caption"/>
            <w:keepNext/>
          </w:pPr>
        </w:pPrChange>
      </w:pPr>
      <w:bookmarkStart w:id="5922" w:name="_Ref9945327"/>
      <w:bookmarkStart w:id="5923" w:name="_Toc9433912"/>
      <w:bookmarkStart w:id="5924" w:name="_Toc1412047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4</w:t>
      </w:r>
      <w:r w:rsidR="003A36B2">
        <w:rPr>
          <w:noProof/>
        </w:rPr>
        <w:fldChar w:fldCharType="end"/>
      </w:r>
      <w:bookmarkEnd w:id="5922"/>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5923"/>
      <w:bookmarkEnd w:id="5924"/>
    </w:p>
    <w:p w14:paraId="64690F5C" w14:textId="3B2BB545" w:rsidR="00741AF5" w:rsidRPr="00EC1FA9" w:rsidRDefault="00E7129E">
      <w:pPr>
        <w:spacing w:line="276" w:lineRule="auto"/>
        <w:rPr>
          <w:b/>
          <w:bCs/>
        </w:rPr>
        <w:pPrChange w:id="5925" w:author="Alotaibi, Raed" w:date="2019-07-15T13:58:00Z">
          <w:pPr>
            <w:spacing w:line="256" w:lineRule="auto"/>
          </w:pPr>
        </w:pPrChange>
      </w:pPr>
      <w:r>
        <w:rPr>
          <w:noProof/>
        </w:rPr>
        <w:pict w14:anchorId="18A3D480">
          <v:shape id="_x0000_i1028" type="#_x0000_t75" style="width:467.15pt;height:295.3pt">
            <v:imagedata r:id="rId23" o:title="p4"/>
          </v:shape>
        </w:pict>
      </w:r>
    </w:p>
    <w:p w14:paraId="2D7F2938" w14:textId="1514330D" w:rsidR="00741AF5" w:rsidRPr="00EC1FA9" w:rsidRDefault="00741AF5">
      <w:pPr>
        <w:pStyle w:val="Caption"/>
        <w:keepNext/>
        <w:spacing w:line="276" w:lineRule="auto"/>
        <w:pPrChange w:id="5926" w:author="Alotaibi, Raed" w:date="2019-07-15T13:58:00Z">
          <w:pPr>
            <w:pStyle w:val="Caption"/>
            <w:keepNext/>
          </w:pPr>
        </w:pPrChange>
      </w:pPr>
      <w:bookmarkStart w:id="5927" w:name="_Ref9945474"/>
      <w:bookmarkStart w:id="5928" w:name="_Toc9433913"/>
      <w:bookmarkStart w:id="5929" w:name="_Toc1412047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5</w:t>
      </w:r>
      <w:r w:rsidR="003A36B2">
        <w:rPr>
          <w:noProof/>
        </w:rPr>
        <w:fldChar w:fldCharType="end"/>
      </w:r>
      <w:bookmarkEnd w:id="5927"/>
      <w:r w:rsidRPr="00EC1FA9">
        <w:t>: NO</w:t>
      </w:r>
      <w:r w:rsidRPr="00525E7C">
        <w:rPr>
          <w:vertAlign w:val="subscript"/>
        </w:rPr>
        <w:t>2</w:t>
      </w:r>
      <w:r w:rsidRPr="00EC1FA9">
        <w:t xml:space="preserve"> concentration (ug/m</w:t>
      </w:r>
      <w:r w:rsidRPr="00525E7C">
        <w:rPr>
          <w:vertAlign w:val="superscript"/>
        </w:rPr>
        <w:t>3</w:t>
      </w:r>
      <w:r w:rsidRPr="00EC1FA9">
        <w:t>) by state</w:t>
      </w:r>
      <w:bookmarkEnd w:id="5928"/>
      <w:bookmarkEnd w:id="5929"/>
    </w:p>
    <w:p w14:paraId="025D194C" w14:textId="0E12B25B" w:rsidR="00741AF5" w:rsidRPr="00EC1FA9" w:rsidRDefault="00E7129E">
      <w:pPr>
        <w:spacing w:line="276" w:lineRule="auto"/>
        <w:rPr>
          <w:b/>
          <w:bCs/>
        </w:rPr>
        <w:pPrChange w:id="5930" w:author="Alotaibi, Raed" w:date="2019-07-15T13:58:00Z">
          <w:pPr>
            <w:spacing w:line="256" w:lineRule="auto"/>
          </w:pPr>
        </w:pPrChange>
      </w:pPr>
      <w:r>
        <w:rPr>
          <w:noProof/>
        </w:rPr>
        <w:pict w14:anchorId="278A3725">
          <v:shape id="_x0000_i1029" type="#_x0000_t75" style="width:467.15pt;height:295.3pt">
            <v:imagedata r:id="rId24" o:title="p5"/>
          </v:shape>
        </w:pict>
      </w:r>
    </w:p>
    <w:p w14:paraId="48A024D1" w14:textId="00CBC359" w:rsidR="00741AF5" w:rsidRPr="00EC1FA9" w:rsidRDefault="00741AF5">
      <w:pPr>
        <w:pStyle w:val="Caption"/>
        <w:keepNext/>
        <w:spacing w:line="276" w:lineRule="auto"/>
        <w:pPrChange w:id="5931" w:author="Alotaibi, Raed" w:date="2019-07-15T13:58:00Z">
          <w:pPr>
            <w:pStyle w:val="Caption"/>
            <w:keepNext/>
          </w:pPr>
        </w:pPrChange>
      </w:pPr>
      <w:bookmarkStart w:id="5932" w:name="_Ref9945489"/>
      <w:bookmarkStart w:id="5933" w:name="_Toc9433914"/>
      <w:bookmarkStart w:id="5934" w:name="_Toc1412047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6</w:t>
      </w:r>
      <w:r w:rsidR="003A36B2">
        <w:rPr>
          <w:noProof/>
        </w:rPr>
        <w:fldChar w:fldCharType="end"/>
      </w:r>
      <w:bookmarkEnd w:id="5932"/>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5933"/>
      <w:bookmarkEnd w:id="5934"/>
    </w:p>
    <w:p w14:paraId="42B14636" w14:textId="64EA35A1" w:rsidR="00741AF5" w:rsidRPr="00EC1FA9" w:rsidRDefault="00E7129E">
      <w:pPr>
        <w:spacing w:line="276" w:lineRule="auto"/>
        <w:rPr>
          <w:b/>
          <w:bCs/>
        </w:rPr>
        <w:pPrChange w:id="5935" w:author="Alotaibi, Raed" w:date="2019-07-15T13:58:00Z">
          <w:pPr>
            <w:spacing w:line="256" w:lineRule="auto"/>
          </w:pPr>
        </w:pPrChange>
      </w:pPr>
      <w:r>
        <w:rPr>
          <w:noProof/>
        </w:rPr>
        <w:pict w14:anchorId="013E544C">
          <v:shape id="_x0000_i1030" type="#_x0000_t75" style="width:467.15pt;height:591pt">
            <v:imagedata r:id="rId25" o:title="p6"/>
          </v:shape>
        </w:pict>
      </w:r>
    </w:p>
    <w:p w14:paraId="25DF5FC2" w14:textId="684C6E80" w:rsidR="00741AF5" w:rsidRPr="00EC1FA9" w:rsidRDefault="00741AF5">
      <w:pPr>
        <w:pStyle w:val="Caption"/>
        <w:keepNext/>
        <w:spacing w:line="276" w:lineRule="auto"/>
        <w:pPrChange w:id="5936" w:author="Alotaibi, Raed" w:date="2019-07-15T13:58:00Z">
          <w:pPr>
            <w:pStyle w:val="Caption"/>
            <w:keepNext/>
          </w:pPr>
        </w:pPrChange>
      </w:pPr>
      <w:bookmarkStart w:id="5937" w:name="_Ref9945491"/>
      <w:bookmarkStart w:id="5938" w:name="_Toc9433915"/>
      <w:bookmarkStart w:id="5939" w:name="_Toc1412047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7</w:t>
      </w:r>
      <w:r w:rsidR="003A36B2">
        <w:rPr>
          <w:noProof/>
        </w:rPr>
        <w:fldChar w:fldCharType="end"/>
      </w:r>
      <w:bookmarkEnd w:id="5937"/>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5938"/>
      <w:bookmarkEnd w:id="5939"/>
    </w:p>
    <w:p w14:paraId="05695CAA" w14:textId="7D238C3F" w:rsidR="00741AF5" w:rsidRPr="00EC1FA9" w:rsidRDefault="00E7129E">
      <w:pPr>
        <w:spacing w:line="276" w:lineRule="auto"/>
        <w:rPr>
          <w:b/>
          <w:bCs/>
        </w:rPr>
        <w:pPrChange w:id="5940" w:author="Alotaibi, Raed" w:date="2019-07-15T13:58:00Z">
          <w:pPr>
            <w:spacing w:line="256" w:lineRule="auto"/>
          </w:pPr>
        </w:pPrChange>
      </w:pPr>
      <w:r>
        <w:rPr>
          <w:noProof/>
        </w:rPr>
        <w:pict w14:anchorId="10FAA610">
          <v:shape id="_x0000_i1031" type="#_x0000_t75" style="width:467.15pt;height:591pt">
            <v:imagedata r:id="rId26" o:title="p7"/>
          </v:shape>
        </w:pict>
      </w:r>
    </w:p>
    <w:p w14:paraId="3614884D" w14:textId="0BCE1E42" w:rsidR="00741AF5" w:rsidRPr="00EC1FA9" w:rsidRDefault="00741AF5">
      <w:pPr>
        <w:pStyle w:val="Caption"/>
        <w:keepNext/>
        <w:spacing w:line="276" w:lineRule="auto"/>
        <w:pPrChange w:id="5941" w:author="Alotaibi, Raed" w:date="2019-07-15T13:58:00Z">
          <w:pPr>
            <w:pStyle w:val="Caption"/>
            <w:keepNext/>
          </w:pPr>
        </w:pPrChange>
      </w:pPr>
      <w:bookmarkStart w:id="5942" w:name="_Ref10028832"/>
      <w:bookmarkStart w:id="5943" w:name="_Toc9433916"/>
      <w:bookmarkStart w:id="5944" w:name="_Toc1412047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8</w:t>
      </w:r>
      <w:r w:rsidR="003A36B2">
        <w:rPr>
          <w:noProof/>
        </w:rPr>
        <w:fldChar w:fldCharType="end"/>
      </w:r>
      <w:bookmarkEnd w:id="5942"/>
      <w:r w:rsidRPr="00EC1FA9">
        <w:t>: Attributable Fraction by living location</w:t>
      </w:r>
      <w:bookmarkEnd w:id="5943"/>
      <w:bookmarkEnd w:id="5944"/>
    </w:p>
    <w:p w14:paraId="4CBDC1B2" w14:textId="4FB36F21" w:rsidR="00741AF5" w:rsidRPr="00EC1FA9" w:rsidRDefault="00A120F1">
      <w:pPr>
        <w:spacing w:line="276" w:lineRule="auto"/>
        <w:rPr>
          <w:b/>
          <w:bCs/>
        </w:rPr>
        <w:pPrChange w:id="5945" w:author="Alotaibi, Raed" w:date="2019-07-15T13:58:00Z">
          <w:pPr>
            <w:spacing w:line="256" w:lineRule="auto"/>
          </w:pPr>
        </w:pPrChange>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5A3C3FB9" w:rsidR="00741AF5" w:rsidRPr="00EC1FA9" w:rsidRDefault="00741AF5">
      <w:pPr>
        <w:pStyle w:val="Caption"/>
        <w:keepNext/>
        <w:spacing w:line="276" w:lineRule="auto"/>
        <w:pPrChange w:id="5946" w:author="Alotaibi, Raed" w:date="2019-07-15T13:58:00Z">
          <w:pPr>
            <w:pStyle w:val="Caption"/>
            <w:keepNext/>
          </w:pPr>
        </w:pPrChange>
      </w:pPr>
      <w:bookmarkStart w:id="5947" w:name="_Ref10028860"/>
      <w:bookmarkStart w:id="5948" w:name="_Toc9433917"/>
      <w:bookmarkStart w:id="5949" w:name="_Toc1412047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9</w:t>
      </w:r>
      <w:r w:rsidR="003A36B2">
        <w:rPr>
          <w:noProof/>
        </w:rPr>
        <w:fldChar w:fldCharType="end"/>
      </w:r>
      <w:bookmarkEnd w:id="5947"/>
      <w:r w:rsidRPr="00EC1FA9">
        <w:t>: Attributable Fraction by median</w:t>
      </w:r>
      <w:r w:rsidR="006F3212">
        <w:t xml:space="preserve"> household</w:t>
      </w:r>
      <w:r w:rsidRPr="00EC1FA9">
        <w:t xml:space="preserve"> income group</w:t>
      </w:r>
      <w:bookmarkEnd w:id="5948"/>
      <w:bookmarkEnd w:id="5949"/>
    </w:p>
    <w:p w14:paraId="2F604BF3" w14:textId="5A1896F0" w:rsidR="00741AF5" w:rsidRPr="00EC1FA9" w:rsidRDefault="00A120F1">
      <w:pPr>
        <w:spacing w:line="276" w:lineRule="auto"/>
        <w:rPr>
          <w:b/>
          <w:bCs/>
        </w:rPr>
        <w:pPrChange w:id="5950" w:author="Alotaibi, Raed" w:date="2019-07-15T13:58:00Z">
          <w:pPr>
            <w:spacing w:line="256" w:lineRule="auto"/>
          </w:pPr>
        </w:pPrChange>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7FB53F5" w:rsidR="00741AF5" w:rsidRPr="00EC1FA9" w:rsidRDefault="00741AF5">
      <w:pPr>
        <w:pStyle w:val="Caption"/>
        <w:keepNext/>
        <w:spacing w:line="276" w:lineRule="auto"/>
        <w:pPrChange w:id="5951" w:author="Alotaibi, Raed" w:date="2019-07-15T13:58:00Z">
          <w:pPr>
            <w:pStyle w:val="Caption"/>
            <w:keepNext/>
          </w:pPr>
        </w:pPrChange>
      </w:pPr>
      <w:bookmarkStart w:id="5952" w:name="_Ref10028945"/>
      <w:bookmarkStart w:id="5953" w:name="_Toc9433918"/>
      <w:bookmarkStart w:id="5954" w:name="_Toc1412047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10</w:t>
      </w:r>
      <w:r w:rsidR="003A36B2">
        <w:rPr>
          <w:noProof/>
        </w:rPr>
        <w:fldChar w:fldCharType="end"/>
      </w:r>
      <w:bookmarkEnd w:id="5952"/>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5953"/>
      <w:r w:rsidR="002079CC" w:rsidRPr="00EC1FA9">
        <w:t>living location</w:t>
      </w:r>
      <w:bookmarkEnd w:id="5954"/>
    </w:p>
    <w:p w14:paraId="0776D0B3" w14:textId="3F16C0E2" w:rsidR="00741AF5" w:rsidRPr="00727F83" w:rsidRDefault="000666E3">
      <w:pPr>
        <w:spacing w:line="276" w:lineRule="auto"/>
        <w:rPr>
          <w:b/>
          <w:bCs/>
        </w:rPr>
        <w:pPrChange w:id="5955" w:author="Alotaibi, Raed" w:date="2019-07-15T13:58:00Z">
          <w:pPr>
            <w:spacing w:line="256" w:lineRule="auto"/>
          </w:pPr>
        </w:pPrChange>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5907"/>
    <w:p w14:paraId="7CD85562" w14:textId="6ADA3EDE" w:rsidR="00996C2C" w:rsidRDefault="00996C2C">
      <w:pPr>
        <w:spacing w:line="276" w:lineRule="auto"/>
        <w:pPrChange w:id="5956" w:author="Alotaibi, Raed" w:date="2019-07-15T13:58:00Z">
          <w:pPr/>
        </w:pPrChange>
      </w:pPr>
    </w:p>
    <w:sectPr w:rsidR="00996C2C" w:rsidSect="00944C5E">
      <w:pgSz w:w="11906" w:h="16838" w:code="9"/>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Khreis, Haneen" w:date="2019-07-08T16:53:00Z" w:initials="KH">
    <w:p w14:paraId="7C043A32" w14:textId="7BFED969" w:rsidR="00ED2A02" w:rsidRDefault="00ED2A02">
      <w:pPr>
        <w:pStyle w:val="CommentText"/>
      </w:pPr>
      <w:r>
        <w:rPr>
          <w:rStyle w:val="CommentReference"/>
        </w:rPr>
        <w:annotationRef/>
      </w:r>
      <w:r>
        <w:t>Please add affiliation as you would like it to appear</w:t>
      </w:r>
    </w:p>
  </w:comment>
  <w:comment w:id="40" w:author="Khreis, Haneen" w:date="2019-07-09T13:34:00Z" w:initials="KH">
    <w:p w14:paraId="7EED016D" w14:textId="64F9C518" w:rsidR="00ED2A02" w:rsidRDefault="00ED2A02">
      <w:pPr>
        <w:pStyle w:val="CommentText"/>
      </w:pPr>
      <w:r>
        <w:rPr>
          <w:rStyle w:val="CommentReference"/>
        </w:rPr>
        <w:annotationRef/>
      </w:r>
      <w:r>
        <w:t>Accurate?</w:t>
      </w:r>
    </w:p>
  </w:comment>
  <w:comment w:id="41" w:author="Alotaibi, Raed" w:date="2019-07-11T10:20:00Z" w:initials="AR">
    <w:p w14:paraId="0DD03EBB" w14:textId="371C714F" w:rsidR="00ED2A02" w:rsidRDefault="00ED2A02">
      <w:pPr>
        <w:pStyle w:val="CommentText"/>
      </w:pPr>
      <w:r>
        <w:rPr>
          <w:rStyle w:val="CommentReference"/>
        </w:rPr>
        <w:annotationRef/>
      </w:r>
      <w:r>
        <w:t>Yes, correct.</w:t>
      </w:r>
    </w:p>
  </w:comment>
  <w:comment w:id="42" w:author="Khreis, Haneen" w:date="2019-07-09T13:35:00Z" w:initials="KH">
    <w:p w14:paraId="1D254874" w14:textId="10E4F78C" w:rsidR="00ED2A02" w:rsidRDefault="00ED2A02">
      <w:pPr>
        <w:pStyle w:val="CommentText"/>
      </w:pPr>
      <w:r>
        <w:rPr>
          <w:rStyle w:val="CommentReference"/>
        </w:rPr>
        <w:annotationRef/>
      </w:r>
      <w:r>
        <w:t>?? you added this in the new revision– what does it mean? And is this consistent with the previous publication and how you did your previous analysis?</w:t>
      </w:r>
    </w:p>
  </w:comment>
  <w:comment w:id="43" w:author="Alotaibi, Raed" w:date="2019-07-11T10:20:00Z" w:initials="AR">
    <w:p w14:paraId="32CD4732" w14:textId="156C5540" w:rsidR="00ED2A02" w:rsidRDefault="00ED2A02">
      <w:pPr>
        <w:pStyle w:val="CommentText"/>
      </w:pPr>
      <w:r>
        <w:rPr>
          <w:rStyle w:val="CommentReference"/>
        </w:rPr>
        <w:annotationRef/>
      </w:r>
      <w:r>
        <w:t>Yes, this is the same data set used in our main paper. The codebook for median household income for the year 2010 mentions that the income level is adjusted for 2010 inflation. As per codebook: “</w:t>
      </w:r>
      <w:r w:rsidRPr="007F26A5">
        <w:t>Median Household Income in the Past 12 Months (in 2010 Inflation-Adjusted Dollars)</w:t>
      </w:r>
      <w:r>
        <w:t>”</w:t>
      </w:r>
    </w:p>
  </w:comment>
  <w:comment w:id="45" w:author="Khreis, Haneen" w:date="2019-07-10T17:03:00Z" w:initials="KH">
    <w:p w14:paraId="3D7E6CD7" w14:textId="3966A1A9" w:rsidR="00ED2A02" w:rsidRDefault="00ED2A02">
      <w:pPr>
        <w:pStyle w:val="CommentText"/>
      </w:pPr>
      <w:r>
        <w:rPr>
          <w:rStyle w:val="CommentReference"/>
        </w:rPr>
        <w:annotationRef/>
      </w:r>
      <w:r>
        <w:t>correct</w:t>
      </w:r>
    </w:p>
  </w:comment>
  <w:comment w:id="96" w:author="Khreis, Haneen" w:date="2019-07-09T13:49:00Z" w:initials="KH">
    <w:p w14:paraId="31BD381B" w14:textId="0574CECC" w:rsidR="00ED2A02" w:rsidRDefault="00ED2A02">
      <w:pPr>
        <w:pStyle w:val="CommentText"/>
      </w:pPr>
      <w:r>
        <w:rPr>
          <w:rStyle w:val="CommentReference"/>
        </w:rPr>
        <w:annotationRef/>
      </w:r>
      <w:r>
        <w:t xml:space="preserve">Make citation in author (year) format </w:t>
      </w:r>
    </w:p>
  </w:comment>
  <w:comment w:id="99" w:author="Khreis, Haneen" w:date="2019-07-09T13:49:00Z" w:initials="KH">
    <w:p w14:paraId="1EAA8148" w14:textId="4F0A32D1" w:rsidR="00ED2A02" w:rsidRDefault="00ED2A02">
      <w:pPr>
        <w:pStyle w:val="CommentText"/>
      </w:pPr>
      <w:r>
        <w:rPr>
          <w:rStyle w:val="CommentReference"/>
        </w:rPr>
        <w:annotationRef/>
      </w:r>
      <w:r>
        <w:t>What is distance to COST? You mean coast?</w:t>
      </w:r>
    </w:p>
  </w:comment>
  <w:comment w:id="101" w:author="Khreis, Haneen" w:date="2019-07-09T13:49:00Z" w:initials="KH">
    <w:p w14:paraId="23E742CF" w14:textId="1246000C" w:rsidR="00ED2A02" w:rsidRDefault="00ED2A02">
      <w:pPr>
        <w:pStyle w:val="CommentText"/>
      </w:pPr>
      <w:r>
        <w:rPr>
          <w:rStyle w:val="CommentReference"/>
        </w:rPr>
        <w:annotationRef/>
      </w:r>
      <w:r>
        <w:t>This wording does not make any sense! What do you mean?</w:t>
      </w:r>
    </w:p>
  </w:comment>
  <w:comment w:id="102" w:author="Alotaibi, Raed" w:date="2019-07-11T10:24:00Z" w:initials="AR">
    <w:p w14:paraId="19E75622" w14:textId="2E7A7AAC" w:rsidR="00ED2A02" w:rsidRDefault="00ED2A02">
      <w:pPr>
        <w:pStyle w:val="CommentText"/>
      </w:pPr>
      <w:r>
        <w:rPr>
          <w:rStyle w:val="CommentReference"/>
        </w:rPr>
        <w:annotationRef/>
      </w:r>
      <w:r>
        <w:t>The used the monthly averaged for 11 consecutive years to scale the LUR model (this is the temporal aspect). This is done instead of using the hourly reading of the EPA monitor to make the analysis manageable.</w:t>
      </w:r>
    </w:p>
  </w:comment>
  <w:comment w:id="119" w:author="Khreis, Haneen" w:date="2019-07-09T13:50:00Z" w:initials="KH">
    <w:p w14:paraId="33224027" w14:textId="04D2D8B8" w:rsidR="00ED2A02" w:rsidRDefault="00ED2A02">
      <w:pPr>
        <w:pStyle w:val="CommentText"/>
      </w:pPr>
      <w:r>
        <w:rPr>
          <w:rStyle w:val="CommentReference"/>
        </w:rPr>
        <w:annotationRef/>
      </w:r>
      <w:r>
        <w:t>This is the statistic for NO2 for 2010? Make sure this is what you are citing.</w:t>
      </w:r>
    </w:p>
  </w:comment>
  <w:comment w:id="120" w:author="Alotaibi, Raed" w:date="2019-07-11T10:37:00Z" w:initials="AR">
    <w:p w14:paraId="0FC1283B" w14:textId="2845E6BE" w:rsidR="00ED2A02" w:rsidRDefault="00ED2A02" w:rsidP="00680316">
      <w:pPr>
        <w:pStyle w:val="CommentText"/>
      </w:pPr>
      <w:r>
        <w:rPr>
          <w:rStyle w:val="CommentReference"/>
        </w:rPr>
        <w:annotationRef/>
      </w:r>
      <w:r>
        <w:t>This is the same paper and numbers we cited in our main study. The LUR model is for monthly average reading from 2000 to 2010. The R2 statistics is a results of testing the model for the whole, there was no mention for testing the accuracy of the results for only one year.</w:t>
      </w:r>
    </w:p>
  </w:comment>
  <w:comment w:id="123" w:author="Khreis, Haneen" w:date="2019-06-12T15:49:00Z" w:initials="KH">
    <w:p w14:paraId="388E38E4" w14:textId="07E4CC88" w:rsidR="00ED2A02" w:rsidRDefault="00ED2A02">
      <w:pPr>
        <w:pStyle w:val="CommentText"/>
      </w:pPr>
      <w:r>
        <w:rPr>
          <w:rStyle w:val="CommentReference"/>
        </w:rPr>
        <w:annotationRef/>
      </w:r>
      <w:r>
        <w:t>Please cite this paper too as accepted in the European Respiratory Journal</w:t>
      </w:r>
    </w:p>
    <w:p w14:paraId="6F872BEF" w14:textId="2FAD684F" w:rsidR="00ED2A02" w:rsidRDefault="00ED2A02">
      <w:pPr>
        <w:pStyle w:val="CommentText"/>
      </w:pPr>
    </w:p>
    <w:p w14:paraId="2A877B89" w14:textId="77777777" w:rsidR="00ED2A02" w:rsidRDefault="00ED2A02">
      <w:pPr>
        <w:pStyle w:val="CommentText"/>
      </w:pPr>
    </w:p>
    <w:p w14:paraId="3D8C3A96" w14:textId="77777777" w:rsidR="00ED2A02" w:rsidRPr="00092FC6" w:rsidRDefault="00ED2A02"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ED2A02" w:rsidRPr="00092FC6" w:rsidRDefault="00ED2A02" w:rsidP="00EB4571">
      <w:pPr>
        <w:spacing w:line="276" w:lineRule="auto"/>
        <w:rPr>
          <w:rFonts w:ascii="Times New Roman" w:hAnsi="Times New Roman" w:cs="Times New Roman"/>
          <w:b/>
        </w:rPr>
      </w:pPr>
    </w:p>
    <w:p w14:paraId="569D2DAD" w14:textId="77777777" w:rsidR="00ED2A02" w:rsidRPr="00092FC6" w:rsidRDefault="00ED2A02"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xml:space="preserve">, </w:t>
      </w:r>
      <w:proofErr w:type="spellStart"/>
      <w:r w:rsidRPr="00092FC6">
        <w:rPr>
          <w:rFonts w:ascii="Times New Roman" w:hAnsi="Times New Roman" w:cs="Times New Roman"/>
          <w:b/>
        </w:rPr>
        <w:t>Kees</w:t>
      </w:r>
      <w:proofErr w:type="spellEnd"/>
      <w:r w:rsidRPr="00092FC6">
        <w:rPr>
          <w:rFonts w:ascii="Times New Roman" w:hAnsi="Times New Roman" w:cs="Times New Roman"/>
          <w:b/>
        </w:rPr>
        <w:t xml:space="preserve">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ED2A02" w:rsidRDefault="00ED2A02">
      <w:pPr>
        <w:pStyle w:val="CommentText"/>
      </w:pPr>
    </w:p>
  </w:comment>
  <w:comment w:id="124" w:author="Alotaibi, Raed" w:date="2019-06-17T12:48:00Z" w:initials="AR">
    <w:p w14:paraId="5C67C73A" w14:textId="13683EBF" w:rsidR="00ED2A02" w:rsidRDefault="00ED2A02" w:rsidP="00FE5B17">
      <w:pPr>
        <w:pStyle w:val="CommentText"/>
      </w:pPr>
      <w:r>
        <w:rPr>
          <w:rStyle w:val="CommentReference"/>
        </w:rPr>
        <w:annotationRef/>
      </w:r>
      <w:r>
        <w:t>Couldn’t locate this paper.</w:t>
      </w:r>
    </w:p>
  </w:comment>
  <w:comment w:id="125" w:author="Khreis, Haneen" w:date="2019-07-09T13:56:00Z" w:initials="KH">
    <w:p w14:paraId="09F7F4F8" w14:textId="429E5E40" w:rsidR="00ED2A02" w:rsidRDefault="00ED2A02">
      <w:pPr>
        <w:pStyle w:val="CommentText"/>
      </w:pPr>
      <w:r>
        <w:rPr>
          <w:rStyle w:val="CommentReference"/>
        </w:rPr>
        <w:annotationRef/>
      </w:r>
      <w:r>
        <w:t xml:space="preserve"> The last paper should not be cited in preparation as it is accepted now in the European Respiratory Journal – change to accepted </w:t>
      </w:r>
    </w:p>
  </w:comment>
  <w:comment w:id="128" w:author="Khreis, Haneen" w:date="2019-07-10T12:37:00Z" w:initials="KH">
    <w:p w14:paraId="39997853" w14:textId="273E7D51" w:rsidR="00ED2A02" w:rsidRDefault="00ED2A02">
      <w:pPr>
        <w:pStyle w:val="CommentText"/>
      </w:pPr>
      <w:r>
        <w:rPr>
          <w:rStyle w:val="CommentReference"/>
        </w:rPr>
        <w:annotationRef/>
      </w:r>
      <w:r>
        <w:t>What do you mean by aggregate here exactly?</w:t>
      </w:r>
    </w:p>
  </w:comment>
  <w:comment w:id="129" w:author="Alotaibi, Raed" w:date="2019-07-11T10:44:00Z" w:initials="AR">
    <w:p w14:paraId="72D211D8" w14:textId="0FEF46FC" w:rsidR="00ED2A02" w:rsidRDefault="00ED2A02">
      <w:pPr>
        <w:pStyle w:val="CommentText"/>
      </w:pPr>
      <w:r>
        <w:rPr>
          <w:rStyle w:val="CommentReference"/>
        </w:rPr>
        <w:annotationRef/>
      </w:r>
      <w:r>
        <w:t>Used aggregated instead of mean since I aggregate the data sets for available years and estimate 1 incidence rate instead of estimate an incidence rate for multiple years and taking the average.</w:t>
      </w:r>
    </w:p>
  </w:comment>
  <w:comment w:id="130" w:author="Alotaibi, Raed" w:date="2019-07-11T10:46:00Z" w:initials="AR">
    <w:p w14:paraId="5E557E44" w14:textId="31DD7E2A" w:rsidR="00ED2A02" w:rsidRDefault="00ED2A02">
      <w:pPr>
        <w:pStyle w:val="CommentText"/>
      </w:pPr>
      <w:r>
        <w:rPr>
          <w:rStyle w:val="CommentReference"/>
        </w:rPr>
        <w:annotationRef/>
      </w:r>
      <w:r>
        <w:t>Changed the position of aggregate.</w:t>
      </w:r>
    </w:p>
  </w:comment>
  <w:comment w:id="139" w:author="Khreis, Haneen" w:date="2019-07-10T17:03:00Z" w:initials="KH">
    <w:p w14:paraId="3D607DF0" w14:textId="2C99093F" w:rsidR="00ED2A02" w:rsidRDefault="00ED2A02">
      <w:pPr>
        <w:pStyle w:val="CommentText"/>
      </w:pPr>
      <w:r>
        <w:rPr>
          <w:rStyle w:val="CommentReference"/>
        </w:rPr>
        <w:annotationRef/>
      </w:r>
      <w:r>
        <w:t xml:space="preserve">Correct </w:t>
      </w:r>
    </w:p>
  </w:comment>
  <w:comment w:id="142" w:author="Khreis, Haneen" w:date="2019-07-10T14:25:00Z" w:initials="KH">
    <w:p w14:paraId="155FD4D4" w14:textId="6CB4D0A3" w:rsidR="00ED2A02" w:rsidRDefault="00ED2A02">
      <w:pPr>
        <w:pStyle w:val="CommentText"/>
      </w:pPr>
      <w:r>
        <w:rPr>
          <w:rStyle w:val="CommentReference"/>
        </w:rPr>
        <w:annotationRef/>
      </w:r>
      <w:r>
        <w:t xml:space="preserve">How were children defined? What is their age range? Birth to 18? This should be spelled out </w:t>
      </w:r>
    </w:p>
  </w:comment>
  <w:comment w:id="146" w:author="Alotaibi, Raed" w:date="2019-06-21T10:11:00Z" w:initials="AR">
    <w:p w14:paraId="01127001" w14:textId="77777777" w:rsidR="00ED2A02" w:rsidRDefault="00ED2A02" w:rsidP="006770C0">
      <w:pPr>
        <w:pStyle w:val="CommentText"/>
      </w:pPr>
      <w:r>
        <w:rPr>
          <w:rStyle w:val="CommentReference"/>
        </w:rPr>
        <w:annotationRef/>
      </w:r>
      <w:r>
        <w:t>Change average to aggregate</w:t>
      </w:r>
    </w:p>
  </w:comment>
  <w:comment w:id="151" w:author="Khreis, Haneen" w:date="2019-07-10T12:47:00Z" w:initials="KH">
    <w:p w14:paraId="5F28E4A8" w14:textId="463659BB" w:rsidR="00ED2A02" w:rsidRDefault="00ED2A02">
      <w:pPr>
        <w:pStyle w:val="CommentText"/>
      </w:pPr>
      <w:r>
        <w:rPr>
          <w:rStyle w:val="CommentReference"/>
        </w:rPr>
        <w:annotationRef/>
      </w:r>
      <w:r>
        <w:t>Please tell us what these characteristics are (age, sex, ethnicity? I would name them very explicitly to aid the reader in understanding how this has been done)</w:t>
      </w:r>
    </w:p>
  </w:comment>
  <w:comment w:id="152" w:author="Alotaibi, Raed" w:date="2019-07-15T11:27:00Z" w:initials="AR">
    <w:p w14:paraId="043408CF" w14:textId="0B227B23" w:rsidR="00ED2A02" w:rsidRDefault="00ED2A02">
      <w:pPr>
        <w:pStyle w:val="CommentText"/>
      </w:pPr>
      <w:r>
        <w:rPr>
          <w:rStyle w:val="CommentReference"/>
        </w:rPr>
        <w:annotationRef/>
      </w:r>
      <w:r>
        <w:t>Age, sex, and race</w:t>
      </w:r>
    </w:p>
  </w:comment>
  <w:comment w:id="153" w:author="Khreis, Haneen" w:date="2019-07-10T12:48:00Z" w:initials="KH">
    <w:p w14:paraId="68B5FE42" w14:textId="621DF8CA" w:rsidR="00ED2A02" w:rsidRDefault="00ED2A02">
      <w:pPr>
        <w:pStyle w:val="CommentText"/>
      </w:pPr>
      <w:r>
        <w:rPr>
          <w:rStyle w:val="CommentReference"/>
        </w:rPr>
        <w:annotationRef/>
      </w:r>
      <w:r>
        <w:t xml:space="preserve">I have done this now but made this comment so many times! Write in the past throughout </w:t>
      </w:r>
    </w:p>
  </w:comment>
  <w:comment w:id="302" w:author="Khreis, Haneen" w:date="2019-07-10T12:59:00Z" w:initials="KH">
    <w:p w14:paraId="79969305" w14:textId="07B126C5" w:rsidR="00ED2A02" w:rsidRDefault="00ED2A02">
      <w:pPr>
        <w:pStyle w:val="CommentText"/>
      </w:pPr>
      <w:r>
        <w:rPr>
          <w:rStyle w:val="CommentReference"/>
        </w:rPr>
        <w:annotationRef/>
      </w:r>
      <w:r>
        <w:t>Add the actual IR and PR that was assigned for states with missing data – and the correct units. Is this the national estimate?</w:t>
      </w:r>
    </w:p>
  </w:comment>
  <w:comment w:id="303" w:author="Khreis, Haneen" w:date="2019-07-10T13:00:00Z" w:initials="KH">
    <w:p w14:paraId="67DB2BDF" w14:textId="40177F7F" w:rsidR="00ED2A02" w:rsidRDefault="00ED2A02">
      <w:pPr>
        <w:pStyle w:val="CommentText"/>
      </w:pPr>
      <w:r>
        <w:rPr>
          <w:rStyle w:val="CommentReference"/>
        </w:rPr>
        <w:annotationRef/>
      </w:r>
      <w:r>
        <w:t>add</w:t>
      </w:r>
    </w:p>
  </w:comment>
  <w:comment w:id="305" w:author="Khreis, Haneen" w:date="2019-07-10T13:01:00Z" w:initials="KH">
    <w:p w14:paraId="353E868B" w14:textId="61D77808" w:rsidR="00ED2A02" w:rsidRDefault="00ED2A02">
      <w:pPr>
        <w:pStyle w:val="CommentText"/>
      </w:pPr>
      <w:r>
        <w:rPr>
          <w:rStyle w:val="CommentReference"/>
        </w:rPr>
        <w:annotationRef/>
      </w:r>
      <w:r>
        <w:t>The table does not say what is the aggregate rate that was assigned to states with missing data. Also Table S1 should come before S2 – either renumber the tables or remove this from here</w:t>
      </w:r>
    </w:p>
  </w:comment>
  <w:comment w:id="321" w:author="Khreis, Haneen" w:date="2019-07-10T13:49:00Z" w:initials="KH">
    <w:p w14:paraId="5E096E7B" w14:textId="469E9F5B" w:rsidR="00ED2A02" w:rsidRDefault="00ED2A02">
      <w:pPr>
        <w:pStyle w:val="CommentText"/>
      </w:pPr>
      <w:r>
        <w:rPr>
          <w:rStyle w:val="CommentReference"/>
        </w:rPr>
        <w:annotationRef/>
      </w:r>
      <w:r>
        <w:t>Accurate?</w:t>
      </w:r>
    </w:p>
  </w:comment>
  <w:comment w:id="322" w:author="Alotaibi, Raed" w:date="2019-07-15T12:11:00Z" w:initials="AR">
    <w:p w14:paraId="6A39623B" w14:textId="76F0B871" w:rsidR="00ED2A02" w:rsidRDefault="00ED2A02">
      <w:pPr>
        <w:pStyle w:val="CommentText"/>
      </w:pPr>
      <w:r>
        <w:rPr>
          <w:rStyle w:val="CommentReference"/>
        </w:rPr>
        <w:annotationRef/>
      </w:r>
      <w:r>
        <w:t>Yes</w:t>
      </w:r>
    </w:p>
  </w:comment>
  <w:comment w:id="323" w:author="Khreis, Haneen" w:date="2019-07-10T13:44:00Z" w:initials="KH">
    <w:p w14:paraId="27B79A39" w14:textId="194A1235" w:rsidR="00ED2A02" w:rsidRDefault="00ED2A02">
      <w:pPr>
        <w:pStyle w:val="CommentText"/>
      </w:pPr>
      <w:r>
        <w:rPr>
          <w:rStyle w:val="CommentReference"/>
        </w:rPr>
        <w:annotationRef/>
      </w:r>
      <w:r>
        <w:t>I am not sure what aggregate refers to – this should be defined in the very beginning when the word first shows up</w:t>
      </w:r>
    </w:p>
  </w:comment>
  <w:comment w:id="324" w:author="Alotaibi, Raed" w:date="2019-07-15T12:11:00Z" w:initials="AR">
    <w:p w14:paraId="37ACD4AE" w14:textId="3F7B159F" w:rsidR="00ED2A02" w:rsidRDefault="00ED2A02">
      <w:pPr>
        <w:pStyle w:val="CommentText"/>
      </w:pPr>
      <w:r>
        <w:rPr>
          <w:rStyle w:val="CommentReference"/>
        </w:rPr>
        <w:annotationRef/>
      </w:r>
      <w:r>
        <w:t>Re-written it above</w:t>
      </w:r>
    </w:p>
  </w:comment>
  <w:comment w:id="339" w:author="Khreis, Haneen" w:date="2019-07-10T13:46:00Z" w:initials="KH">
    <w:p w14:paraId="0ACD1D78" w14:textId="38CA29AB" w:rsidR="00ED2A02" w:rsidRDefault="00ED2A02">
      <w:pPr>
        <w:pStyle w:val="CommentText"/>
      </w:pPr>
      <w:r>
        <w:rPr>
          <w:rStyle w:val="CommentReference"/>
        </w:rPr>
        <w:annotationRef/>
      </w:r>
      <w:r>
        <w:t xml:space="preserve">Fix reference – the H. should not show. </w:t>
      </w:r>
    </w:p>
  </w:comment>
  <w:comment w:id="347" w:author="Khreis, Haneen" w:date="2019-07-10T13:49:00Z" w:initials="KH">
    <w:p w14:paraId="1C0F59EE" w14:textId="1FB52270" w:rsidR="00ED2A02" w:rsidRDefault="00ED2A02">
      <w:pPr>
        <w:pStyle w:val="CommentText"/>
      </w:pPr>
      <w:r>
        <w:rPr>
          <w:rStyle w:val="CommentReference"/>
        </w:rPr>
        <w:annotationRef/>
      </w:r>
      <w:r>
        <w:t>Accurate?</w:t>
      </w:r>
    </w:p>
  </w:comment>
  <w:comment w:id="348" w:author="Alotaibi, Raed" w:date="2019-07-15T12:13:00Z" w:initials="AR">
    <w:p w14:paraId="2B34984A" w14:textId="0CC56734" w:rsidR="00ED2A02" w:rsidRDefault="00ED2A02">
      <w:pPr>
        <w:pStyle w:val="CommentText"/>
      </w:pPr>
      <w:r>
        <w:rPr>
          <w:rStyle w:val="CommentReference"/>
        </w:rPr>
        <w:annotationRef/>
      </w:r>
      <w:r>
        <w:t>Yes</w:t>
      </w:r>
    </w:p>
  </w:comment>
  <w:comment w:id="352" w:author="Khreis, Haneen" w:date="2019-06-16T09:58:00Z" w:initials="KH">
    <w:p w14:paraId="7A86F5B8" w14:textId="15804A40" w:rsidR="00ED2A02" w:rsidRDefault="00ED2A02">
      <w:pPr>
        <w:pStyle w:val="CommentText"/>
      </w:pPr>
      <w:r>
        <w:rPr>
          <w:rStyle w:val="CommentReference"/>
        </w:rPr>
        <w:annotationRef/>
      </w:r>
      <w:r>
        <w:t>Accurate?</w:t>
      </w:r>
    </w:p>
  </w:comment>
  <w:comment w:id="353" w:author="Alotaibi, Raed" w:date="2019-07-15T12:21:00Z" w:initials="AR">
    <w:p w14:paraId="319E1D03" w14:textId="385A5B95" w:rsidR="00ED2A02" w:rsidRDefault="00ED2A02">
      <w:pPr>
        <w:pStyle w:val="CommentText"/>
      </w:pPr>
      <w:r>
        <w:rPr>
          <w:rStyle w:val="CommentReference"/>
        </w:rPr>
        <w:annotationRef/>
      </w:r>
      <w:r>
        <w:t>Changed to clarify state estimates or national estimates.</w:t>
      </w:r>
    </w:p>
  </w:comment>
  <w:comment w:id="470" w:author="Khreis, Haneen" w:date="2019-06-16T10:13:00Z" w:initials="KH">
    <w:p w14:paraId="67724752" w14:textId="1C0CD206" w:rsidR="00ED2A02" w:rsidRDefault="00ED2A02">
      <w:pPr>
        <w:pStyle w:val="CommentText"/>
      </w:pPr>
      <w:r>
        <w:rPr>
          <w:rStyle w:val="CommentReference"/>
        </w:rPr>
        <w:annotationRef/>
      </w:r>
      <w:r>
        <w:t>And do these match your US census bureau counts?</w:t>
      </w:r>
    </w:p>
    <w:p w14:paraId="038E0577" w14:textId="752BFF1D" w:rsidR="00ED2A02" w:rsidRDefault="00ED2A02">
      <w:pPr>
        <w:pStyle w:val="CommentText"/>
      </w:pPr>
      <w:r>
        <w:t xml:space="preserve"> </w:t>
      </w:r>
    </w:p>
  </w:comment>
  <w:comment w:id="471" w:author="Alotaibi, Raed" w:date="2019-06-17T14:57:00Z" w:initials="AR">
    <w:p w14:paraId="75987589" w14:textId="7A2AE03E" w:rsidR="00ED2A02" w:rsidRDefault="00ED2A02" w:rsidP="008027DB">
      <w:pPr>
        <w:pStyle w:val="CommentText"/>
      </w:pPr>
      <w:r>
        <w:rPr>
          <w:rStyle w:val="CommentReference"/>
        </w:rPr>
        <w:annotationRef/>
      </w:r>
      <w:r>
        <w:t>They should match the years for which the survey was conducted.</w:t>
      </w:r>
    </w:p>
  </w:comment>
  <w:comment w:id="472" w:author="Khreis, Haneen" w:date="2019-07-10T14:26:00Z" w:initials="KH">
    <w:p w14:paraId="1BE5CF32" w14:textId="549A3CD4" w:rsidR="00ED2A02" w:rsidRDefault="00ED2A02">
      <w:pPr>
        <w:pStyle w:val="CommentText"/>
      </w:pPr>
      <w:r>
        <w:rPr>
          <w:rStyle w:val="CommentReference"/>
        </w:rPr>
        <w:annotationRef/>
      </w:r>
      <w:r>
        <w:t>Well, you actually have the data for 2010 so why don’t you check if you are correct and let me know</w:t>
      </w:r>
    </w:p>
    <w:p w14:paraId="3C1C7CFD" w14:textId="77777777" w:rsidR="00ED2A02" w:rsidRDefault="00ED2A02">
      <w:pPr>
        <w:pStyle w:val="CommentText"/>
      </w:pPr>
    </w:p>
  </w:comment>
  <w:comment w:id="473" w:author="Alotaibi, Raed" w:date="2019-07-15T13:34:00Z" w:initials="AR">
    <w:p w14:paraId="7EA5D648" w14:textId="0762DF71" w:rsidR="00ED2A02" w:rsidRDefault="00ED2A02">
      <w:pPr>
        <w:pStyle w:val="CommentText"/>
      </w:pPr>
      <w:r>
        <w:rPr>
          <w:rStyle w:val="CommentReference"/>
        </w:rPr>
        <w:annotationRef/>
      </w:r>
      <w:r>
        <w:t>There are some discrepancies.</w:t>
      </w:r>
    </w:p>
    <w:p w14:paraId="03BA0A75" w14:textId="77777777" w:rsidR="00ED2A02" w:rsidRDefault="00ED2A02">
      <w:pPr>
        <w:pStyle w:val="CommentText"/>
      </w:pPr>
    </w:p>
  </w:comment>
  <w:comment w:id="474" w:author="Khreis, Haneen" w:date="2019-07-10T15:44:00Z" w:initials="KH">
    <w:p w14:paraId="4862933C" w14:textId="3C392810" w:rsidR="00ED2A02" w:rsidRDefault="00ED2A02">
      <w:pPr>
        <w:pStyle w:val="CommentText"/>
      </w:pPr>
      <w:r>
        <w:rPr>
          <w:rStyle w:val="CommentReference"/>
        </w:rPr>
        <w:annotationRef/>
      </w:r>
      <w:r>
        <w:t>Accurate?</w:t>
      </w:r>
    </w:p>
  </w:comment>
  <w:comment w:id="475" w:author="Alotaibi, Raed" w:date="2019-07-15T12:27:00Z" w:initials="AR">
    <w:p w14:paraId="6AA9AC7A" w14:textId="3C67CA2A" w:rsidR="00ED2A02" w:rsidRDefault="00ED2A02" w:rsidP="000B47AE">
      <w:pPr>
        <w:pStyle w:val="CommentText"/>
      </w:pPr>
      <w:r>
        <w:rPr>
          <w:rStyle w:val="CommentReference"/>
        </w:rPr>
        <w:annotationRef/>
      </w:r>
      <w:r>
        <w:t>Available would be better, since there are states that participated but I don’t have data available for them.</w:t>
      </w:r>
    </w:p>
  </w:comment>
  <w:comment w:id="476" w:author="Khreis, Haneen" w:date="2019-07-10T15:44:00Z" w:initials="KH">
    <w:p w14:paraId="38E4AEA9" w14:textId="4ABF0843" w:rsidR="00ED2A02" w:rsidRDefault="00ED2A02">
      <w:pPr>
        <w:pStyle w:val="CommentText"/>
      </w:pPr>
      <w:r>
        <w:rPr>
          <w:rStyle w:val="CommentReference"/>
        </w:rPr>
        <w:annotationRef/>
      </w:r>
      <w:r>
        <w:t>Did you calculate this yourself?</w:t>
      </w:r>
    </w:p>
  </w:comment>
  <w:comment w:id="477" w:author="Alotaibi, Raed" w:date="2019-07-15T12:28:00Z" w:initials="AR">
    <w:p w14:paraId="5984954A" w14:textId="39990647" w:rsidR="00ED2A02" w:rsidRDefault="00ED2A02">
      <w:pPr>
        <w:pStyle w:val="CommentText"/>
      </w:pPr>
      <w:r>
        <w:rPr>
          <w:rStyle w:val="CommentReference"/>
        </w:rPr>
        <w:annotationRef/>
      </w:r>
      <w:r>
        <w:t>Yes, this is the result I got after running the analysis.</w:t>
      </w:r>
    </w:p>
  </w:comment>
  <w:comment w:id="478" w:author="Khreis, Haneen" w:date="2019-07-10T15:46:00Z" w:initials="KH">
    <w:p w14:paraId="2DF1B67F" w14:textId="22F05523" w:rsidR="00ED2A02" w:rsidRDefault="00ED2A02">
      <w:pPr>
        <w:pStyle w:val="CommentText"/>
      </w:pPr>
      <w:r>
        <w:rPr>
          <w:rStyle w:val="CommentReference"/>
        </w:rPr>
        <w:annotationRef/>
      </w:r>
      <w:r>
        <w:t>You said 19 states in line 202? Which is it and why these basic mistakes? Are you sure of your numbers?</w:t>
      </w:r>
    </w:p>
  </w:comment>
  <w:comment w:id="479" w:author="Alotaibi, Raed" w:date="2019-07-15T12:32:00Z" w:initials="AR">
    <w:p w14:paraId="7EBA9BD2" w14:textId="6DD6F476" w:rsidR="00ED2A02" w:rsidRDefault="00ED2A02">
      <w:pPr>
        <w:pStyle w:val="CommentText"/>
      </w:pPr>
      <w:r>
        <w:rPr>
          <w:rStyle w:val="CommentReference"/>
        </w:rPr>
        <w:annotationRef/>
      </w:r>
      <w:r>
        <w:t xml:space="preserve">19 states, </w:t>
      </w:r>
    </w:p>
  </w:comment>
  <w:comment w:id="480" w:author="Alotaibi, Raed" w:date="2019-07-15T14:28:00Z" w:initials="AR">
    <w:p w14:paraId="56EF6F97" w14:textId="7BE6E1A1" w:rsidR="00ED2A02" w:rsidRDefault="00ED2A02">
      <w:pPr>
        <w:pStyle w:val="CommentText"/>
      </w:pPr>
      <w:r>
        <w:rPr>
          <w:rStyle w:val="CommentReference"/>
        </w:rPr>
        <w:annotationRef/>
      </w:r>
      <w:r>
        <w:t>Update table s3 to include the number of years of available data</w:t>
      </w:r>
    </w:p>
  </w:comment>
  <w:comment w:id="481" w:author="Alotaibi, Raed" w:date="2019-07-15T14:29:00Z" w:initials="AR">
    <w:p w14:paraId="035B7D5B" w14:textId="18672D92" w:rsidR="00ED2A02" w:rsidRDefault="00ED2A02">
      <w:pPr>
        <w:pStyle w:val="CommentText"/>
      </w:pPr>
      <w:r>
        <w:rPr>
          <w:rStyle w:val="CommentReference"/>
        </w:rPr>
        <w:annotationRef/>
      </w:r>
      <w:r>
        <w:t>Also add an extra table to include the weighted numbers</w:t>
      </w:r>
    </w:p>
  </w:comment>
  <w:comment w:id="482" w:author="Alotaibi, Raed" w:date="2019-07-15T14:27:00Z" w:initials="AR">
    <w:p w14:paraId="40ACA8B6" w14:textId="3FE6371F" w:rsidR="00ED2A02" w:rsidRDefault="00ED2A02">
      <w:pPr>
        <w:pStyle w:val="CommentText"/>
      </w:pPr>
      <w:r>
        <w:rPr>
          <w:rStyle w:val="CommentReference"/>
        </w:rPr>
        <w:annotationRef/>
      </w:r>
      <w:r>
        <w:t>Edit S2 to include the number of Year</w:t>
      </w:r>
    </w:p>
  </w:comment>
  <w:comment w:id="544" w:author="Khreis, Haneen" w:date="2019-07-10T15:41:00Z" w:initials="KH">
    <w:p w14:paraId="6D523861" w14:textId="77777777" w:rsidR="00ED2A02" w:rsidRDefault="00ED2A02" w:rsidP="000A6843">
      <w:pPr>
        <w:pStyle w:val="CommentText"/>
      </w:pPr>
      <w:r>
        <w:rPr>
          <w:rStyle w:val="CommentReference"/>
        </w:rPr>
        <w:annotationRef/>
      </w:r>
      <w:r>
        <w:t>Accurate?</w:t>
      </w:r>
    </w:p>
  </w:comment>
  <w:comment w:id="545" w:author="Alotaibi, Raed" w:date="2019-07-11T12:44:00Z" w:initials="AR">
    <w:p w14:paraId="0649D528" w14:textId="77777777" w:rsidR="00ED2A02" w:rsidRDefault="00ED2A02" w:rsidP="000A6843">
      <w:pPr>
        <w:pStyle w:val="CommentText"/>
      </w:pPr>
      <w:r>
        <w:rPr>
          <w:rStyle w:val="CommentReference"/>
        </w:rPr>
        <w:annotationRef/>
      </w:r>
      <w:r>
        <w:t>Yes, the PR is a percentage out of 100 among all children, while IR is per 1,000 among at-risk children.</w:t>
      </w:r>
    </w:p>
  </w:comment>
  <w:comment w:id="546" w:author="Khreis, Haneen" w:date="2019-07-10T16:03:00Z" w:initials="KH">
    <w:p w14:paraId="7DFD3F93" w14:textId="079AB36D" w:rsidR="00ED2A02" w:rsidRDefault="00ED2A02">
      <w:pPr>
        <w:pStyle w:val="CommentText"/>
      </w:pPr>
      <w:r>
        <w:rPr>
          <w:rStyle w:val="CommentReference"/>
        </w:rPr>
        <w:annotationRef/>
      </w:r>
      <w:r>
        <w:t>This is different than what you show in the table! Please double check your numbers. Which is correct? I should not have to do this double checking and cross referencing – I am trusting your write up and it wastes my time.</w:t>
      </w:r>
    </w:p>
  </w:comment>
  <w:comment w:id="547" w:author="Khreis, Haneen" w:date="2019-07-10T16:14:00Z" w:initials="KH">
    <w:p w14:paraId="312F5E71" w14:textId="30444E47" w:rsidR="00ED2A02" w:rsidRDefault="00ED2A02">
      <w:pPr>
        <w:pStyle w:val="CommentText"/>
      </w:pPr>
      <w:r>
        <w:rPr>
          <w:rStyle w:val="CommentReference"/>
        </w:rPr>
        <w:annotationRef/>
      </w:r>
      <w:r>
        <w:t>Accurate?</w:t>
      </w:r>
    </w:p>
  </w:comment>
  <w:comment w:id="548" w:author="Alotaibi, Raed" w:date="2019-07-15T15:39:00Z" w:initials="AR">
    <w:p w14:paraId="4897D97B" w14:textId="77630985" w:rsidR="00ED2A02" w:rsidRDefault="00ED2A02">
      <w:pPr>
        <w:pStyle w:val="CommentText"/>
      </w:pPr>
      <w:r>
        <w:rPr>
          <w:rStyle w:val="CommentReference"/>
        </w:rPr>
        <w:annotationRef/>
      </w:r>
      <w:r>
        <w:t>Yes</w:t>
      </w:r>
    </w:p>
  </w:comment>
  <w:comment w:id="549" w:author="Khreis, Haneen" w:date="2019-07-10T16:15:00Z" w:initials="KH">
    <w:p w14:paraId="6444C78F" w14:textId="4837EA17" w:rsidR="00ED2A02" w:rsidRDefault="00ED2A02">
      <w:pPr>
        <w:pStyle w:val="CommentText"/>
      </w:pPr>
      <w:r>
        <w:rPr>
          <w:rStyle w:val="CommentReference"/>
        </w:rPr>
        <w:annotationRef/>
      </w:r>
      <w:r>
        <w:t>Add the table where we can see this result</w:t>
      </w:r>
    </w:p>
  </w:comment>
  <w:comment w:id="1438" w:author="Khreis, Haneen" w:date="2019-07-10T16:18:00Z" w:initials="KH">
    <w:p w14:paraId="74C70846" w14:textId="01A93247" w:rsidR="00ED2A02" w:rsidRDefault="00ED2A02">
      <w:pPr>
        <w:pStyle w:val="CommentText"/>
      </w:pPr>
      <w:r>
        <w:rPr>
          <w:rStyle w:val="CommentReference"/>
        </w:rPr>
        <w:annotationRef/>
      </w:r>
      <w:r>
        <w:t xml:space="preserve">Add a reference to where the corresponding national graphic is shown </w:t>
      </w:r>
    </w:p>
  </w:comment>
  <w:comment w:id="1439" w:author="Khreis, Haneen" w:date="2019-07-10T16:39:00Z" w:initials="KH">
    <w:p w14:paraId="4E9075A2" w14:textId="48958C9B" w:rsidR="00ED2A02" w:rsidRDefault="00ED2A02">
      <w:pPr>
        <w:pStyle w:val="CommentText"/>
      </w:pPr>
      <w:r>
        <w:rPr>
          <w:rStyle w:val="CommentReference"/>
        </w:rPr>
        <w:annotationRef/>
      </w:r>
      <w:r>
        <w:t xml:space="preserve">Name the states – do not give examples </w:t>
      </w:r>
    </w:p>
  </w:comment>
  <w:comment w:id="1441" w:author="Khreis, Haneen" w:date="2019-07-10T16:53:00Z" w:initials="KH">
    <w:p w14:paraId="2BEEF8F0" w14:textId="2997411B" w:rsidR="00ED2A02" w:rsidRDefault="00ED2A02">
      <w:pPr>
        <w:pStyle w:val="CommentText"/>
      </w:pPr>
      <w:r>
        <w:rPr>
          <w:rStyle w:val="CommentReference"/>
        </w:rPr>
        <w:annotationRef/>
      </w:r>
      <w:r>
        <w:t>Where can you find this information?</w:t>
      </w:r>
    </w:p>
  </w:comment>
  <w:comment w:id="1442" w:author="Alotaibi, Raed" w:date="2019-07-11T12:33:00Z" w:initials="AR">
    <w:p w14:paraId="719E3F4D" w14:textId="77777777" w:rsidR="00ED2A02" w:rsidRDefault="00ED2A02">
      <w:pPr>
        <w:pStyle w:val="CommentText"/>
      </w:pPr>
      <w:r>
        <w:rPr>
          <w:rStyle w:val="CommentReference"/>
        </w:rPr>
        <w:annotationRef/>
      </w:r>
    </w:p>
  </w:comment>
  <w:comment w:id="1443" w:author="Alotaibi, Raed" w:date="2019-07-15T16:20:00Z" w:initials="AR">
    <w:p w14:paraId="3EE3F4DC" w14:textId="58AD373C" w:rsidR="00ED2A02" w:rsidRDefault="00ED2A02">
      <w:pPr>
        <w:pStyle w:val="CommentText"/>
      </w:pPr>
      <w:r>
        <w:rPr>
          <w:rStyle w:val="CommentReference"/>
        </w:rPr>
        <w:annotationRef/>
      </w:r>
      <w:r>
        <w:t>To Haneen, check the last sentence.</w:t>
      </w:r>
    </w:p>
  </w:comment>
  <w:comment w:id="1444" w:author="Khreis, Haneen" w:date="2019-06-16T10:30:00Z" w:initials="KH">
    <w:p w14:paraId="38DF2665" w14:textId="659308FA" w:rsidR="00ED2A02" w:rsidRDefault="00ED2A02">
      <w:pPr>
        <w:pStyle w:val="CommentText"/>
      </w:pPr>
      <w:r>
        <w:rPr>
          <w:rStyle w:val="CommentReference"/>
        </w:rPr>
        <w:annotationRef/>
      </w:r>
      <w:bookmarkStart w:id="1446" w:name="_GoBack"/>
      <w:bookmarkEnd w:id="1446"/>
      <w:r>
        <w:t>What do you think? Please write some of your thoughts.</w:t>
      </w:r>
    </w:p>
  </w:comment>
  <w:comment w:id="1445" w:author="Alotaibi, Raed" w:date="2019-06-24T10:27:00Z" w:initials="AR">
    <w:p w14:paraId="0F0717A7" w14:textId="1942375E" w:rsidR="00ED2A02" w:rsidRDefault="00ED2A02" w:rsidP="00F64A2E">
      <w:pPr>
        <w:pStyle w:val="CommentText"/>
      </w:pPr>
      <w:r>
        <w:rPr>
          <w:rStyle w:val="CommentReference"/>
        </w:rPr>
        <w:annotationRef/>
      </w:r>
      <w:r>
        <w:t>I think this is a false estimate because NO2 concentrations are measured outdoors.</w:t>
      </w:r>
    </w:p>
    <w:p w14:paraId="7521AD89" w14:textId="3DB59D69" w:rsidR="00ED2A02" w:rsidRDefault="00ED2A02" w:rsidP="00F64A2E">
      <w:pPr>
        <w:pStyle w:val="CommentText"/>
      </w:pPr>
      <w:r>
        <w:t xml:space="preserve">People with the highest income in urbanized areas probably live in high rise buildings on higher level floors, I would assume the air quality would be better indoors thus we could be misclassifying them as exposed when they are not. </w:t>
      </w:r>
    </w:p>
  </w:comment>
  <w:comment w:id="1447" w:author="Khreis, Haneen" w:date="2019-06-16T10:31:00Z" w:initials="KH">
    <w:p w14:paraId="1EC554A2" w14:textId="5F078A64" w:rsidR="00ED2A02" w:rsidRDefault="00ED2A02">
      <w:pPr>
        <w:pStyle w:val="CommentText"/>
      </w:pPr>
      <w:r>
        <w:rPr>
          <w:rStyle w:val="CommentReference"/>
        </w:rPr>
        <w:annotationRef/>
      </w:r>
      <w:r>
        <w:t xml:space="preserve">Sub and super script everywhere and make sure unites are always spelled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043A32" w15:done="0"/>
  <w15:commentEx w15:paraId="7EED016D" w15:done="1"/>
  <w15:commentEx w15:paraId="0DD03EBB" w15:paraIdParent="7EED016D" w15:done="1"/>
  <w15:commentEx w15:paraId="1D254874" w15:done="1"/>
  <w15:commentEx w15:paraId="32CD4732" w15:paraIdParent="1D254874" w15:done="1"/>
  <w15:commentEx w15:paraId="3D7E6CD7" w15:done="1"/>
  <w15:commentEx w15:paraId="31BD381B" w15:done="1"/>
  <w15:commentEx w15:paraId="1EAA8148" w15:done="1"/>
  <w15:commentEx w15:paraId="23E742CF" w15:done="1"/>
  <w15:commentEx w15:paraId="19E75622" w15:paraIdParent="23E742CF" w15:done="1"/>
  <w15:commentEx w15:paraId="33224027" w15:done="1"/>
  <w15:commentEx w15:paraId="0FC1283B" w15:paraIdParent="33224027" w15:done="1"/>
  <w15:commentEx w15:paraId="19EB262C" w15:done="1"/>
  <w15:commentEx w15:paraId="5C67C73A" w15:paraIdParent="19EB262C" w15:done="1"/>
  <w15:commentEx w15:paraId="09F7F4F8" w15:paraIdParent="19EB262C" w15:done="1"/>
  <w15:commentEx w15:paraId="39997853" w15:done="1"/>
  <w15:commentEx w15:paraId="72D211D8" w15:paraIdParent="39997853" w15:done="1"/>
  <w15:commentEx w15:paraId="5E557E44" w15:paraIdParent="39997853" w15:done="1"/>
  <w15:commentEx w15:paraId="3D607DF0" w15:done="1"/>
  <w15:commentEx w15:paraId="155FD4D4" w15:done="1"/>
  <w15:commentEx w15:paraId="01127001" w15:done="1"/>
  <w15:commentEx w15:paraId="5F28E4A8" w15:done="1"/>
  <w15:commentEx w15:paraId="043408CF" w15:paraIdParent="5F28E4A8" w15:done="1"/>
  <w15:commentEx w15:paraId="68B5FE42" w15:done="1"/>
  <w15:commentEx w15:paraId="79969305" w15:done="1"/>
  <w15:commentEx w15:paraId="67DB2BDF" w15:done="1"/>
  <w15:commentEx w15:paraId="353E868B" w15:done="0"/>
  <w15:commentEx w15:paraId="5E096E7B" w15:done="1"/>
  <w15:commentEx w15:paraId="6A39623B" w15:paraIdParent="5E096E7B" w15:done="1"/>
  <w15:commentEx w15:paraId="27B79A39" w15:done="1"/>
  <w15:commentEx w15:paraId="37ACD4AE" w15:paraIdParent="27B79A39" w15:done="1"/>
  <w15:commentEx w15:paraId="0ACD1D78" w15:done="1"/>
  <w15:commentEx w15:paraId="1C0F59EE" w15:done="1"/>
  <w15:commentEx w15:paraId="2B34984A" w15:paraIdParent="1C0F59EE" w15:done="1"/>
  <w15:commentEx w15:paraId="7A86F5B8" w15:done="1"/>
  <w15:commentEx w15:paraId="319E1D03" w15:paraIdParent="7A86F5B8" w15:done="1"/>
  <w15:commentEx w15:paraId="038E0577" w15:done="1"/>
  <w15:commentEx w15:paraId="75987589" w15:paraIdParent="038E0577" w15:done="1"/>
  <w15:commentEx w15:paraId="3C1C7CFD" w15:paraIdParent="038E0577" w15:done="1"/>
  <w15:commentEx w15:paraId="03BA0A75" w15:paraIdParent="038E0577" w15:done="1"/>
  <w15:commentEx w15:paraId="4862933C" w15:done="1"/>
  <w15:commentEx w15:paraId="6AA9AC7A" w15:paraIdParent="4862933C" w15:done="1"/>
  <w15:commentEx w15:paraId="38E4AEA9" w15:done="1"/>
  <w15:commentEx w15:paraId="5984954A" w15:paraIdParent="38E4AEA9" w15:done="1"/>
  <w15:commentEx w15:paraId="2DF1B67F" w15:done="1"/>
  <w15:commentEx w15:paraId="7EBA9BD2" w15:paraIdParent="2DF1B67F" w15:done="1"/>
  <w15:commentEx w15:paraId="56EF6F97" w15:done="1"/>
  <w15:commentEx w15:paraId="035B7D5B" w15:paraIdParent="56EF6F97" w15:done="1"/>
  <w15:commentEx w15:paraId="40ACA8B6" w15:done="0"/>
  <w15:commentEx w15:paraId="6D523861" w15:done="1"/>
  <w15:commentEx w15:paraId="0649D528" w15:paraIdParent="6D523861" w15:done="1"/>
  <w15:commentEx w15:paraId="7DFD3F93" w15:done="0"/>
  <w15:commentEx w15:paraId="312F5E71" w15:done="1"/>
  <w15:commentEx w15:paraId="4897D97B" w15:paraIdParent="312F5E71" w15:done="1"/>
  <w15:commentEx w15:paraId="6444C78F" w15:done="1"/>
  <w15:commentEx w15:paraId="74C70846" w15:done="1"/>
  <w15:commentEx w15:paraId="4E9075A2" w15:done="1"/>
  <w15:commentEx w15:paraId="2BEEF8F0" w15:done="1"/>
  <w15:commentEx w15:paraId="719E3F4D" w15:paraIdParent="2BEEF8F0" w15:done="1"/>
  <w15:commentEx w15:paraId="3EE3F4DC" w15:done="0"/>
  <w15:commentEx w15:paraId="38DF2665" w15:done="1"/>
  <w15:commentEx w15:paraId="7521AD89" w15:paraIdParent="38DF2665" w15:done="1"/>
  <w15:commentEx w15:paraId="1EC554A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43A32" w16cid:durableId="20D769B1"/>
  <w16cid:commentId w16cid:paraId="7EED016D" w16cid:durableId="20D769B3"/>
  <w16cid:commentId w16cid:paraId="0DD03EBB" w16cid:durableId="20D769B4"/>
  <w16cid:commentId w16cid:paraId="1D254874" w16cid:durableId="20D769B5"/>
  <w16cid:commentId w16cid:paraId="32CD4732" w16cid:durableId="20D769B6"/>
  <w16cid:commentId w16cid:paraId="3D7E6CD7" w16cid:durableId="20D769B7"/>
  <w16cid:commentId w16cid:paraId="31BD381B" w16cid:durableId="20D769B8"/>
  <w16cid:commentId w16cid:paraId="1EAA8148" w16cid:durableId="20D769B9"/>
  <w16cid:commentId w16cid:paraId="23E742CF" w16cid:durableId="20D769BA"/>
  <w16cid:commentId w16cid:paraId="19E75622" w16cid:durableId="20D769BB"/>
  <w16cid:commentId w16cid:paraId="33224027" w16cid:durableId="20D769BC"/>
  <w16cid:commentId w16cid:paraId="0FC1283B" w16cid:durableId="20D769BD"/>
  <w16cid:commentId w16cid:paraId="19EB262C" w16cid:durableId="20D769BE"/>
  <w16cid:commentId w16cid:paraId="5C67C73A" w16cid:durableId="20D769BF"/>
  <w16cid:commentId w16cid:paraId="09F7F4F8" w16cid:durableId="20D769C0"/>
  <w16cid:commentId w16cid:paraId="39997853" w16cid:durableId="20D769C1"/>
  <w16cid:commentId w16cid:paraId="72D211D8" w16cid:durableId="20D769C2"/>
  <w16cid:commentId w16cid:paraId="5E557E44" w16cid:durableId="20D769C3"/>
  <w16cid:commentId w16cid:paraId="3D607DF0" w16cid:durableId="20D769C4"/>
  <w16cid:commentId w16cid:paraId="155FD4D4" w16cid:durableId="20D769C5"/>
  <w16cid:commentId w16cid:paraId="01127001" w16cid:durableId="20D769C6"/>
  <w16cid:commentId w16cid:paraId="5F28E4A8" w16cid:durableId="20D769C7"/>
  <w16cid:commentId w16cid:paraId="043408CF" w16cid:durableId="20D769C8"/>
  <w16cid:commentId w16cid:paraId="68B5FE42" w16cid:durableId="20D769C9"/>
  <w16cid:commentId w16cid:paraId="79969305" w16cid:durableId="20D769CA"/>
  <w16cid:commentId w16cid:paraId="67DB2BDF" w16cid:durableId="20D769CB"/>
  <w16cid:commentId w16cid:paraId="353E868B" w16cid:durableId="20D769CC"/>
  <w16cid:commentId w16cid:paraId="5E096E7B" w16cid:durableId="20D769CD"/>
  <w16cid:commentId w16cid:paraId="6A39623B" w16cid:durableId="20D769CE"/>
  <w16cid:commentId w16cid:paraId="27B79A39" w16cid:durableId="20D769CF"/>
  <w16cid:commentId w16cid:paraId="37ACD4AE" w16cid:durableId="20D769D0"/>
  <w16cid:commentId w16cid:paraId="0ACD1D78" w16cid:durableId="20D769D1"/>
  <w16cid:commentId w16cid:paraId="1C0F59EE" w16cid:durableId="20D769D2"/>
  <w16cid:commentId w16cid:paraId="2B34984A" w16cid:durableId="20D769D3"/>
  <w16cid:commentId w16cid:paraId="7A86F5B8" w16cid:durableId="20D769D4"/>
  <w16cid:commentId w16cid:paraId="319E1D03" w16cid:durableId="20D769D5"/>
  <w16cid:commentId w16cid:paraId="038E0577" w16cid:durableId="20D769D6"/>
  <w16cid:commentId w16cid:paraId="75987589" w16cid:durableId="20D769D7"/>
  <w16cid:commentId w16cid:paraId="3C1C7CFD" w16cid:durableId="20D769D8"/>
  <w16cid:commentId w16cid:paraId="03BA0A75" w16cid:durableId="20D769D9"/>
  <w16cid:commentId w16cid:paraId="4862933C" w16cid:durableId="20D769DA"/>
  <w16cid:commentId w16cid:paraId="6AA9AC7A" w16cid:durableId="20D769DB"/>
  <w16cid:commentId w16cid:paraId="38E4AEA9" w16cid:durableId="20D769DC"/>
  <w16cid:commentId w16cid:paraId="5984954A" w16cid:durableId="20D769DD"/>
  <w16cid:commentId w16cid:paraId="2DF1B67F" w16cid:durableId="20D769DE"/>
  <w16cid:commentId w16cid:paraId="7EBA9BD2" w16cid:durableId="20D769DF"/>
  <w16cid:commentId w16cid:paraId="56EF6F97" w16cid:durableId="20D769E0"/>
  <w16cid:commentId w16cid:paraId="035B7D5B" w16cid:durableId="20D769E1"/>
  <w16cid:commentId w16cid:paraId="40ACA8B6" w16cid:durableId="20D769E2"/>
  <w16cid:commentId w16cid:paraId="6D523861" w16cid:durableId="20D769E3"/>
  <w16cid:commentId w16cid:paraId="0649D528" w16cid:durableId="20D769E4"/>
  <w16cid:commentId w16cid:paraId="7DFD3F93" w16cid:durableId="20D769E5"/>
  <w16cid:commentId w16cid:paraId="312F5E71" w16cid:durableId="20D769E6"/>
  <w16cid:commentId w16cid:paraId="4897D97B" w16cid:durableId="20D769E7"/>
  <w16cid:commentId w16cid:paraId="6444C78F" w16cid:durableId="20D769E8"/>
  <w16cid:commentId w16cid:paraId="74C70846" w16cid:durableId="20D769E9"/>
  <w16cid:commentId w16cid:paraId="4E9075A2" w16cid:durableId="20D769EA"/>
  <w16cid:commentId w16cid:paraId="2BEEF8F0" w16cid:durableId="20D769EB"/>
  <w16cid:commentId w16cid:paraId="719E3F4D" w16cid:durableId="20D769EC"/>
  <w16cid:commentId w16cid:paraId="3EE3F4DC" w16cid:durableId="20D769ED"/>
  <w16cid:commentId w16cid:paraId="38DF2665" w16cid:durableId="20D769EE"/>
  <w16cid:commentId w16cid:paraId="7521AD89" w16cid:durableId="20D769EF"/>
  <w16cid:commentId w16cid:paraId="1EC554A2" w16cid:durableId="20D769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A29F9" w14:textId="77777777" w:rsidR="00FB6A47" w:rsidRDefault="00FB6A47" w:rsidP="00673497">
      <w:pPr>
        <w:spacing w:after="0" w:line="240" w:lineRule="auto"/>
      </w:pPr>
      <w:r>
        <w:separator/>
      </w:r>
    </w:p>
  </w:endnote>
  <w:endnote w:type="continuationSeparator" w:id="0">
    <w:p w14:paraId="4366C782" w14:textId="77777777" w:rsidR="00FB6A47" w:rsidRDefault="00FB6A47"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21370"/>
      <w:docPartObj>
        <w:docPartGallery w:val="Page Numbers (Bottom of Page)"/>
        <w:docPartUnique/>
      </w:docPartObj>
    </w:sdtPr>
    <w:sdtEndPr>
      <w:rPr>
        <w:noProof/>
      </w:rPr>
    </w:sdtEndPr>
    <w:sdtContent>
      <w:p w14:paraId="67080FFF" w14:textId="7EB9F7C6" w:rsidR="00ED2A02" w:rsidRDefault="00ED2A02">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102A69D4" w14:textId="77777777" w:rsidR="00ED2A02" w:rsidRDefault="00ED2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07683" w14:textId="77777777" w:rsidR="00FB6A47" w:rsidRDefault="00FB6A47" w:rsidP="00673497">
      <w:pPr>
        <w:spacing w:after="0" w:line="240" w:lineRule="auto"/>
      </w:pPr>
      <w:r>
        <w:separator/>
      </w:r>
    </w:p>
  </w:footnote>
  <w:footnote w:type="continuationSeparator" w:id="0">
    <w:p w14:paraId="31814EB8" w14:textId="77777777" w:rsidR="00FB6A47" w:rsidRDefault="00FB6A47"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proofState w:spelling="clean" w:grammar="clean"/>
  <w:revisionView w:formatting="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yNjc3szAwMDU0NTJX0lEKTi0uzszPAykwNqkFAIbLmxU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50&lt;/item&gt;&lt;item&gt;64&lt;/item&gt;&lt;item&gt;67&lt;/item&gt;&lt;item&gt;68&lt;/item&gt;&lt;item&gt;75&lt;/item&gt;&lt;item&gt;76&lt;/item&gt;&lt;item&gt;78&lt;/item&gt;&lt;item&gt;82&lt;/item&gt;&lt;item&gt;86&lt;/item&gt;&lt;item&gt;89&lt;/item&gt;&lt;item&gt;90&lt;/item&gt;&lt;item&gt;94&lt;/item&gt;&lt;item&gt;95&lt;/item&gt;&lt;item&gt;96&lt;/item&gt;&lt;item&gt;98&lt;/item&gt;&lt;item&gt;105&lt;/item&gt;&lt;item&gt;118&lt;/item&gt;&lt;item&gt;417&lt;/item&gt;&lt;item&gt;418&lt;/item&gt;&lt;item&gt;419&lt;/item&gt;&lt;item&gt;420&lt;/item&gt;&lt;item&gt;421&lt;/item&gt;&lt;item&gt;422&lt;/item&gt;&lt;item&gt;423&lt;/item&gt;&lt;item&gt;428&lt;/item&gt;&lt;item&gt;429&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6843"/>
    <w:rsid w:val="000A7515"/>
    <w:rsid w:val="000A7AAD"/>
    <w:rsid w:val="000B47AE"/>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A055D"/>
    <w:rsid w:val="001A65BA"/>
    <w:rsid w:val="001B22D5"/>
    <w:rsid w:val="001B2369"/>
    <w:rsid w:val="001B509E"/>
    <w:rsid w:val="001B5374"/>
    <w:rsid w:val="001C043A"/>
    <w:rsid w:val="001D0F15"/>
    <w:rsid w:val="001D6D2D"/>
    <w:rsid w:val="001E2DCB"/>
    <w:rsid w:val="001E3F3E"/>
    <w:rsid w:val="001E4BBE"/>
    <w:rsid w:val="001F1A09"/>
    <w:rsid w:val="001F4019"/>
    <w:rsid w:val="001F4CCA"/>
    <w:rsid w:val="001F73EB"/>
    <w:rsid w:val="002007A9"/>
    <w:rsid w:val="002009BE"/>
    <w:rsid w:val="00203311"/>
    <w:rsid w:val="00203D31"/>
    <w:rsid w:val="00203F2E"/>
    <w:rsid w:val="002042F8"/>
    <w:rsid w:val="00206289"/>
    <w:rsid w:val="002079CC"/>
    <w:rsid w:val="0021438A"/>
    <w:rsid w:val="00220191"/>
    <w:rsid w:val="00225AAD"/>
    <w:rsid w:val="002262A3"/>
    <w:rsid w:val="002278EB"/>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3310"/>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E6861"/>
    <w:rsid w:val="002F018C"/>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6C34"/>
    <w:rsid w:val="004E11E3"/>
    <w:rsid w:val="004E4428"/>
    <w:rsid w:val="004E472A"/>
    <w:rsid w:val="004E4D3F"/>
    <w:rsid w:val="004E616C"/>
    <w:rsid w:val="004F11AE"/>
    <w:rsid w:val="004F275C"/>
    <w:rsid w:val="004F2F0E"/>
    <w:rsid w:val="005017F2"/>
    <w:rsid w:val="00505C8D"/>
    <w:rsid w:val="00510471"/>
    <w:rsid w:val="00525E7C"/>
    <w:rsid w:val="0054484A"/>
    <w:rsid w:val="00545452"/>
    <w:rsid w:val="0054558C"/>
    <w:rsid w:val="00545933"/>
    <w:rsid w:val="00545CEF"/>
    <w:rsid w:val="00552C44"/>
    <w:rsid w:val="00554B41"/>
    <w:rsid w:val="00556A82"/>
    <w:rsid w:val="005614E1"/>
    <w:rsid w:val="0056356E"/>
    <w:rsid w:val="005635A8"/>
    <w:rsid w:val="00565FA9"/>
    <w:rsid w:val="00567D6F"/>
    <w:rsid w:val="00567D7E"/>
    <w:rsid w:val="00574454"/>
    <w:rsid w:val="00581F11"/>
    <w:rsid w:val="00582845"/>
    <w:rsid w:val="0059002F"/>
    <w:rsid w:val="00590FD7"/>
    <w:rsid w:val="00591FE9"/>
    <w:rsid w:val="00592DFE"/>
    <w:rsid w:val="00594157"/>
    <w:rsid w:val="00596187"/>
    <w:rsid w:val="005A03A8"/>
    <w:rsid w:val="005A2A16"/>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C3C6F"/>
    <w:rsid w:val="007D113D"/>
    <w:rsid w:val="007D65A9"/>
    <w:rsid w:val="007E431E"/>
    <w:rsid w:val="007F0371"/>
    <w:rsid w:val="007F26A5"/>
    <w:rsid w:val="007F4C9F"/>
    <w:rsid w:val="0080038E"/>
    <w:rsid w:val="008008A8"/>
    <w:rsid w:val="008027DB"/>
    <w:rsid w:val="00811938"/>
    <w:rsid w:val="00817797"/>
    <w:rsid w:val="00817B19"/>
    <w:rsid w:val="00824AFB"/>
    <w:rsid w:val="008269F1"/>
    <w:rsid w:val="00830514"/>
    <w:rsid w:val="00833D39"/>
    <w:rsid w:val="00833DE2"/>
    <w:rsid w:val="00835BFA"/>
    <w:rsid w:val="00837CDB"/>
    <w:rsid w:val="008400ED"/>
    <w:rsid w:val="00845052"/>
    <w:rsid w:val="00845B71"/>
    <w:rsid w:val="00845F40"/>
    <w:rsid w:val="0085477A"/>
    <w:rsid w:val="00863D01"/>
    <w:rsid w:val="0086503B"/>
    <w:rsid w:val="0086612F"/>
    <w:rsid w:val="008712E1"/>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07FB"/>
    <w:rsid w:val="008E5218"/>
    <w:rsid w:val="008F6100"/>
    <w:rsid w:val="008F6A51"/>
    <w:rsid w:val="009025BB"/>
    <w:rsid w:val="00906C3B"/>
    <w:rsid w:val="00911454"/>
    <w:rsid w:val="00913C2A"/>
    <w:rsid w:val="00914285"/>
    <w:rsid w:val="00917815"/>
    <w:rsid w:val="009250E9"/>
    <w:rsid w:val="00925857"/>
    <w:rsid w:val="00925D5A"/>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76EB1"/>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2C0E"/>
    <w:rsid w:val="00A030A0"/>
    <w:rsid w:val="00A0448D"/>
    <w:rsid w:val="00A05A25"/>
    <w:rsid w:val="00A06B6A"/>
    <w:rsid w:val="00A120F1"/>
    <w:rsid w:val="00A22EBB"/>
    <w:rsid w:val="00A30175"/>
    <w:rsid w:val="00A340E2"/>
    <w:rsid w:val="00A35474"/>
    <w:rsid w:val="00A35BED"/>
    <w:rsid w:val="00A459C3"/>
    <w:rsid w:val="00A5034C"/>
    <w:rsid w:val="00A53D66"/>
    <w:rsid w:val="00A54F26"/>
    <w:rsid w:val="00A578EA"/>
    <w:rsid w:val="00A57AF6"/>
    <w:rsid w:val="00A608BC"/>
    <w:rsid w:val="00A63299"/>
    <w:rsid w:val="00A66D9C"/>
    <w:rsid w:val="00A72876"/>
    <w:rsid w:val="00A72E20"/>
    <w:rsid w:val="00A74B90"/>
    <w:rsid w:val="00A76807"/>
    <w:rsid w:val="00A92D01"/>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0D53"/>
    <w:rsid w:val="00BC37DD"/>
    <w:rsid w:val="00BC48CA"/>
    <w:rsid w:val="00BC4956"/>
    <w:rsid w:val="00BC662D"/>
    <w:rsid w:val="00BC7C6F"/>
    <w:rsid w:val="00BD0687"/>
    <w:rsid w:val="00BD609B"/>
    <w:rsid w:val="00BD78FD"/>
    <w:rsid w:val="00BE18DC"/>
    <w:rsid w:val="00BE5076"/>
    <w:rsid w:val="00BF6555"/>
    <w:rsid w:val="00C02667"/>
    <w:rsid w:val="00C04061"/>
    <w:rsid w:val="00C12F53"/>
    <w:rsid w:val="00C147C0"/>
    <w:rsid w:val="00C15AFE"/>
    <w:rsid w:val="00C2709D"/>
    <w:rsid w:val="00C303CF"/>
    <w:rsid w:val="00C42D0D"/>
    <w:rsid w:val="00C46BEF"/>
    <w:rsid w:val="00C4713D"/>
    <w:rsid w:val="00C552A2"/>
    <w:rsid w:val="00C61332"/>
    <w:rsid w:val="00C61C91"/>
    <w:rsid w:val="00C6500C"/>
    <w:rsid w:val="00C673A9"/>
    <w:rsid w:val="00C71937"/>
    <w:rsid w:val="00C73C45"/>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C6F55"/>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1DAD"/>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02F"/>
    <w:rsid w:val="00DB6668"/>
    <w:rsid w:val="00DB7902"/>
    <w:rsid w:val="00DC04E9"/>
    <w:rsid w:val="00DC26DF"/>
    <w:rsid w:val="00DD11B5"/>
    <w:rsid w:val="00DD2432"/>
    <w:rsid w:val="00DD501C"/>
    <w:rsid w:val="00DE0E43"/>
    <w:rsid w:val="00DF03B1"/>
    <w:rsid w:val="00E034FA"/>
    <w:rsid w:val="00E06EA2"/>
    <w:rsid w:val="00E12C93"/>
    <w:rsid w:val="00E14325"/>
    <w:rsid w:val="00E217A2"/>
    <w:rsid w:val="00E23ED3"/>
    <w:rsid w:val="00E30C28"/>
    <w:rsid w:val="00E46AA9"/>
    <w:rsid w:val="00E522F5"/>
    <w:rsid w:val="00E54591"/>
    <w:rsid w:val="00E56918"/>
    <w:rsid w:val="00E605A3"/>
    <w:rsid w:val="00E61219"/>
    <w:rsid w:val="00E63E4A"/>
    <w:rsid w:val="00E649C0"/>
    <w:rsid w:val="00E6515D"/>
    <w:rsid w:val="00E7129E"/>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2A02"/>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366B"/>
    <w:rsid w:val="00F44385"/>
    <w:rsid w:val="00F44DAC"/>
    <w:rsid w:val="00F574E2"/>
    <w:rsid w:val="00F60D60"/>
    <w:rsid w:val="00F64A2E"/>
    <w:rsid w:val="00F70087"/>
    <w:rsid w:val="00F74496"/>
    <w:rsid w:val="00F74A03"/>
    <w:rsid w:val="00F85A46"/>
    <w:rsid w:val="00F86B8C"/>
    <w:rsid w:val="00F878F5"/>
    <w:rsid w:val="00FA12DC"/>
    <w:rsid w:val="00FA345C"/>
    <w:rsid w:val="00FA6FED"/>
    <w:rsid w:val="00FB1E60"/>
    <w:rsid w:val="00FB320A"/>
    <w:rsid w:val="00FB3DBD"/>
    <w:rsid w:val="00FB6313"/>
    <w:rsid w:val="00FB6A47"/>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A37B5FBB-C771-4379-9A1A-051BFB93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3">
    <w:name w:val="Unresolved Mention3"/>
    <w:basedOn w:val="DefaultParagraphFont"/>
    <w:uiPriority w:val="99"/>
    <w:semiHidden/>
    <w:unhideWhenUsed/>
    <w:rsid w:val="0000470F"/>
    <w:rPr>
      <w:color w:val="605E5C"/>
      <w:shd w:val="clear" w:color="auto" w:fill="E1DFDD"/>
    </w:rPr>
  </w:style>
  <w:style w:type="character" w:styleId="UnresolvedMention">
    <w:name w:val="Unresolved Mention"/>
    <w:basedOn w:val="DefaultParagraphFont"/>
    <w:uiPriority w:val="99"/>
    <w:semiHidden/>
    <w:unhideWhenUsed/>
    <w:rsid w:val="00ED2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48347733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52997856">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lung.org/lung-health-and-diseases/lung-disease-lookup/asthma/learn-about-asthma/asthma-children-facts-sheet.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sciencedirect.com/science/article/pii/S0160412018325388"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hyperlink" Target="https://www.census.gov/library/publications/2016/acs/acsgeo-1.html"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30220-B8C8-4E07-AEAD-474E67C33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13339</Words>
  <Characters>76033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89194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Raed Alotaibi</cp:lastModifiedBy>
  <cp:revision>8</cp:revision>
  <cp:lastPrinted>2019-05-30T18:49:00Z</cp:lastPrinted>
  <dcterms:created xsi:type="dcterms:W3CDTF">2019-07-15T19:25:00Z</dcterms:created>
  <dcterms:modified xsi:type="dcterms:W3CDTF">2019-07-16T03:08:00Z</dcterms:modified>
</cp:coreProperties>
</file>