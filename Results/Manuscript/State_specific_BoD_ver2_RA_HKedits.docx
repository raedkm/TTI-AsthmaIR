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1A54A" w14:textId="7386E7C3" w:rsidR="003A36B2" w:rsidRDefault="009A0D25" w:rsidP="009250E9">
      <w:pPr>
        <w:rPr>
          <w:ins w:id="0" w:author="Khreis, Haneen" w:date="2019-06-12T15:35:00Z"/>
          <w:b/>
          <w:bCs/>
        </w:rPr>
      </w:pPr>
      <w:ins w:id="1" w:author="Khreis, Haneen" w:date="2019-06-12T15:35:00Z">
        <w:r>
          <w:rPr>
            <w:rStyle w:val="CommentReference"/>
          </w:rPr>
          <w:commentReference w:id="2"/>
        </w:r>
      </w:ins>
    </w:p>
    <w:p w14:paraId="4DAAB410" w14:textId="6ECB8FEB" w:rsidR="002A0D74" w:rsidRPr="00EC1FA9" w:rsidRDefault="002A0D74" w:rsidP="002A0D74">
      <w:pPr>
        <w:rPr>
          <w:ins w:id="3" w:author="Khreis, Haneen" w:date="2019-06-12T15:52:00Z"/>
          <w:b/>
          <w:bCs/>
        </w:rPr>
      </w:pPr>
      <w:ins w:id="4" w:author="Khreis, Haneen" w:date="2019-06-12T15:52:00Z">
        <w:r>
          <w:rPr>
            <w:b/>
            <w:bCs/>
          </w:rPr>
          <w:t>Introduction</w:t>
        </w:r>
      </w:ins>
    </w:p>
    <w:p w14:paraId="19762206" w14:textId="3E2AB7C7" w:rsidR="009A0D25" w:rsidRDefault="002A0D74" w:rsidP="009250E9">
      <w:pPr>
        <w:rPr>
          <w:ins w:id="5" w:author="Khreis, Haneen" w:date="2019-06-12T14:30:00Z"/>
          <w:b/>
          <w:bCs/>
        </w:rPr>
      </w:pPr>
      <w:ins w:id="6" w:author="Khreis, Haneen" w:date="2019-06-12T15:52:00Z">
        <w:r>
          <w:rPr>
            <w:b/>
            <w:bCs/>
          </w:rPr>
          <w:t>Haneen to write 1000 words</w:t>
        </w:r>
      </w:ins>
    </w:p>
    <w:p w14:paraId="653F20CA" w14:textId="2B87A5D5" w:rsidR="006D44CA" w:rsidRPr="00EC1FA9" w:rsidRDefault="00893539" w:rsidP="009250E9">
      <w:pPr>
        <w:rPr>
          <w:b/>
          <w:bCs/>
        </w:rPr>
      </w:pPr>
      <w:r w:rsidRPr="00EC1FA9">
        <w:rPr>
          <w:b/>
          <w:bCs/>
        </w:rPr>
        <w:t xml:space="preserve">Methods </w:t>
      </w:r>
    </w:p>
    <w:p w14:paraId="17702A55" w14:textId="6A67C2D6" w:rsidR="00135341" w:rsidRPr="00EC1FA9" w:rsidRDefault="00135341" w:rsidP="00EC1FA9">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 </w:instrText>
      </w:r>
      <w:r w:rsidR="0086503B" w:rsidRPr="00EC1FA9">
        <w:fldChar w:fldCharType="begin">
          <w:fldData xml:space="preserve">PEVuZE5vdGU+PENpdGU+PEF1dGhvcj5BY2hha3Vsd2lzdXQ8L0F1dGhvcj48WWVhcj4yMDE5PC9Z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</w:fldData>
        </w:fldChar>
      </w:r>
      <w:r w:rsidR="0086503B" w:rsidRPr="00EC1FA9">
        <w:instrText xml:space="preserve"> ADDIN EN.CITE.DATA </w:instrText>
      </w:r>
      <w:r w:rsidR="0086503B" w:rsidRPr="00EC1FA9">
        <w:fldChar w:fldCharType="end"/>
      </w:r>
      <w:r w:rsidR="006D55C7" w:rsidRPr="00EC1FA9">
        <w:fldChar w:fldCharType="separate"/>
      </w:r>
      <w:r w:rsidR="0086503B" w:rsidRPr="00EC1FA9">
        <w:rPr>
          <w:noProof/>
        </w:rPr>
        <w:t>(Achakulwisut et al., 2019; Khreis, de Hoogh, et al., 2018;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6291195D" w:rsidR="00407C49" w:rsidRPr="00EC1FA9" w:rsidRDefault="002C6035" w:rsidP="00104CF7">
      <w:r w:rsidRPr="00EC1FA9">
        <w:t>We</w:t>
      </w:r>
      <w:r w:rsidR="00407C49" w:rsidRPr="00EC1FA9">
        <w:t xml:space="preserve"> analyzed data for the 49 states within the contiguous United States (U.S</w:t>
      </w:r>
      <w:ins w:id="7" w:author="Khreis, Haneen" w:date="2019-06-12T15:31:00Z">
        <w:r w:rsidR="000A0BFC">
          <w:t>.</w:t>
        </w:r>
      </w:ins>
      <w:r w:rsidR="00407C49" w:rsidRPr="00EC1FA9">
        <w:t>) and the District of Columbia (D.C.) for the year 2010</w:t>
      </w:r>
      <w:r w:rsidRPr="00EC1FA9">
        <w:t xml:space="preserve"> at </w:t>
      </w:r>
      <w:ins w:id="8" w:author="Khreis, Haneen" w:date="2019-06-12T15:32:00Z">
        <w:r w:rsidR="00F22789">
          <w:t xml:space="preserve">the census block level: </w:t>
        </w:r>
      </w:ins>
      <w:r w:rsidRPr="00EC1FA9">
        <w:t xml:space="preserve">the smallest geographical unit available. </w:t>
      </w:r>
      <w:del w:id="9" w:author="Khreis, Haneen" w:date="2019-06-12T15:33:00Z">
        <w:r w:rsidRPr="00EC1FA9" w:rsidDel="009B7994">
          <w:delText>Decennial p</w:delText>
        </w:r>
      </w:del>
      <w:ins w:id="10" w:author="Khreis, Haneen" w:date="2019-06-12T15:33:00Z">
        <w:r w:rsidR="009B7994">
          <w:t>P</w:t>
        </w:r>
      </w:ins>
      <w:r w:rsidRPr="00EC1FA9">
        <w:t xml:space="preserve">opulation counts, </w:t>
      </w:r>
      <w:ins w:id="11" w:author="Khreis, Haneen" w:date="2019-06-12T15:33:00Z">
        <w:r w:rsidR="002007A9">
          <w:t>u</w:t>
        </w:r>
      </w:ins>
      <w:del w:id="12" w:author="Khreis, Haneen" w:date="2019-06-12T15:33:00Z">
        <w:r w:rsidR="000D0EA5" w:rsidRPr="00EC1FA9" w:rsidDel="002007A9">
          <w:delText>U</w:delText>
        </w:r>
      </w:del>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ins w:id="13" w:author="Khreis, Haneen" w:date="2019-06-12T15:34:00Z">
        <w:r w:rsidR="002007A9">
          <w:t>However, m</w:t>
        </w:r>
      </w:ins>
      <w:del w:id="14" w:author="Khreis, Haneen" w:date="2019-06-12T15:34:00Z">
        <w:r w:rsidR="00104CF7" w:rsidRPr="00EC1FA9" w:rsidDel="002007A9">
          <w:delText>M</w:delText>
        </w:r>
      </w:del>
      <w:r w:rsidRPr="00EC1FA9">
        <w:t>edian household</w:t>
      </w:r>
      <w:r w:rsidR="000D0EA5" w:rsidRPr="00EC1FA9">
        <w:t xml:space="preserve"> income</w:t>
      </w:r>
      <w:r w:rsidRPr="00EC1FA9">
        <w:t xml:space="preserve"> was available at the census block group level</w:t>
      </w:r>
      <w:ins w:id="15" w:author="Khreis, Haneen" w:date="2019-06-12T15:34:00Z">
        <w:r w:rsidR="009C7FC8">
          <w:t>,</w:t>
        </w:r>
      </w:ins>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ins w:id="16" w:author="Khreis, Haneen" w:date="2019-06-12T15:34:00Z">
        <w:r w:rsidR="009C7FC8">
          <w:t>Childhood a</w:t>
        </w:r>
      </w:ins>
      <w:del w:id="17" w:author="Khreis, Haneen" w:date="2019-06-12T15:34:00Z">
        <w:r w:rsidR="000D0EA5" w:rsidRPr="00EC1FA9" w:rsidDel="009C7FC8">
          <w:delText>A</w:delText>
        </w:r>
      </w:del>
      <w:r w:rsidR="000D0EA5" w:rsidRPr="00EC1FA9">
        <w:t>sthma incidence rates were available 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del w:id="18" w:author="Khreis, Haneen" w:date="2019-06-12T15:34:00Z">
        <w:r w:rsidR="000D0EA5" w:rsidRPr="00EC1FA9" w:rsidDel="009A0D25">
          <w:delText>y</w:delText>
        </w:r>
      </w:del>
      <w:ins w:id="19" w:author="Khreis, Haneen" w:date="2019-06-12T15:34:00Z">
        <w:r w:rsidR="009A0D25">
          <w:t>se states</w:t>
        </w:r>
      </w:ins>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50225094" w:rsidR="00104CF7" w:rsidRPr="00EC1FA9" w:rsidRDefault="00E23ED3" w:rsidP="00104CF7">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ins w:id="20" w:author="Khreis, Haneen" w:date="2019-06-12T15:36:00Z">
        <w:r w:rsidR="00203F2E">
          <w:t xml:space="preserve"> old</w:t>
        </w:r>
      </w:ins>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del w:id="21" w:author="Khreis, Haneen" w:date="2019-06-12T15:36:00Z">
        <w:r w:rsidR="00135341" w:rsidRPr="00EC1FA9" w:rsidDel="00203F2E">
          <w:delText xml:space="preserve">are </w:delText>
        </w:r>
      </w:del>
      <w:ins w:id="22" w:author="Khreis, Haneen" w:date="2019-06-12T15:36:00Z">
        <w:r w:rsidR="00203F2E">
          <w:t>were</w:t>
        </w:r>
        <w:r w:rsidR="00203F2E" w:rsidRPr="00EC1FA9">
          <w:t xml:space="preserve"> </w:t>
        </w:r>
      </w:ins>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commentRangeStart w:id="23"/>
      <w:r w:rsidR="004577A5" w:rsidRPr="00EC1FA9">
        <w:t>land use, and distance</w:t>
      </w:r>
      <w:commentRangeEnd w:id="23"/>
      <w:r w:rsidR="003619B2">
        <w:rPr>
          <w:rStyle w:val="CommentReference"/>
        </w:rPr>
        <w:commentReference w:id="23"/>
      </w:r>
      <w:r w:rsidR="004577A5" w:rsidRPr="00EC1FA9">
        <w:t>, with census blocks forming the basic geographical units of urban areas. Further</w:t>
      </w:r>
      <w:r w:rsidR="00104CF7" w:rsidRPr="00EC1FA9">
        <w:t>,</w:t>
      </w:r>
      <w:r w:rsidR="004577A5" w:rsidRPr="00EC1FA9">
        <w:t xml:space="preserve"> </w:t>
      </w:r>
      <w:commentRangeStart w:id="24"/>
      <w:r w:rsidR="004577A5" w:rsidRPr="00EC1FA9">
        <w:t xml:space="preserve">urban </w:t>
      </w:r>
      <w:r w:rsidR="00104CF7" w:rsidRPr="00EC1FA9">
        <w:t xml:space="preserve">designated </w:t>
      </w:r>
      <w:commentRangeEnd w:id="24"/>
      <w:r w:rsidR="00B8730E">
        <w:rPr>
          <w:rStyle w:val="CommentReference"/>
        </w:rPr>
        <w:commentReference w:id="24"/>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 xml:space="preserve">median household income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 xml:space="preserve">Census blocks were than assigned a similar median household income </w:t>
      </w:r>
      <w:del w:id="25" w:author="Khreis, Haneen" w:date="2019-06-12T15:39:00Z">
        <w:r w:rsidR="00104CF7" w:rsidRPr="00EC1FA9" w:rsidDel="00F20E7C">
          <w:delText xml:space="preserve">groups </w:delText>
        </w:r>
      </w:del>
      <w:r w:rsidR="00104CF7" w:rsidRPr="00EC1FA9">
        <w:t>of the census block group they reside under.</w:t>
      </w:r>
    </w:p>
    <w:p w14:paraId="3DD05AB9" w14:textId="3664F9B0" w:rsidR="00863D01" w:rsidRPr="00EC1FA9" w:rsidRDefault="004F11AE" w:rsidP="00104CF7">
      <w:r w:rsidRPr="00EC1FA9">
        <w:t>There were 2</w:t>
      </w:r>
      <w:r w:rsidR="000C4671" w:rsidRPr="00EC1FA9">
        <w:t>,</w:t>
      </w:r>
      <w:r w:rsidRPr="00EC1FA9">
        <w:t xml:space="preserve">686 (0.04%) census blocks </w:t>
      </w:r>
      <w:commentRangeStart w:id="26"/>
      <w:r w:rsidRPr="00EC1FA9">
        <w:t xml:space="preserve">with </w:t>
      </w:r>
      <w:commentRangeEnd w:id="26"/>
      <w:r w:rsidR="00DD501C">
        <w:rPr>
          <w:rStyle w:val="CommentReference"/>
        </w:rPr>
        <w:commentReference w:id="26"/>
      </w:r>
      <w:r w:rsidRPr="00EC1FA9">
        <w:t>missing median</w:t>
      </w:r>
      <w:ins w:id="27" w:author="Khreis, Haneen" w:date="2019-06-12T15:40:00Z">
        <w:r w:rsidR="00DD501C" w:rsidRPr="00DD501C">
          <w:t xml:space="preserve"> household</w:t>
        </w:r>
      </w:ins>
      <w:r w:rsidRPr="00EC1FA9">
        <w:t xml:space="preserve"> income data in 2010</w:t>
      </w:r>
      <w:ins w:id="28" w:author="Khreis, Haneen" w:date="2019-06-12T15:41:00Z">
        <w:r w:rsidR="00DD501C">
          <w:t xml:space="preserve">. These census blocks </w:t>
        </w:r>
      </w:ins>
      <w:del w:id="29" w:author="Khreis, Haneen" w:date="2019-06-12T15:41:00Z">
        <w:r w:rsidRPr="00EC1FA9" w:rsidDel="00DD501C">
          <w:delText xml:space="preserve"> which </w:delText>
        </w:r>
      </w:del>
      <w:r w:rsidRPr="00EC1FA9">
        <w:t xml:space="preserve">were </w:t>
      </w:r>
      <w:r w:rsidR="00863D01" w:rsidRPr="00EC1FA9">
        <w:t xml:space="preserve">assigned </w:t>
      </w:r>
      <w:del w:id="30" w:author="Khreis, Haneen" w:date="2019-06-12T15:41:00Z">
        <w:r w:rsidR="00863D01" w:rsidRPr="00EC1FA9" w:rsidDel="00DD501C">
          <w:delText xml:space="preserve">as </w:delText>
        </w:r>
      </w:del>
      <w:ins w:id="31" w:author="Khreis, Haneen" w:date="2019-06-12T15:41:00Z">
        <w:r w:rsidR="00DD501C">
          <w:t>a</w:t>
        </w:r>
        <w:r w:rsidR="00DD501C" w:rsidRPr="00EC1FA9">
          <w:t xml:space="preserve"> </w:t>
        </w:r>
      </w:ins>
      <w:r w:rsidR="00343B26" w:rsidRPr="00EC1FA9">
        <w:t>“Not defined”</w:t>
      </w:r>
      <w:r w:rsidR="00863D01" w:rsidRPr="00EC1FA9">
        <w:t xml:space="preserve"> </w:t>
      </w:r>
      <w:ins w:id="32" w:author="Khreis, Haneen" w:date="2019-06-12T15:41:00Z">
        <w:r w:rsidR="00DD501C">
          <w:t xml:space="preserve">status </w:t>
        </w:r>
      </w:ins>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781CA0" w:rsidRPr="00EC1FA9">
        <w:t xml:space="preserve">Table </w:t>
      </w:r>
      <w:r w:rsidR="00781CA0">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1CFB4F65" w14:textId="78159C93" w:rsidR="00C46BEF" w:rsidRPr="00EC1FA9" w:rsidRDefault="00C46BEF" w:rsidP="00C46BEF">
      <w:r w:rsidRPr="007E431E">
        <w:rPr>
          <w:highlight w:val="red"/>
          <w:rPrChange w:id="33" w:author="Khreis, Haneen" w:date="2019-06-16T09:59:00Z">
            <w:rPr/>
          </w:rPrChange>
        </w:rPr>
        <w:t>Annual average NO</w:t>
      </w:r>
      <w:r w:rsidRPr="007E431E">
        <w:rPr>
          <w:highlight w:val="red"/>
          <w:vertAlign w:val="subscript"/>
          <w:rPrChange w:id="34" w:author="Khreis, Haneen" w:date="2019-06-16T09:59:00Z">
            <w:rPr>
              <w:vertAlign w:val="subscript"/>
            </w:rPr>
          </w:rPrChange>
        </w:rPr>
        <w:t xml:space="preserve">2 </w:t>
      </w:r>
      <w:r w:rsidRPr="007E431E">
        <w:rPr>
          <w:highlight w:val="red"/>
          <w:rPrChange w:id="35" w:author="Khreis, Haneen" w:date="2019-06-16T09:59:00Z">
            <w:rPr/>
          </w:rPrChange>
        </w:rPr>
        <w:t xml:space="preserve">concentrations for each populated census block were available at the centroid location for the year 2010. Concentrations were derived from a land use regression model utilizing </w:t>
      </w:r>
      <w:commentRangeStart w:id="36"/>
      <w:r w:rsidRPr="007E431E">
        <w:rPr>
          <w:highlight w:val="red"/>
          <w:rPrChange w:id="37" w:author="Khreis, Haneen" w:date="2019-06-16T09:59:00Z">
            <w:rPr/>
          </w:rPrChange>
        </w:rPr>
        <w:t xml:space="preserve">Environmental Protection Agency (EPA), </w:t>
      </w:r>
      <w:commentRangeEnd w:id="36"/>
      <w:r w:rsidR="00AD17E7" w:rsidRPr="007E431E">
        <w:rPr>
          <w:rStyle w:val="CommentReference"/>
          <w:highlight w:val="red"/>
          <w:rPrChange w:id="38" w:author="Khreis, Haneen" w:date="2019-06-16T09:59:00Z">
            <w:rPr>
              <w:rStyle w:val="CommentReference"/>
            </w:rPr>
          </w:rPrChange>
        </w:rPr>
        <w:commentReference w:id="36"/>
      </w:r>
      <w:r w:rsidRPr="007E431E">
        <w:rPr>
          <w:highlight w:val="red"/>
          <w:rPrChange w:id="39" w:author="Khreis, Haneen" w:date="2019-06-16T09:59:00Z">
            <w:rPr/>
          </w:rPrChange>
        </w:rPr>
        <w:t xml:space="preserve">satellite data and several GIS covariates. A detailed description of the model can be found at </w:t>
      </w:r>
      <w:commentRangeStart w:id="40"/>
      <w:r w:rsidRPr="007E431E">
        <w:rPr>
          <w:highlight w:val="red"/>
          <w:rPrChange w:id="41" w:author="Khreis, Haneen" w:date="2019-06-16T09:59:00Z">
            <w:rPr/>
          </w:rPrChange>
        </w:rPr>
        <w:fldChar w:fldCharType="begin"/>
      </w:r>
      <w:r w:rsidRPr="007E431E">
        <w:rPr>
          <w:highlight w:val="red"/>
          <w:rPrChange w:id="42" w:author="Khreis, Haneen" w:date="2019-06-16T09:59:00Z">
            <w:rPr/>
          </w:rPrChange>
        </w:rP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7E431E">
        <w:rPr>
          <w:highlight w:val="red"/>
          <w:rPrChange w:id="43" w:author="Khreis, Haneen" w:date="2019-06-16T09:59:00Z">
            <w:rPr/>
          </w:rPrChange>
        </w:rPr>
        <w:fldChar w:fldCharType="separate"/>
      </w:r>
      <w:r w:rsidRPr="007E431E">
        <w:rPr>
          <w:noProof/>
          <w:highlight w:val="red"/>
          <w:rPrChange w:id="44" w:author="Khreis, Haneen" w:date="2019-06-16T09:59:00Z">
            <w:rPr>
              <w:noProof/>
            </w:rPr>
          </w:rPrChange>
        </w:rPr>
        <w:t>Bechle et al. (2015)</w:t>
      </w:r>
      <w:r w:rsidRPr="007E431E">
        <w:rPr>
          <w:highlight w:val="red"/>
          <w:rPrChange w:id="45" w:author="Khreis, Haneen" w:date="2019-06-16T09:59:00Z">
            <w:rPr/>
          </w:rPrChange>
        </w:rPr>
        <w:fldChar w:fldCharType="end"/>
      </w:r>
      <w:commentRangeEnd w:id="40"/>
      <w:r w:rsidR="00592DFE" w:rsidRPr="007E431E">
        <w:rPr>
          <w:rStyle w:val="CommentReference"/>
          <w:highlight w:val="red"/>
          <w:rPrChange w:id="46" w:author="Khreis, Haneen" w:date="2019-06-16T09:59:00Z">
            <w:rPr>
              <w:rStyle w:val="CommentReference"/>
            </w:rPr>
          </w:rPrChange>
        </w:rPr>
        <w:commentReference w:id="40"/>
      </w:r>
      <w:r w:rsidRPr="007E431E">
        <w:rPr>
          <w:highlight w:val="red"/>
          <w:rPrChange w:id="47" w:author="Khreis, Haneen" w:date="2019-06-16T09:59:00Z">
            <w:rPr/>
          </w:rPrChange>
        </w:rPr>
        <w:t>. NO</w:t>
      </w:r>
      <w:r w:rsidRPr="007E431E">
        <w:rPr>
          <w:highlight w:val="red"/>
          <w:vertAlign w:val="subscript"/>
          <w:rPrChange w:id="48" w:author="Khreis, Haneen" w:date="2019-06-16T09:59:00Z">
            <w:rPr>
              <w:vertAlign w:val="subscript"/>
            </w:rPr>
          </w:rPrChange>
        </w:rPr>
        <w:t>2</w:t>
      </w:r>
      <w:r w:rsidRPr="007E431E">
        <w:rPr>
          <w:highlight w:val="red"/>
          <w:rPrChange w:id="49" w:author="Khreis, Haneen" w:date="2019-06-16T09:59:00Z">
            <w:rPr/>
          </w:rPrChange>
        </w:rPr>
        <w:t xml:space="preserve"> concentrations were converted from ppb to ug/m</w:t>
      </w:r>
      <w:r w:rsidRPr="007E431E">
        <w:rPr>
          <w:highlight w:val="red"/>
          <w:vertAlign w:val="superscript"/>
          <w:rPrChange w:id="50" w:author="Khreis, Haneen" w:date="2019-06-16T09:59:00Z">
            <w:rPr>
              <w:vertAlign w:val="superscript"/>
            </w:rPr>
          </w:rPrChange>
        </w:rPr>
        <w:t>3</w:t>
      </w:r>
      <w:r w:rsidRPr="007E431E">
        <w:rPr>
          <w:highlight w:val="red"/>
          <w:vertAlign w:val="subscript"/>
          <w:rPrChange w:id="51" w:author="Khreis, Haneen" w:date="2019-06-16T09:59:00Z">
            <w:rPr>
              <w:vertAlign w:val="subscript"/>
            </w:rPr>
          </w:rPrChange>
        </w:rPr>
        <w:t xml:space="preserve"> </w:t>
      </w:r>
      <w:r w:rsidRPr="007E431E">
        <w:rPr>
          <w:highlight w:val="red"/>
          <w:rPrChange w:id="52" w:author="Khreis, Haneen" w:date="2019-06-16T09:59:00Z">
            <w:rPr/>
          </w:rPrChange>
        </w:rPr>
        <w:t xml:space="preserve">through multiplying by 1.88 </w:t>
      </w:r>
      <w:r w:rsidRPr="007E431E">
        <w:rPr>
          <w:highlight w:val="red"/>
          <w:rPrChange w:id="53" w:author="Khreis, Haneen" w:date="2019-06-16T09:59:00Z">
            <w:rPr/>
          </w:rPrChange>
        </w:rPr>
        <w:fldChar w:fldCharType="begin"/>
      </w:r>
      <w:r w:rsidRPr="007E431E">
        <w:rPr>
          <w:highlight w:val="red"/>
          <w:rPrChange w:id="54" w:author="Khreis, Haneen" w:date="2019-06-16T09:59:00Z">
            <w:rPr/>
          </w:rPrChange>
        </w:rP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7E431E">
        <w:rPr>
          <w:highlight w:val="red"/>
          <w:rPrChange w:id="55" w:author="Khreis, Haneen" w:date="2019-06-16T09:59:00Z">
            <w:rPr/>
          </w:rPrChange>
        </w:rPr>
        <w:fldChar w:fldCharType="separate"/>
      </w:r>
      <w:r w:rsidRPr="007E431E">
        <w:rPr>
          <w:noProof/>
          <w:highlight w:val="red"/>
          <w:rPrChange w:id="56" w:author="Khreis, Haneen" w:date="2019-06-16T09:59:00Z">
            <w:rPr>
              <w:noProof/>
            </w:rPr>
          </w:rPrChange>
        </w:rPr>
        <w:t>(WHO, 2005)</w:t>
      </w:r>
      <w:r w:rsidRPr="007E431E">
        <w:rPr>
          <w:highlight w:val="red"/>
          <w:rPrChange w:id="57" w:author="Khreis, Haneen" w:date="2019-06-16T09:59:00Z">
            <w:rPr/>
          </w:rPrChange>
        </w:rPr>
        <w:fldChar w:fldCharType="end"/>
      </w:r>
      <w:r w:rsidRPr="007E431E">
        <w:rPr>
          <w:highlight w:val="red"/>
          <w:rPrChange w:id="58" w:author="Khreis, Haneen" w:date="2019-06-16T09:59:00Z">
            <w:rPr/>
          </w:rPrChange>
        </w:rPr>
        <w:t>.</w:t>
      </w:r>
      <w:r w:rsidRPr="00EC1FA9">
        <w:t xml:space="preserve"> </w:t>
      </w:r>
    </w:p>
    <w:p w14:paraId="7024A930" w14:textId="2FA9B4F5" w:rsidR="00925D5A" w:rsidRDefault="00510471" w:rsidP="00C46BEF">
      <w:pPr>
        <w:rPr>
          <w:ins w:id="59" w:author="Khreis, Haneen" w:date="2019-06-12T15:54:00Z"/>
          <w:i/>
          <w:iCs/>
        </w:rPr>
      </w:pPr>
      <w:ins w:id="60" w:author="Khreis, Haneen" w:date="2019-06-12T15:54:00Z">
        <w:r>
          <w:rPr>
            <w:i/>
            <w:iCs/>
          </w:rPr>
          <w:t xml:space="preserve">Matching of census and exposure </w:t>
        </w:r>
        <w:commentRangeStart w:id="61"/>
        <w:r>
          <w:rPr>
            <w:i/>
            <w:iCs/>
          </w:rPr>
          <w:t>data</w:t>
        </w:r>
        <w:commentRangeEnd w:id="61"/>
        <w:r>
          <w:rPr>
            <w:rStyle w:val="CommentReference"/>
          </w:rPr>
          <w:commentReference w:id="61"/>
        </w:r>
        <w:r>
          <w:rPr>
            <w:i/>
            <w:iCs/>
          </w:rPr>
          <w:t xml:space="preserve"> </w:t>
        </w:r>
      </w:ins>
    </w:p>
    <w:p w14:paraId="1C8FE4A9" w14:textId="77777777" w:rsidR="00510471" w:rsidRPr="00EC1FA9" w:rsidRDefault="00510471" w:rsidP="00C46BEF"/>
    <w:p w14:paraId="518C88CF" w14:textId="5C76ED1E" w:rsidR="00C46BEF" w:rsidRPr="00EC1FA9" w:rsidRDefault="00C46BEF" w:rsidP="00C46BEF">
      <w:pPr>
        <w:rPr>
          <w:i/>
          <w:iCs/>
        </w:rPr>
      </w:pPr>
      <w:r w:rsidRPr="00EC1FA9">
        <w:rPr>
          <w:i/>
          <w:iCs/>
        </w:rPr>
        <w:t>Concentration-response function</w:t>
      </w:r>
      <w:ins w:id="62" w:author="Khreis, Haneen" w:date="2019-06-12T15:48:00Z">
        <w:r w:rsidR="00276DDC">
          <w:rPr>
            <w:i/>
            <w:iCs/>
          </w:rPr>
          <w:t>s</w:t>
        </w:r>
      </w:ins>
    </w:p>
    <w:p w14:paraId="2FE993DD" w14:textId="28FB870F" w:rsidR="00C46BEF" w:rsidRPr="00EC1FA9" w:rsidRDefault="00C46BEF" w:rsidP="00BC37DD">
      <w:r w:rsidRPr="00EC1FA9">
        <w:t>We used a</w:t>
      </w:r>
      <w:ins w:id="63" w:author="Khreis, Haneen" w:date="2019-06-12T15:48:00Z">
        <w:r w:rsidR="00276DDC">
          <w:t xml:space="preserve">n asthma development </w:t>
        </w:r>
      </w:ins>
      <w:del w:id="64" w:author="Khreis, Haneen" w:date="2019-06-12T15:48:00Z">
        <w:r w:rsidRPr="00EC1FA9" w:rsidDel="00276DDC">
          <w:delText xml:space="preserve"> </w:delText>
        </w:r>
      </w:del>
      <w:r w:rsidRPr="00EC1FA9">
        <w:t>concentration-response function (CRF) of 1.05 (95% CI = 1.02-1.07) per 4ug/m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ins w:id="65" w:author="Khreis, Haneen" w:date="2019-06-12T15:49:00Z">
        <w:r w:rsidR="003B6AB8">
          <w:t xml:space="preserve">the </w:t>
        </w:r>
      </w:ins>
      <w:r w:rsidRPr="00EC1FA9">
        <w:t xml:space="preserve">risk of developing asthma among children </w:t>
      </w:r>
      <w:ins w:id="66" w:author="Khreis, Haneen" w:date="2019-06-12T15:49:00Z">
        <w:r w:rsidR="003B6AB8">
          <w:t xml:space="preserve">from birth to 18 years of age </w:t>
        </w:r>
      </w:ins>
      <w:r w:rsidRPr="00EC1FA9">
        <w:fldChar w:fldCharType="begin"/>
      </w:r>
      <w:r w:rsidRPr="00EC1FA9">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Pr="00EC1FA9">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commentRangeStart w:id="67"/>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 </w:instrText>
      </w:r>
      <w:r w:rsidR="00BC37DD" w:rsidRPr="00EC1FA9">
        <w:fldChar w:fldCharType="begin">
          <w:fldData xml:space="preserve">PEVuZE5vdGU+PENpdGU+PEF1dGhvcj5LaHJlaXM8L0F1dGhvcj48WWVhcj4yMDE4PC9ZZWFyPjxS
ZWNOdW0+NjwvUmVjTnVtPjxEaXNwbGF5VGV4dD4oQWNoYWt1bHdpc3V0IGV0IGFsLiwgMjAxOTsg
QWxvdGFpYmkgZXQgYWwuLCAyMDE5OyBLaHJlaXMsIGRlIEhvb2doLCBldCBhbC4sIDIwMTg7IEto
cmVpcywgUmFtYW5pLCBldCBhbC4sIDIwMTgpPC9EaXNwbGF5VGV4dD48cmVjb3JkPjxyZWMtbnVt
YmVyPjY8L3JlYy1udW1iZXI+PGZvcmVpZ24ta2V5cz48a2V5IGFwcD0iRU4iIGRiLWlkPSJzZXBk
ZHAyMHM5cDBmc2V0ZXNwdmZ6d2p2MGQ5dGF0MjA5MmYiIHRpbWVzdGFtcD0iMTU1MzEwNDU0OCI+
Njwva2V5PjwvZm9yZWlnbi1rZXlzPjxyZWYtdHlwZSBuYW1lPSJKb3VybmFsIEFydGljbGUiPjE3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ZWNvcmQ+PC9DaXRlPjxDaXRlPjxBdXRob3I+S2hyZWlzPC9BdXRob3I+PFllYXI+MjAxODwvWWVh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</w:fldData>
        </w:fldChar>
      </w:r>
      <w:r w:rsidR="00BC37DD" w:rsidRPr="00EC1FA9">
        <w:instrText xml:space="preserve"> ADDIN EN.CITE.DATA </w:instrText>
      </w:r>
      <w:r w:rsidR="00BC37DD" w:rsidRPr="00EC1FA9">
        <w:fldChar w:fldCharType="end"/>
      </w:r>
      <w:r w:rsidR="00BC37DD" w:rsidRPr="00EC1FA9">
        <w:fldChar w:fldCharType="separate"/>
      </w:r>
      <w:r w:rsidR="00BC37DD" w:rsidRPr="00EC1FA9">
        <w:rPr>
          <w:noProof/>
        </w:rPr>
        <w:t>(Achakulwisut et al., 2019; Alotaibi et al., 2019; Khreis, de Hoogh, et al., 2018; Khreis, Ramani, et al., 2018)</w:t>
      </w:r>
      <w:r w:rsidR="00BC37DD" w:rsidRPr="00EC1FA9">
        <w:fldChar w:fldCharType="end"/>
      </w:r>
      <w:commentRangeEnd w:id="67"/>
      <w:r w:rsidR="00C61332">
        <w:rPr>
          <w:rStyle w:val="CommentReference"/>
        </w:rPr>
        <w:commentReference w:id="67"/>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E021D50" w:rsidR="002C2A22" w:rsidRPr="00EC1FA9" w:rsidRDefault="002C2A22" w:rsidP="00B53E33">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childhood asthma incidence rate, </w:t>
      </w:r>
      <w:r w:rsidR="00877AD6" w:rsidRPr="00EC1FA9">
        <w:t xml:space="preserve">we obtained the </w:t>
      </w:r>
      <w:commentRangeStart w:id="68"/>
      <w:r w:rsidR="00877AD6" w:rsidRPr="00EC1FA9">
        <w:t xml:space="preserve">BRFSS </w:t>
      </w:r>
      <w:commentRangeEnd w:id="68"/>
      <w:r w:rsidR="00AB77D5">
        <w:rPr>
          <w:rStyle w:val="CommentReference"/>
        </w:rPr>
        <w:commentReference w:id="68"/>
      </w:r>
      <w:r w:rsidR="00877AD6" w:rsidRPr="00EC1FA9">
        <w:t xml:space="preserve">and </w:t>
      </w:r>
      <w:r w:rsidR="00877AD6" w:rsidRPr="00E9377E">
        <w:rPr>
          <w:highlight w:val="yellow"/>
          <w:rPrChange w:id="69" w:author="Khreis, Haneen" w:date="2019-06-12T15:58:00Z">
            <w:rPr/>
          </w:rPrChange>
        </w:rPr>
        <w:t>ACBS</w:t>
      </w:r>
      <w:r w:rsidR="00877AD6" w:rsidRPr="00EC1FA9">
        <w:t xml:space="preserve"> child </w:t>
      </w:r>
      <w:del w:id="70" w:author="Khreis, Haneen" w:date="2019-06-12T15:58:00Z">
        <w:r w:rsidR="00877AD6" w:rsidRPr="00EC1FA9" w:rsidDel="00E9377E">
          <w:delText xml:space="preserve">data </w:delText>
        </w:r>
      </w:del>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ins w:id="71" w:author="Khreis, Haneen" w:date="2019-06-12T15:58:00Z">
        <w:r w:rsidR="00E9377E">
          <w:t xml:space="preserve"> data </w:t>
        </w:r>
      </w:ins>
      <w:r w:rsidR="00877AD6" w:rsidRPr="00EC1FA9">
        <w:t xml:space="preserve">sets for the years 2006-2010 from the </w:t>
      </w:r>
      <w:r w:rsidR="00877AD6" w:rsidRPr="00E9377E">
        <w:rPr>
          <w:highlight w:val="yellow"/>
          <w:rPrChange w:id="72" w:author="Khreis, Haneen" w:date="2019-06-12T15:58:00Z">
            <w:rPr/>
          </w:rPrChange>
        </w:rPr>
        <w:t>CDC</w:t>
      </w:r>
      <w:r w:rsidR="00877AD6" w:rsidRPr="00EC1FA9">
        <w:t xml:space="preserve"> website </w:t>
      </w:r>
      <w:r w:rsidR="003A36B2">
        <w:rPr>
          <w:rStyle w:val="Hyperlink"/>
        </w:rPr>
        <w:fldChar w:fldCharType="begin"/>
      </w:r>
      <w:r w:rsidR="003A36B2">
        <w:rPr>
          <w:rStyle w:val="Hyperlink"/>
        </w:rPr>
        <w:instrText xml:space="preserve"> HYPERLINK "https://www.cdc.gov/brfss/" </w:instrText>
      </w:r>
      <w:r w:rsidR="003A36B2">
        <w:rPr>
          <w:rStyle w:val="Hyperlink"/>
        </w:rPr>
        <w:fldChar w:fldCharType="separate"/>
      </w:r>
      <w:r w:rsidR="00877AD6" w:rsidRPr="00EC1FA9">
        <w:rPr>
          <w:rStyle w:val="Hyperlink"/>
        </w:rPr>
        <w:t>https://www.cdc.gov/brfss/</w:t>
      </w:r>
      <w:r w:rsidR="003A36B2">
        <w:rPr>
          <w:rStyle w:val="Hyperlink"/>
        </w:rPr>
        <w:fldChar w:fldCharType="end"/>
      </w:r>
      <w:ins w:id="73" w:author="Khreis, Haneen" w:date="2019-06-12T15:58:00Z">
        <w:r w:rsidR="00E9377E">
          <w:t xml:space="preserve">. We </w:t>
        </w:r>
      </w:ins>
      <w:del w:id="74" w:author="Khreis, Haneen" w:date="2019-06-12T15:58:00Z">
        <w:r w:rsidR="00877AD6" w:rsidRPr="00EC1FA9" w:rsidDel="00E9377E">
          <w:delText xml:space="preserve"> and</w:delText>
        </w:r>
      </w:del>
      <w:r w:rsidR="00877AD6" w:rsidRPr="00EC1FA9">
        <w:t xml:space="preserve"> used the </w:t>
      </w:r>
      <w:r w:rsidRPr="00EC1FA9">
        <w:t xml:space="preserve">methods described by </w:t>
      </w:r>
      <w:commentRangeStart w:id="75"/>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commentRangeEnd w:id="75"/>
      <w:r w:rsidR="00E9377E">
        <w:rPr>
          <w:rStyle w:val="CommentReference"/>
        </w:rPr>
        <w:commentReference w:id="75"/>
      </w:r>
      <w:r w:rsidR="00877AD6" w:rsidRPr="00EC1FA9">
        <w:t xml:space="preserve">. The </w:t>
      </w:r>
      <w:r w:rsidRPr="00EC1FA9">
        <w:t xml:space="preserve">following variables </w:t>
      </w:r>
      <w:r w:rsidR="00877AD6" w:rsidRPr="00EC1FA9">
        <w:t>were extracted</w:t>
      </w:r>
      <w:ins w:id="76" w:author="Khreis, Haneen" w:date="2019-06-12T15:59:00Z">
        <w:r w:rsidR="006C660A">
          <w:t>:</w:t>
        </w:r>
      </w:ins>
      <w:del w:id="77" w:author="Khreis, Haneen" w:date="2019-06-12T15:59:00Z">
        <w:r w:rsidRPr="00EC1FA9" w:rsidDel="006C660A">
          <w:delText>;</w:delText>
        </w:r>
      </w:del>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B6A81CB" w:rsidR="002C2A22" w:rsidRPr="00EC1FA9" w:rsidRDefault="00143846" w:rsidP="00E605A3">
      <w:commentRangeStart w:id="78"/>
      <w:r w:rsidRPr="00EC1FA9">
        <w:t>To</w:t>
      </w:r>
      <w:r w:rsidR="00373189" w:rsidRPr="00EC1FA9">
        <w:t xml:space="preserve"> </w:t>
      </w:r>
      <w:commentRangeEnd w:id="78"/>
      <w:r w:rsidR="003968D7">
        <w:rPr>
          <w:rStyle w:val="CommentReference"/>
        </w:rPr>
        <w:commentReference w:id="78"/>
      </w:r>
      <w:r w:rsidR="00373189" w:rsidRPr="00EC1FA9">
        <w:t xml:space="preserve">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del w:id="79" w:author="Khreis, Haneen" w:date="2019-06-12T15:59:00Z">
        <w:r w:rsidR="00877AD6" w:rsidRPr="00EC1FA9" w:rsidDel="006C660A">
          <w:delText xml:space="preserve">is </w:delText>
        </w:r>
      </w:del>
      <w:commentRangeStart w:id="80"/>
      <w:ins w:id="81" w:author="Khreis, Haneen" w:date="2019-06-12T15:59:00Z">
        <w:r w:rsidR="006C660A">
          <w:t>was</w:t>
        </w:r>
        <w:commentRangeEnd w:id="80"/>
        <w:r w:rsidR="006C660A">
          <w:rPr>
            <w:rStyle w:val="CommentReference"/>
          </w:rPr>
          <w:commentReference w:id="80"/>
        </w:r>
        <w:r w:rsidR="006C660A" w:rsidRPr="00EC1FA9">
          <w:t xml:space="preserve"> </w:t>
        </w:r>
      </w:ins>
      <w:r w:rsidR="00877AD6" w:rsidRPr="00EC1FA9">
        <w:t>“Y</w:t>
      </w:r>
      <w:r w:rsidR="00337D46" w:rsidRPr="00EC1FA9">
        <w:t xml:space="preserve">es”, the respondent </w:t>
      </w:r>
      <w:del w:id="82" w:author="Khreis, Haneen" w:date="2019-06-12T16:00:00Z">
        <w:r w:rsidR="00337D46" w:rsidRPr="00EC1FA9" w:rsidDel="002C35ED">
          <w:delText>is</w:delText>
        </w:r>
        <w:r w:rsidR="0099548C" w:rsidRPr="00EC1FA9" w:rsidDel="002C35ED">
          <w:delText xml:space="preserve"> </w:delText>
        </w:r>
      </w:del>
      <w:ins w:id="83" w:author="Khreis, Haneen" w:date="2019-06-12T16:00:00Z">
        <w:r w:rsidR="002C35ED">
          <w:t>was</w:t>
        </w:r>
        <w:r w:rsidR="002C35ED" w:rsidRPr="00EC1FA9">
          <w:t xml:space="preserve"> </w:t>
        </w:r>
      </w:ins>
      <w:r w:rsidR="0099548C" w:rsidRPr="00EC1FA9">
        <w:t>designated as “Ever asthma”</w:t>
      </w:r>
      <w:r w:rsidR="00337D46" w:rsidRPr="00EC1FA9">
        <w:t xml:space="preserve"> </w:t>
      </w:r>
      <w:r w:rsidR="009376CC" w:rsidRPr="00EC1FA9">
        <w:t>and I</w:t>
      </w:r>
      <w:r w:rsidR="0099548C" w:rsidRPr="00EC1FA9">
        <w:t xml:space="preserve">f the answer </w:t>
      </w:r>
      <w:del w:id="84" w:author="Khreis, Haneen" w:date="2019-06-12T16:00:00Z">
        <w:r w:rsidR="0099548C" w:rsidRPr="00EC1FA9" w:rsidDel="002C35ED">
          <w:delText xml:space="preserve">is </w:delText>
        </w:r>
      </w:del>
      <w:commentRangeStart w:id="85"/>
      <w:ins w:id="86" w:author="Khreis, Haneen" w:date="2019-06-12T16:00:00Z">
        <w:r w:rsidR="002C35ED">
          <w:t>was</w:t>
        </w:r>
        <w:commentRangeEnd w:id="85"/>
        <w:r w:rsidR="002C35ED">
          <w:rPr>
            <w:rStyle w:val="CommentReference"/>
          </w:rPr>
          <w:commentReference w:id="85"/>
        </w:r>
        <w:r w:rsidR="002C35ED" w:rsidRPr="00EC1FA9">
          <w:t xml:space="preserve"> </w:t>
        </w:r>
      </w:ins>
      <w:r w:rsidR="0099548C" w:rsidRPr="00EC1FA9">
        <w:t>“</w:t>
      </w:r>
      <w:r w:rsidR="00877AD6" w:rsidRPr="00EC1FA9">
        <w:t>N</w:t>
      </w:r>
      <w:r w:rsidR="0099548C" w:rsidRPr="00EC1FA9">
        <w:t>o”</w:t>
      </w:r>
      <w:r w:rsidR="009376CC" w:rsidRPr="00EC1FA9">
        <w:t>,</w:t>
      </w:r>
      <w:r w:rsidR="0099548C" w:rsidRPr="00EC1FA9">
        <w:t xml:space="preserve"> the respondent </w:t>
      </w:r>
      <w:del w:id="87" w:author="Khreis, Haneen" w:date="2019-06-12T16:00:00Z">
        <w:r w:rsidR="0099548C" w:rsidRPr="00EC1FA9" w:rsidDel="00BA691F">
          <w:delText xml:space="preserve">is </w:delText>
        </w:r>
      </w:del>
      <w:ins w:id="88" w:author="Khreis, Haneen" w:date="2019-06-12T16:00:00Z">
        <w:r w:rsidR="00BA691F">
          <w:t>was</w:t>
        </w:r>
        <w:r w:rsidR="00BA691F" w:rsidRPr="00EC1FA9">
          <w:t xml:space="preserve"> </w:t>
        </w:r>
      </w:ins>
      <w:r w:rsidR="0099548C" w:rsidRPr="00EC1FA9">
        <w:t>designated as “Never asthma”</w:t>
      </w:r>
      <w:r w:rsidR="00337D46" w:rsidRPr="00EC1FA9">
        <w:t>.</w:t>
      </w:r>
      <w:r w:rsidR="00373189" w:rsidRPr="00EC1FA9">
        <w:t xml:space="preserve"> Respondents with children designated as “Ever asthma” </w:t>
      </w:r>
      <w:del w:id="89" w:author="Khreis, Haneen" w:date="2019-06-12T16:00:00Z">
        <w:r w:rsidR="00373189" w:rsidRPr="00EC1FA9" w:rsidDel="00BA691F">
          <w:delText xml:space="preserve">are </w:delText>
        </w:r>
      </w:del>
      <w:ins w:id="90" w:author="Khreis, Haneen" w:date="2019-06-12T16:00:00Z">
        <w:r w:rsidR="00BA691F">
          <w:t>were</w:t>
        </w:r>
        <w:r w:rsidR="00BA691F" w:rsidRPr="00EC1FA9">
          <w:t xml:space="preserve"> </w:t>
        </w:r>
      </w:ins>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ins w:id="91" w:author="Khreis, Haneen" w:date="2019-06-12T16:01:00Z">
        <w:r w:rsidR="00BA691F">
          <w:t xml:space="preserve"> of children</w:t>
        </w:r>
      </w:ins>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del w:id="92" w:author="Khreis, Haneen" w:date="2019-06-12T16:01:00Z">
        <w:r w:rsidR="00565FA9" w:rsidRPr="00EC1FA9" w:rsidDel="00545452">
          <w:delText xml:space="preserve">is </w:delText>
        </w:r>
      </w:del>
      <w:ins w:id="93" w:author="Khreis, Haneen" w:date="2019-06-12T16:01:00Z">
        <w:r w:rsidR="00545452">
          <w:t>was</w:t>
        </w:r>
        <w:r w:rsidR="00545452" w:rsidRPr="00EC1FA9">
          <w:t xml:space="preserve"> </w:t>
        </w:r>
      </w:ins>
      <w:r w:rsidR="00565FA9" w:rsidRPr="00EC1FA9">
        <w:t>designated as an “Incident asthma”</w:t>
      </w:r>
      <w:r w:rsidR="00BC4956" w:rsidRPr="00EC1FA9">
        <w:t xml:space="preserve">, </w:t>
      </w:r>
      <w:ins w:id="94" w:author="Khreis, Haneen" w:date="2019-06-12T16:01:00Z">
        <w:r w:rsidR="00545452">
          <w:t xml:space="preserve">while </w:t>
        </w:r>
      </w:ins>
      <w:r w:rsidR="00BC4956" w:rsidRPr="00EC1FA9">
        <w:t xml:space="preserve">other responses were </w:t>
      </w:r>
      <w:r w:rsidR="00E605A3">
        <w:t>not relevant to the analysis</w:t>
      </w:r>
      <w:r w:rsidR="00BC4956" w:rsidRPr="00EC1FA9">
        <w:t xml:space="preserve">. </w:t>
      </w:r>
    </w:p>
    <w:p w14:paraId="7ADBB460" w14:textId="7D3F5C5A" w:rsidR="002C2A22" w:rsidRPr="00EC1FA9" w:rsidRDefault="00BC4956" w:rsidP="00B53E33">
      <w:r w:rsidRPr="00EC1FA9">
        <w:t>Each respondent (s</w:t>
      </w:r>
      <w:r w:rsidR="006B4B66" w:rsidRPr="00EC1FA9">
        <w:t>ample</w:t>
      </w:r>
      <w:r w:rsidRPr="00EC1FA9">
        <w:t>)</w:t>
      </w:r>
      <w:r w:rsidR="006B4B66" w:rsidRPr="00EC1FA9">
        <w:t xml:space="preserve"> </w:t>
      </w:r>
      <w:r w:rsidR="00AB720C" w:rsidRPr="00EC1FA9">
        <w:t xml:space="preserve">from the </w:t>
      </w:r>
      <w:del w:id="95" w:author="Khreis, Haneen" w:date="2019-06-12T16:02:00Z">
        <w:r w:rsidR="00AB720C" w:rsidRPr="00EC1FA9" w:rsidDel="00022326">
          <w:delText xml:space="preserve">ACBS and </w:delText>
        </w:r>
      </w:del>
      <w:r w:rsidR="00AB720C" w:rsidRPr="00EC1FA9">
        <w:t>BRFSS</w:t>
      </w:r>
      <w:ins w:id="96" w:author="Khreis, Haneen" w:date="2019-06-12T16:02:00Z">
        <w:r w:rsidR="00022326">
          <w:t xml:space="preserve"> and </w:t>
        </w:r>
        <w:r w:rsidR="00022326" w:rsidRPr="00EC1FA9">
          <w:t>ACBS</w:t>
        </w:r>
      </w:ins>
      <w:r w:rsidR="00AB720C" w:rsidRPr="00EC1FA9">
        <w:t xml:space="preserve"> </w:t>
      </w:r>
      <w:del w:id="97" w:author="Khreis, Haneen" w:date="2019-06-12T16:02:00Z">
        <w:r w:rsidRPr="00EC1FA9" w:rsidDel="00022326">
          <w:delText>is</w:delText>
        </w:r>
        <w:r w:rsidR="006B4B66" w:rsidRPr="00EC1FA9" w:rsidDel="00022326">
          <w:delText xml:space="preserve"> </w:delText>
        </w:r>
      </w:del>
      <w:ins w:id="98" w:author="Khreis, Haneen" w:date="2019-06-12T16:02:00Z">
        <w:r w:rsidR="00022326">
          <w:t>was</w:t>
        </w:r>
        <w:r w:rsidR="00022326" w:rsidRPr="00EC1FA9">
          <w:t xml:space="preserve"> </w:t>
        </w:r>
      </w:ins>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w:t>
      </w:r>
      <w:commentRangeStart w:id="99"/>
      <w:r w:rsidR="001E4BBE" w:rsidRPr="00EC1FA9">
        <w:t xml:space="preserve">disproportionate population </w:t>
      </w:r>
      <w:del w:id="100" w:author="Khreis, Haneen" w:date="2019-06-12T16:03:00Z">
        <w:r w:rsidR="001E4BBE" w:rsidRPr="00EC1FA9" w:rsidDel="00677071">
          <w:delText xml:space="preserve">subgroup </w:delText>
        </w:r>
      </w:del>
      <w:ins w:id="101" w:author="Khreis, Haneen" w:date="2019-06-12T16:03:00Z">
        <w:r w:rsidR="00677071">
          <w:t>sample</w:t>
        </w:r>
        <w:r w:rsidR="00677071" w:rsidRPr="00EC1FA9">
          <w:t xml:space="preserve"> </w:t>
        </w:r>
      </w:ins>
      <w:r w:rsidR="001E4BBE" w:rsidRPr="00EC1FA9">
        <w:t xml:space="preserve">selection relative to the state’s </w:t>
      </w:r>
      <w:ins w:id="102" w:author="Khreis, Haneen" w:date="2019-06-12T16:03:00Z">
        <w:r w:rsidR="00677071">
          <w:t xml:space="preserve">overall </w:t>
        </w:r>
      </w:ins>
      <w:r w:rsidR="001E4BBE" w:rsidRPr="00EC1FA9">
        <w:t xml:space="preserve">population </w:t>
      </w:r>
      <w:r w:rsidR="001E4BBE" w:rsidRPr="00EC1FA9">
        <w:lastRenderedPageBreak/>
        <w:t xml:space="preserve">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commentRangeEnd w:id="99"/>
      <w:r w:rsidR="00677071">
        <w:rPr>
          <w:rStyle w:val="CommentReference"/>
        </w:rPr>
        <w:commentReference w:id="99"/>
      </w:r>
      <w:r w:rsidR="00BF6555" w:rsidRPr="00EC1FA9">
        <w:t xml:space="preserve">. </w:t>
      </w:r>
      <w:r w:rsidRPr="00EC1FA9">
        <w:t>W</w:t>
      </w:r>
      <w:r w:rsidR="00BF6555" w:rsidRPr="00EC1FA9">
        <w:t>eight</w:t>
      </w:r>
      <w:r w:rsidRPr="00EC1FA9">
        <w:t>s</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state, with similar characteristics to the respondent</w:t>
      </w:r>
      <w:r w:rsidRPr="00EC1FA9">
        <w:t xml:space="preserve">. Weights are used to convert </w:t>
      </w:r>
      <w:r w:rsidR="00143846" w:rsidRPr="00EC1FA9">
        <w:t>response to questions of sampled children to population estimates</w:t>
      </w:r>
      <w:r w:rsidRPr="00EC1FA9">
        <w:t xml:space="preserve">. </w:t>
      </w:r>
      <w:r w:rsidR="00143846" w:rsidRPr="00EC1FA9">
        <w:t xml:space="preserve">For </w:t>
      </w:r>
      <w:del w:id="103" w:author="Khreis, Haneen" w:date="2019-06-12T16:04:00Z">
        <w:r w:rsidR="00143846" w:rsidRPr="00EC1FA9" w:rsidDel="00A74B90">
          <w:delText>example</w:delText>
        </w:r>
      </w:del>
      <w:ins w:id="104" w:author="Khreis, Haneen" w:date="2019-06-12T16:04:00Z">
        <w:r w:rsidR="00A74B90" w:rsidRPr="00EC1FA9">
          <w:t>example,</w:t>
        </w:r>
      </w:ins>
      <w:r w:rsidR="00143846" w:rsidRPr="00EC1FA9">
        <w:t xml:space="preserve"> if respondent</w:t>
      </w:r>
      <w:r w:rsidRPr="00EC1FA9">
        <w:t xml:space="preserve"> (X)</w:t>
      </w:r>
      <w:r w:rsidR="00143846" w:rsidRPr="00EC1FA9">
        <w:t xml:space="preserve"> had a</w:t>
      </w:r>
      <w:r w:rsidRPr="00EC1FA9">
        <w:t xml:space="preserve"> weight of 150, </w:t>
      </w:r>
      <w:ins w:id="105" w:author="Khreis, Haneen" w:date="2019-06-12T16:04:00Z">
        <w:r w:rsidR="00A74B90">
          <w:t>her/</w:t>
        </w:r>
      </w:ins>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ins w:id="106" w:author="Khreis, Haneen" w:date="2019-06-12T16:04:00Z">
        <w:r w:rsidR="00E649C0">
          <w:t>ir</w:t>
        </w:r>
      </w:ins>
      <w:r w:rsidRPr="00EC1FA9">
        <w:t xml:space="preserve"> state</w:t>
      </w:r>
      <w:r w:rsidR="00143846" w:rsidRPr="00EC1FA9">
        <w:t xml:space="preserve">. </w:t>
      </w:r>
      <w:del w:id="107" w:author="Khreis, Haneen" w:date="2019-06-12T16:04:00Z">
        <w:r w:rsidRPr="00EC1FA9" w:rsidDel="001740A4">
          <w:delText>S</w:delText>
        </w:r>
      </w:del>
      <w:ins w:id="108" w:author="Khreis, Haneen" w:date="2019-06-12T16:04:00Z">
        <w:r w:rsidR="00CD6B50">
          <w:t>T</w:t>
        </w:r>
        <w:r w:rsidR="001740A4">
          <w:t>he s</w:t>
        </w:r>
      </w:ins>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 xml:space="preserve">state </w:t>
      </w:r>
      <w:r w:rsidR="006B4B66" w:rsidRPr="00EC1FA9">
        <w:fldChar w:fldCharType="begin"/>
      </w:r>
      <w:r w:rsidR="00AB720C"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rsidRPr="00EC1FA9">
        <w:fldChar w:fldCharType="separate"/>
      </w:r>
      <w:r w:rsidR="00AB720C" w:rsidRPr="00EC1FA9">
        <w:rPr>
          <w:noProof/>
        </w:rPr>
        <w:t>(Garbe et al., 2011; Korn et al., 2011)</w:t>
      </w:r>
      <w:r w:rsidR="006B4B66" w:rsidRPr="00EC1FA9">
        <w:fldChar w:fldCharType="end"/>
      </w:r>
      <w:r w:rsidR="00D5209D" w:rsidRPr="00EC1FA9">
        <w:t xml:space="preserve">. </w:t>
      </w:r>
    </w:p>
    <w:p w14:paraId="692F5D63" w14:textId="7AE63015" w:rsidR="002C2A22" w:rsidRPr="00EC1FA9" w:rsidRDefault="002C2A22" w:rsidP="00BC4956">
      <w:r w:rsidRPr="00EC1FA9">
        <w:t xml:space="preserve">“At-risk children” </w:t>
      </w:r>
      <w:del w:id="109" w:author="Khreis, Haneen" w:date="2019-06-12T16:05:00Z">
        <w:r w:rsidR="00BC4956" w:rsidRPr="00EC1FA9" w:rsidDel="00F86B8C">
          <w:delText xml:space="preserve">are </w:delText>
        </w:r>
      </w:del>
      <w:ins w:id="110" w:author="Khreis, Haneen" w:date="2019-06-12T16:05:00Z">
        <w:r w:rsidR="00F86B8C">
          <w:t>were</w:t>
        </w:r>
        <w:r w:rsidR="00F86B8C" w:rsidRPr="00EC1FA9">
          <w:t xml:space="preserve"> </w:t>
        </w:r>
      </w:ins>
      <w:r w:rsidR="00BC4956" w:rsidRPr="00EC1FA9">
        <w:t xml:space="preserve">then estimated </w:t>
      </w:r>
      <w:r w:rsidRPr="00EC1FA9">
        <w:t>by taking the weighted sum of respondents designated as “Incident asthma” and “Never asthma”</w:t>
      </w:r>
      <w:ins w:id="111" w:author="Khreis, Haneen" w:date="2019-06-16T09:59:00Z">
        <w:r w:rsidR="007E431E">
          <w:t>, as shown in Equation 1</w:t>
        </w:r>
      </w:ins>
      <w:r w:rsidR="00BC4956" w:rsidRPr="00EC1FA9">
        <w:t>:</w:t>
      </w:r>
      <w:r w:rsidRPr="00EC1FA9">
        <w:t xml:space="preserve"> </w:t>
      </w:r>
    </w:p>
    <w:p w14:paraId="05178CBC" w14:textId="047DF88F" w:rsidR="002C2A22" w:rsidRPr="00EC1FA9" w:rsidRDefault="002C2A22" w:rsidP="00EC1FA9">
      <w:pPr>
        <w:keepNext/>
        <w:jc w:val="center"/>
      </w:pPr>
      <m:oMathPara>
        <m:oMath>
          <m:r>
            <w:rPr>
              <w:rFonts w:ascii="Cambria Math" w:hAnsi="Cambria Math"/>
            </w:rPr>
            <m:t xml:space="preserve">At-risk children = Incident asthma </m:t>
          </m:r>
          <m:d>
            <m:dPr>
              <m:ctrlPr>
                <w:rPr>
                  <w:rFonts w:ascii="Cambria Math" w:hAnsi="Cambria Math"/>
                  <w:i/>
                </w:rPr>
              </m:ctrlPr>
            </m:dPr>
            <m:e>
              <m:r>
                <w:rPr>
                  <w:rFonts w:ascii="Cambria Math" w:hAnsi="Cambria Math"/>
                </w:rPr>
                <m:t>weighted</m:t>
              </m:r>
            </m:e>
          </m:d>
          <m:r>
            <w:rPr>
              <w:rFonts w:ascii="Cambria Math" w:hAnsi="Cambria Math"/>
            </w:rPr>
            <m:t>+ Never asthma</m:t>
          </m:r>
          <m:r>
            <w:ins w:id="112" w:author="Khreis, Haneen" w:date="2019-06-12T16:01:00Z">
              <w:rPr>
                <w:rFonts w:ascii="Cambria Math" w:hAnsi="Cambria Math"/>
              </w:rPr>
              <m:t xml:space="preserve"> </m:t>
            </w:ins>
          </m:r>
          <m:r>
            <w:rPr>
              <w:rFonts w:ascii="Cambria Math" w:hAnsi="Cambria Math"/>
            </w:rPr>
            <m:t>(weighted)</m:t>
          </m:r>
        </m:oMath>
      </m:oMathPara>
    </w:p>
    <w:p w14:paraId="65D3CCDA" w14:textId="517353DB"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1</w:t>
      </w:r>
      <w:r w:rsidR="003A36B2">
        <w:rPr>
          <w:noProof/>
        </w:rPr>
        <w:fldChar w:fldCharType="end"/>
      </w:r>
    </w:p>
    <w:p w14:paraId="47EF65C5" w14:textId="2A9AB40B" w:rsidR="0068303A" w:rsidRPr="00EC1FA9" w:rsidRDefault="00BC4956" w:rsidP="00BC4956">
      <w:r w:rsidRPr="00EC1FA9">
        <w:t xml:space="preserve">The </w:t>
      </w:r>
      <w:commentRangeStart w:id="113"/>
      <w:r w:rsidRPr="00EC1FA9">
        <w:t xml:space="preserve">asthma </w:t>
      </w:r>
      <w:commentRangeEnd w:id="113"/>
      <w:r w:rsidR="00A54F26">
        <w:rPr>
          <w:rStyle w:val="CommentReference"/>
        </w:rPr>
        <w:commentReference w:id="113"/>
      </w:r>
      <w:r w:rsidRPr="00EC1FA9">
        <w:t xml:space="preserve">incidence rate </w:t>
      </w:r>
      <w:del w:id="114" w:author="Khreis, Haneen" w:date="2019-06-12T16:05:00Z">
        <w:r w:rsidRPr="00EC1FA9" w:rsidDel="00431551">
          <w:delText xml:space="preserve">is </w:delText>
        </w:r>
      </w:del>
      <w:ins w:id="115" w:author="Khreis, Haneen" w:date="2019-06-12T16:05:00Z">
        <w:r w:rsidR="00431551">
          <w:t>was</w:t>
        </w:r>
        <w:r w:rsidR="00431551" w:rsidRPr="00EC1FA9">
          <w:t xml:space="preserve"> </w:t>
        </w:r>
      </w:ins>
      <w:r w:rsidRPr="00EC1FA9">
        <w:t>the product of weighted “Incident asthma” divided by “At-risk children”</w:t>
      </w:r>
      <w:ins w:id="116" w:author="Khreis, Haneen" w:date="2019-06-16T09:59:00Z">
        <w:r w:rsidR="007E431E">
          <w:t xml:space="preserve">, as shown in </w:t>
        </w:r>
      </w:ins>
      <w:ins w:id="117" w:author="Khreis, Haneen" w:date="2019-06-16T10:00:00Z">
        <w:r w:rsidR="007E431E">
          <w:t>E</w:t>
        </w:r>
      </w:ins>
      <w:ins w:id="118" w:author="Khreis, Haneen" w:date="2019-06-16T09:59:00Z">
        <w:r w:rsidR="007E431E">
          <w:t>quation 2</w:t>
        </w:r>
      </w:ins>
      <w:r w:rsidR="0068303A" w:rsidRPr="00EC1FA9">
        <w:t>:</w:t>
      </w:r>
    </w:p>
    <w:p w14:paraId="33380756" w14:textId="576B35C6" w:rsidR="00272195" w:rsidRPr="00EC1FA9" w:rsidRDefault="00272195" w:rsidP="00EC1FA9">
      <w:pPr>
        <w:keepNext/>
      </w:pPr>
      <m:oMathPara>
        <m:oMath>
          <m:r>
            <w:rPr>
              <w:rFonts w:ascii="Cambria Math" w:hAnsi="Cambria Math"/>
            </w:rPr>
            <m:t xml:space="preserve">Asthma incdence rate=Incident asthma / At-risk children </m:t>
          </m:r>
        </m:oMath>
      </m:oMathPara>
    </w:p>
    <w:p w14:paraId="35FC8596" w14:textId="778DE0BB"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2</w:t>
      </w:r>
      <w:r w:rsidR="003A36B2">
        <w:rPr>
          <w:noProof/>
        </w:rPr>
        <w:fldChar w:fldCharType="end"/>
      </w:r>
    </w:p>
    <w:p w14:paraId="5B71E074" w14:textId="07D9AF8F" w:rsidR="00CD2EA8" w:rsidRPr="00EC1FA9" w:rsidRDefault="00CD2EA8" w:rsidP="00CD2EA8">
      <w:r w:rsidRPr="00EC1FA9">
        <w:t xml:space="preserve">The asthma </w:t>
      </w:r>
      <w:commentRangeStart w:id="119"/>
      <w:r w:rsidRPr="00EC1FA9">
        <w:t xml:space="preserve">prevalence </w:t>
      </w:r>
      <w:commentRangeEnd w:id="119"/>
      <w:r w:rsidR="00447A54">
        <w:rPr>
          <w:rStyle w:val="CommentReference"/>
        </w:rPr>
        <w:commentReference w:id="119"/>
      </w:r>
      <w:r w:rsidRPr="00EC1FA9">
        <w:t xml:space="preserve">rate </w:t>
      </w:r>
      <w:del w:id="120" w:author="Khreis, Haneen" w:date="2019-06-12T16:06:00Z">
        <w:r w:rsidRPr="00EC1FA9" w:rsidDel="006B1CD2">
          <w:delText xml:space="preserve">is </w:delText>
        </w:r>
      </w:del>
      <w:ins w:id="121" w:author="Khreis, Haneen" w:date="2019-06-12T16:06:00Z">
        <w:r w:rsidR="006B1CD2">
          <w:t>was</w:t>
        </w:r>
        <w:r w:rsidR="006B1CD2" w:rsidRPr="00EC1FA9">
          <w:t xml:space="preserve"> </w:t>
        </w:r>
      </w:ins>
      <w:r w:rsidRPr="00EC1FA9">
        <w:t xml:space="preserve">the product of weighted “Ever asthma” divided by the sum of weighted “Ever asthma” and </w:t>
      </w:r>
      <w:commentRangeStart w:id="122"/>
      <w:ins w:id="123" w:author="Khreis, Haneen" w:date="2019-06-12T16:07:00Z">
        <w:r w:rsidR="00833D39" w:rsidRPr="00833D39">
          <w:t xml:space="preserve">weighted </w:t>
        </w:r>
        <w:commentRangeEnd w:id="122"/>
        <w:r w:rsidR="00833D39">
          <w:rPr>
            <w:rStyle w:val="CommentReference"/>
          </w:rPr>
          <w:commentReference w:id="122"/>
        </w:r>
      </w:ins>
      <w:r w:rsidRPr="00EC1FA9">
        <w:t>“Never asthma”</w:t>
      </w:r>
      <w:ins w:id="124" w:author="Khreis, Haneen" w:date="2019-06-16T10:00:00Z">
        <w:r w:rsidR="007E431E">
          <w:t>, as shown in Equation 3</w:t>
        </w:r>
      </w:ins>
      <w:r w:rsidRPr="00EC1FA9">
        <w:t>:</w:t>
      </w:r>
    </w:p>
    <w:p w14:paraId="46E43574" w14:textId="32D16704" w:rsidR="00412978" w:rsidRPr="00EC1FA9" w:rsidRDefault="00EC4AE2" w:rsidP="00EC1FA9">
      <w:pPr>
        <w:keepNext/>
        <w:jc w:val="center"/>
      </w:pPr>
      <m:oMathPara>
        <m:oMath>
          <m:r>
            <w:rPr>
              <w:rFonts w:ascii="Cambria Math" w:hAnsi="Cambria Math"/>
            </w:rPr>
            <m:t xml:space="preserve">Asthma prevalence rate=Ever Asthma  / </m:t>
          </m:r>
          <m:r>
            <w:rPr>
              <w:rFonts w:ascii="Cambria Math" w:eastAsiaTheme="minorEastAsia" w:hAnsi="Cambria Math"/>
            </w:rPr>
            <m:t>(Ever asthma+Never asthma)</m:t>
          </m:r>
        </m:oMath>
      </m:oMathPara>
    </w:p>
    <w:p w14:paraId="0B2DF369" w14:textId="6201162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3</w:t>
      </w:r>
      <w:r w:rsidR="003A36B2">
        <w:rPr>
          <w:noProof/>
        </w:rPr>
        <w:fldChar w:fldCharType="end"/>
      </w:r>
    </w:p>
    <w:p w14:paraId="37142F4D" w14:textId="567B3024" w:rsidR="00AD750C" w:rsidRPr="00EC1FA9" w:rsidRDefault="00AD750C" w:rsidP="004F11AE">
      <w:pPr>
        <w:rPr>
          <w:i/>
          <w:iCs/>
        </w:rPr>
      </w:pPr>
      <w:r w:rsidRPr="00EC1FA9">
        <w:t xml:space="preserve">The </w:t>
      </w:r>
      <w:r w:rsidR="00B53E33" w:rsidRPr="00EC1FA9">
        <w:t>average</w:t>
      </w:r>
      <w:r w:rsidRPr="00EC1FA9">
        <w:t xml:space="preserve"> asthma inciden</w:t>
      </w:r>
      <w:r w:rsidR="00B53E33" w:rsidRPr="00EC1FA9">
        <w:t>ce</w:t>
      </w:r>
      <w:r w:rsidRPr="00EC1FA9">
        <w:t xml:space="preserve"> </w:t>
      </w:r>
      <w:r w:rsidR="00B53E33" w:rsidRPr="00EC1FA9">
        <w:t xml:space="preserve">and prevalence </w:t>
      </w:r>
      <w:r w:rsidRPr="00EC1FA9">
        <w:t xml:space="preserve">rate </w:t>
      </w:r>
      <w:r w:rsidR="00B53E33" w:rsidRPr="00EC1FA9">
        <w:t xml:space="preserve">across all states </w:t>
      </w:r>
      <w:r w:rsidRPr="00EC1FA9">
        <w:t xml:space="preserve">was estimated </w:t>
      </w:r>
      <w:r w:rsidR="00B53E33" w:rsidRPr="00EC1FA9">
        <w:t>by taking the sum of weighted “Incident asthma” divided by the sum of “At-risk children” for the years 2006 through 2010</w:t>
      </w:r>
      <w:r w:rsidR="00AA6188" w:rsidRPr="00EC1FA9">
        <w:t>.</w:t>
      </w:r>
      <w:r w:rsidRPr="00EC1FA9">
        <w:t xml:space="preserve"> </w:t>
      </w:r>
      <w:r w:rsidR="00B53E33" w:rsidRPr="00EC1FA9">
        <w:t xml:space="preserve">State-specific average estimates were obtained using similar steps for available states as previously mentioned. </w:t>
      </w:r>
      <w:r w:rsidRPr="00EC1FA9">
        <w:t>States that did not participate in the ACB</w:t>
      </w:r>
      <w:del w:id="125" w:author="Khreis, Haneen" w:date="2019-06-12T16:08:00Z">
        <w:r w:rsidRPr="00EC1FA9" w:rsidDel="007C3A28">
          <w:delText>C</w:delText>
        </w:r>
      </w:del>
      <w:r w:rsidRPr="00EC1FA9">
        <w:t xml:space="preserve">S during the whole period (2006-2010) were assigned the </w:t>
      </w:r>
      <w:r w:rsidR="00B53E33" w:rsidRPr="00EC1FA9">
        <w:t xml:space="preserve">average asthma incidence and prevalence </w:t>
      </w:r>
      <w:commentRangeStart w:id="126"/>
      <w:r w:rsidR="00B53E33" w:rsidRPr="00EC1FA9">
        <w:t>rate</w:t>
      </w:r>
      <w:commentRangeEnd w:id="126"/>
      <w:r w:rsidR="007C3A28">
        <w:rPr>
          <w:rStyle w:val="CommentReference"/>
        </w:rPr>
        <w:commentReference w:id="126"/>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5CDF9858" w:rsidR="00D16991" w:rsidRPr="00EC1FA9" w:rsidRDefault="00D16991" w:rsidP="004F11AE">
      <w:pPr>
        <w:rPr>
          <w:i/>
          <w:iCs/>
        </w:rPr>
      </w:pPr>
      <w:r w:rsidRPr="00EC1FA9">
        <w:rPr>
          <w:i/>
          <w:iCs/>
        </w:rPr>
        <w:t>Burden of disease estimat</w:t>
      </w:r>
      <w:ins w:id="127" w:author="Khreis, Haneen" w:date="2019-06-12T16:09:00Z">
        <w:r w:rsidR="00666B12">
          <w:rPr>
            <w:i/>
            <w:iCs/>
          </w:rPr>
          <w:t>ion</w:t>
        </w:r>
      </w:ins>
      <w:del w:id="128" w:author="Khreis, Haneen" w:date="2019-06-12T16:09:00Z">
        <w:r w:rsidRPr="00EC1FA9" w:rsidDel="00666B12">
          <w:rPr>
            <w:i/>
            <w:iCs/>
          </w:rPr>
          <w:delText>e</w:delText>
        </w:r>
      </w:del>
    </w:p>
    <w:p w14:paraId="3DF394EC" w14:textId="507CAD85" w:rsidR="00C928CB" w:rsidRPr="00EC1FA9" w:rsidRDefault="00F218D1" w:rsidP="004F11AE">
      <w:r w:rsidRPr="00EC1FA9">
        <w:t>To estimate the burden of disease</w:t>
      </w:r>
      <w:r w:rsidR="00280003" w:rsidRPr="00EC1FA9">
        <w:t xml:space="preserve">, we used </w:t>
      </w:r>
      <w:del w:id="129" w:author="Khreis, Haneen" w:date="2019-06-12T16:21:00Z">
        <w:r w:rsidR="00280003" w:rsidRPr="00EC1FA9" w:rsidDel="006A5E66">
          <w:delText xml:space="preserve">a </w:delText>
        </w:r>
      </w:del>
      <w:r w:rsidR="00280003" w:rsidRPr="00EC1FA9">
        <w:t xml:space="preserve">standard assessment </w:t>
      </w:r>
      <w:commentRangeStart w:id="130"/>
      <w:r w:rsidR="00280003" w:rsidRPr="00EC1FA9">
        <w:t>methods</w:t>
      </w:r>
      <w:commentRangeEnd w:id="130"/>
      <w:r w:rsidR="006A5E66">
        <w:rPr>
          <w:rStyle w:val="CommentReference"/>
        </w:rPr>
        <w:commentReference w:id="130"/>
      </w:r>
      <w:r w:rsidR="00280003" w:rsidRPr="00EC1FA9">
        <w:t xml:space="preserve"> described by </w:t>
      </w:r>
      <w:commentRangeStart w:id="131"/>
      <w:r w:rsidR="00280003" w:rsidRPr="00EC1FA9">
        <w:fldChar w:fldCharType="begin"/>
      </w:r>
      <w:r w:rsidR="00280003" w:rsidRPr="00EC1FA9">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rsidRPr="00EC1FA9">
        <w:fldChar w:fldCharType="separate"/>
      </w:r>
      <w:r w:rsidR="00280003" w:rsidRPr="00EC1FA9">
        <w:rPr>
          <w:noProof/>
        </w:rPr>
        <w:t>Mueller et al. (2017)</w:t>
      </w:r>
      <w:r w:rsidR="00280003" w:rsidRPr="00EC1FA9">
        <w:fldChar w:fldCharType="end"/>
      </w:r>
      <w:commentRangeEnd w:id="131"/>
      <w:r w:rsidR="003816C0">
        <w:rPr>
          <w:rStyle w:val="CommentReference"/>
        </w:rPr>
        <w:commentReference w:id="131"/>
      </w:r>
      <w:r w:rsidR="00345BC9" w:rsidRPr="00EC1FA9">
        <w:t xml:space="preserve"> with the following steps:</w:t>
      </w:r>
    </w:p>
    <w:p w14:paraId="50958153" w14:textId="16D0B521" w:rsidR="00345BC9" w:rsidRPr="00EC1FA9" w:rsidRDefault="004C2A7B" w:rsidP="004C2A7B">
      <w:r w:rsidRPr="00EC1FA9">
        <w:t>Census block level</w:t>
      </w:r>
      <w:r w:rsidR="00345BC9" w:rsidRPr="00EC1FA9">
        <w:t xml:space="preserve"> </w:t>
      </w:r>
      <w:r w:rsidRPr="00EC1FA9">
        <w:t>a</w:t>
      </w:r>
      <w:r w:rsidR="00345BC9" w:rsidRPr="00EC1FA9">
        <w:t>t-risk children</w:t>
      </w:r>
      <w:r w:rsidRPr="00EC1FA9">
        <w:t xml:space="preserve"> was estimated</w:t>
      </w:r>
      <w:r w:rsidR="00345BC9" w:rsidRPr="00EC1FA9">
        <w:t xml:space="preserve"> for each state by subtracting the total number </w:t>
      </w:r>
      <w:r w:rsidRPr="00EC1FA9">
        <w:t>children multiplied by the state-specific prevalence rate from the total children within the census block</w:t>
      </w:r>
      <w:ins w:id="132" w:author="Khreis, Haneen" w:date="2019-06-16T10:01:00Z">
        <w:r w:rsidR="00ED3CCA">
          <w:t>, as shown in Equation 4</w:t>
        </w:r>
      </w:ins>
      <w:r w:rsidR="00345BC9" w:rsidRPr="00EC1FA9">
        <w:t xml:space="preserve">. </w:t>
      </w:r>
    </w:p>
    <w:p w14:paraId="3EA1BDC1" w14:textId="505551B9" w:rsidR="00345BC9" w:rsidRPr="00EC1FA9" w:rsidRDefault="00345BC9" w:rsidP="00EC1FA9">
      <w:pPr>
        <w:keepNext/>
        <w:jc w:val="center"/>
        <w:rPr>
          <w:i/>
          <w:iCs/>
        </w:rPr>
      </w:pPr>
      <m:oMathPara>
        <m:oMath>
          <m:r>
            <w:rPr>
              <w:rFonts w:ascii="Cambria Math" w:hAnsi="Cambria Math"/>
            </w:rPr>
            <m:t>At-risk children "census block"=Total children-(Total children*Prevalence rate)</m:t>
          </m:r>
        </m:oMath>
      </m:oMathPara>
    </w:p>
    <w:p w14:paraId="4325853B" w14:textId="31D79197"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4</w:t>
      </w:r>
      <w:r w:rsidR="003A36B2">
        <w:rPr>
          <w:noProof/>
        </w:rPr>
        <w:fldChar w:fldCharType="end"/>
      </w:r>
    </w:p>
    <w:p w14:paraId="77A9D488" w14:textId="05EEDF08" w:rsidR="004C2A7B" w:rsidRPr="00EC1FA9" w:rsidRDefault="004C2A7B" w:rsidP="004C2A7B">
      <w:r w:rsidRPr="00EC1FA9">
        <w:lastRenderedPageBreak/>
        <w:t xml:space="preserve">We then estimated the number of </w:t>
      </w:r>
      <w:ins w:id="133" w:author="Khreis, Haneen" w:date="2019-06-12T16:23:00Z">
        <w:r w:rsidR="009819BB">
          <w:t xml:space="preserve">childhood </w:t>
        </w:r>
      </w:ins>
      <w:r w:rsidRPr="00EC1FA9">
        <w:t xml:space="preserve">asthma cases within each census block by multiplying the state-specific childhood asthma incidence rate </w:t>
      </w:r>
      <w:del w:id="134" w:author="Khreis, Haneen" w:date="2019-06-12T16:24:00Z">
        <w:r w:rsidRPr="00EC1FA9" w:rsidDel="00263A32">
          <w:delText xml:space="preserve">with </w:delText>
        </w:r>
      </w:del>
      <w:ins w:id="135" w:author="Khreis, Haneen" w:date="2019-06-12T16:24:00Z">
        <w:r w:rsidR="00263A32">
          <w:t>by the</w:t>
        </w:r>
        <w:r w:rsidR="00263A32" w:rsidRPr="00EC1FA9">
          <w:t xml:space="preserve"> </w:t>
        </w:r>
      </w:ins>
      <w:r w:rsidRPr="00EC1FA9">
        <w:t>at-risk children at the census block</w:t>
      </w:r>
      <w:ins w:id="136" w:author="Khreis, Haneen" w:date="2019-06-16T10:01:00Z">
        <w:r w:rsidR="00ED3CCA">
          <w:t>, as shown in Equation 5</w:t>
        </w:r>
      </w:ins>
      <w:r w:rsidRPr="00EC1FA9">
        <w:t>.</w:t>
      </w:r>
    </w:p>
    <w:p w14:paraId="7E0F4484" w14:textId="742CFD1F" w:rsidR="00272195" w:rsidRPr="00EC1FA9" w:rsidRDefault="00345BC9" w:rsidP="00EC1FA9">
      <w:pPr>
        <w:keepNext/>
        <w:jc w:val="center"/>
        <w:rPr>
          <w:i/>
          <w:iCs/>
        </w:rPr>
      </w:pPr>
      <m:oMathPara>
        <m:oMath>
          <m:r>
            <w:rPr>
              <w:rFonts w:ascii="Cambria Math" w:hAnsi="Cambria Math"/>
            </w:rPr>
            <m:t xml:space="preserve">Asthma incident cases </m:t>
          </m:r>
          <m:r>
            <m:rPr>
              <m:nor/>
            </m:rPr>
            <w:rPr>
              <w:rFonts w:ascii="Cambria Math" w:hAnsi="Cambria Math"/>
            </w:rPr>
            <m:t>census block</m:t>
          </m:r>
          <m:r>
            <w:rPr>
              <w:rFonts w:ascii="Cambria Math" w:hAnsi="Cambria Math"/>
            </w:rPr>
            <m:t>=At-risk children "census block"*</m:t>
          </m:r>
          <w:commentRangeStart w:id="137"/>
          <m:r>
            <w:rPr>
              <w:rFonts w:ascii="Cambria Math" w:hAnsi="Cambria Math"/>
            </w:rPr>
            <m:t xml:space="preserve">Incidence </m:t>
          </m:r>
          <w:commentRangeEnd w:id="137"/>
          <m:r>
            <m:rPr>
              <m:sty m:val="p"/>
            </m:rPr>
            <w:rPr>
              <w:rStyle w:val="CommentReference"/>
            </w:rPr>
            <w:commentReference w:id="137"/>
          </m:r>
          <m:r>
            <w:rPr>
              <w:rFonts w:ascii="Cambria Math" w:hAnsi="Cambria Math"/>
            </w:rPr>
            <m:t xml:space="preserve">rate </m:t>
          </m:r>
        </m:oMath>
      </m:oMathPara>
    </w:p>
    <w:p w14:paraId="16401CDD" w14:textId="012D0108"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5</w:t>
      </w:r>
      <w:r w:rsidR="003A36B2">
        <w:rPr>
          <w:noProof/>
        </w:rPr>
        <w:fldChar w:fldCharType="end"/>
      </w:r>
    </w:p>
    <w:p w14:paraId="44A4EDF0" w14:textId="1A311AF5" w:rsidR="00C928CB" w:rsidRPr="00EC1FA9" w:rsidRDefault="00041A08" w:rsidP="00041A08">
      <w:r w:rsidRPr="00EC1FA9">
        <w:t>We then calculated the relative risk (RR</w:t>
      </w:r>
      <w:r w:rsidRPr="00EC1FA9">
        <w:rPr>
          <w:vertAlign w:val="subscript"/>
        </w:rPr>
        <w:t>diff</w:t>
      </w:r>
      <w:r w:rsidRPr="00EC1FA9">
        <w:t>) for asthma due to</w:t>
      </w:r>
      <w:ins w:id="138" w:author="Khreis, Haneen" w:date="2019-06-12T16:25:00Z">
        <w:r w:rsidR="000D4128">
          <w:t xml:space="preserve"> the</w:t>
        </w:r>
      </w:ins>
      <w:r w:rsidRPr="00EC1FA9">
        <w:t xml:space="preserve"> exposure difference between </w:t>
      </w:r>
      <w:ins w:id="139" w:author="Khreis, Haneen" w:date="2019-06-12T16:26:00Z">
        <w:r w:rsidR="000D4128">
          <w:t xml:space="preserve">the </w:t>
        </w:r>
      </w:ins>
      <w:r w:rsidRPr="00EC1FA9">
        <w:t>estimated exposure levels</w:t>
      </w:r>
      <w:ins w:id="140" w:author="Khreis, Haneen" w:date="2019-06-12T16:26:00Z">
        <w:r w:rsidR="000D4128">
          <w:t xml:space="preserve"> from the land use </w:t>
        </w:r>
        <w:r w:rsidR="0041068F">
          <w:t>regression</w:t>
        </w:r>
        <w:r w:rsidR="000D4128">
          <w:t xml:space="preserve"> model</w:t>
        </w:r>
      </w:ins>
      <w:r w:rsidRPr="00EC1FA9">
        <w:t xml:space="preserve"> (NO</w:t>
      </w:r>
      <w:r w:rsidRPr="00EC1FA9">
        <w:rPr>
          <w:vertAlign w:val="subscript"/>
        </w:rPr>
        <w:t>2</w:t>
      </w:r>
      <w:r w:rsidRPr="00EC1FA9">
        <w:t xml:space="preserve"> concentration at the census block level) and</w:t>
      </w:r>
      <w:ins w:id="141" w:author="Khreis, Haneen" w:date="2019-06-12T16:26:00Z">
        <w:r w:rsidR="00DC26DF">
          <w:t xml:space="preserve"> </w:t>
        </w:r>
      </w:ins>
      <w:del w:id="142" w:author="Khreis, Haneen" w:date="2019-06-16T09:55:00Z">
        <w:r w:rsidRPr="00EC1FA9" w:rsidDel="00E95FDD">
          <w:delText xml:space="preserve"> </w:delText>
        </w:r>
      </w:del>
      <w:r w:rsidRPr="00EC1FA9">
        <w:t>no exposure (zero NO</w:t>
      </w:r>
      <w:r w:rsidRPr="00EC1FA9">
        <w:rPr>
          <w:vertAlign w:val="subscript"/>
        </w:rPr>
        <w:t>2</w:t>
      </w:r>
      <w:r w:rsidRPr="00EC1FA9">
        <w:t xml:space="preserve"> concentration)</w:t>
      </w:r>
      <w:ins w:id="143" w:author="Khreis, Haneen" w:date="2019-06-16T10:02:00Z">
        <w:r w:rsidR="0067108B">
          <w:t>, as shown in Equation 6</w:t>
        </w:r>
      </w:ins>
      <w:r w:rsidRPr="00EC1FA9">
        <w:t>.</w:t>
      </w:r>
    </w:p>
    <w:p w14:paraId="4480EB4F" w14:textId="7441AAF6" w:rsidR="00272195" w:rsidRPr="00EC1FA9" w:rsidRDefault="001E3F3E"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Exposure)</m:t>
              </m:r>
            </m:sup>
          </m:sSup>
        </m:oMath>
      </m:oMathPara>
    </w:p>
    <w:p w14:paraId="107DD463" w14:textId="3C5D0EC1" w:rsidR="00D44198" w:rsidRPr="00EC1FA9" w:rsidRDefault="00D44198"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6</w:t>
      </w:r>
      <w:r w:rsidR="003A36B2">
        <w:rPr>
          <w:noProof/>
        </w:rPr>
        <w:fldChar w:fldCharType="end"/>
      </w:r>
    </w:p>
    <w:p w14:paraId="16E4AE74" w14:textId="254DA0F2" w:rsidR="004C2A7B" w:rsidRPr="00EC1FA9" w:rsidRDefault="00313E70" w:rsidP="00C147C0">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C147C0" w:rsidRPr="00EC1FA9">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C147C0" w:rsidRPr="00EC1FA9">
        <w:rPr>
          <w:noProof/>
        </w:rPr>
        <w:t>Khreis et al. (2017)</w:t>
      </w:r>
      <w:r w:rsidR="00C147C0" w:rsidRPr="00EC1FA9">
        <w:fldChar w:fldCharType="end"/>
      </w:r>
      <w:r w:rsidRPr="00EC1FA9">
        <w:t xml:space="preserve">. </w:t>
      </w:r>
    </w:p>
    <w:p w14:paraId="64554D4C" w14:textId="44AB8AC2" w:rsidR="00313E70" w:rsidRPr="00EC1FA9" w:rsidRDefault="00313E70" w:rsidP="00C147C0">
      <w:r w:rsidRPr="00EC1FA9">
        <w:t>The population attributable fraction (PAF) is then estimated</w:t>
      </w:r>
      <w:r w:rsidR="004C2A7B" w:rsidRPr="00EC1FA9">
        <w:t xml:space="preserve"> using the following:</w:t>
      </w:r>
      <w:r w:rsidRPr="00EC1FA9">
        <w:t xml:space="preserve"> </w:t>
      </w:r>
    </w:p>
    <w:p w14:paraId="32AD94B8" w14:textId="3AA3B00C" w:rsidR="00D44198" w:rsidRPr="00EC1FA9" w:rsidRDefault="00313E70" w:rsidP="00EC1FA9">
      <w:pPr>
        <w:keepNext/>
        <w:jc w:val="center"/>
        <w:rPr>
          <w:i/>
          <w:iCs/>
        </w:rPr>
      </w:pPr>
      <m:oMathPara>
        <m:oMath>
          <m:r>
            <w:rPr>
              <w:rFonts w:ascii="Cambria Math" w:hAnsi="Cambria Math"/>
            </w:rPr>
            <m:t>PAF=</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85BBC74" w:rsidR="00D44198" w:rsidRPr="00EC1FA9" w:rsidRDefault="00D44198"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781CA0">
        <w:rPr>
          <w:noProof/>
        </w:rPr>
        <w:t>7</w:t>
      </w:r>
      <w:r w:rsidR="003A36B2">
        <w:rPr>
          <w:noProof/>
        </w:rPr>
        <w:fldChar w:fldCharType="end"/>
      </w:r>
    </w:p>
    <w:p w14:paraId="3C4E1846" w14:textId="203C8018" w:rsidR="008901C8" w:rsidRPr="00EC1FA9" w:rsidRDefault="00313E70" w:rsidP="009250E9">
      <w:r w:rsidRPr="00EC1FA9">
        <w:t xml:space="preserve">The attributable number of asthma incident cases (AC) </w:t>
      </w:r>
      <w:r w:rsidR="008C1A31" w:rsidRPr="00EC1FA9">
        <w:t xml:space="preserve">was </w:t>
      </w:r>
      <w:r w:rsidRPr="00EC1FA9">
        <w:t xml:space="preserve">estimated by multiplying the PAF with the </w:t>
      </w:r>
      <w:commentRangeStart w:id="144"/>
      <w:ins w:id="145" w:author="Khreis, Haneen" w:date="2019-06-16T09:57:00Z">
        <w:r w:rsidR="00E95FDD">
          <w:t xml:space="preserve">total </w:t>
        </w:r>
      </w:ins>
      <w:commentRangeEnd w:id="144"/>
      <w:ins w:id="146" w:author="Khreis, Haneen" w:date="2019-06-16T10:02:00Z">
        <w:r w:rsidR="0067108B">
          <w:rPr>
            <w:rStyle w:val="CommentReference"/>
          </w:rPr>
          <w:commentReference w:id="144"/>
        </w:r>
      </w:ins>
      <w:r w:rsidRPr="00EC1FA9">
        <w:t>number of incident asthma cases at each census block</w:t>
      </w:r>
      <w:ins w:id="147" w:author="Khreis, Haneen" w:date="2019-06-16T09:57:00Z">
        <w:r w:rsidR="00E95FDD">
          <w:t xml:space="preserve"> (Equation 5)</w:t>
        </w:r>
      </w:ins>
      <w:r w:rsidRPr="00EC1FA9">
        <w:t>. The</w:t>
      </w:r>
      <w:r w:rsidR="00726708" w:rsidRPr="00EC1FA9">
        <w:t xml:space="preserve"> attributable </w:t>
      </w:r>
      <w:ins w:id="148" w:author="Khreis, Haneen" w:date="2019-06-16T09:58:00Z">
        <w:r w:rsidR="00E95FDD">
          <w:t xml:space="preserve">number of </w:t>
        </w:r>
      </w:ins>
      <w:r w:rsidR="00726708" w:rsidRPr="00EC1FA9">
        <w:t xml:space="preserve">cases </w:t>
      </w:r>
      <w:del w:id="149" w:author="Khreis, Haneen" w:date="2019-06-16T09:58:00Z">
        <w:r w:rsidR="00EF024A" w:rsidRPr="00EC1FA9" w:rsidDel="00E95FDD">
          <w:delText xml:space="preserve">for </w:delText>
        </w:r>
      </w:del>
      <w:ins w:id="150" w:author="Khreis, Haneen" w:date="2019-06-16T09:58:00Z">
        <w:r w:rsidR="00E95FDD">
          <w:t>in</w:t>
        </w:r>
        <w:r w:rsidR="00E95FDD" w:rsidRPr="00EC1FA9">
          <w:t xml:space="preserve"> </w:t>
        </w:r>
      </w:ins>
      <w:r w:rsidR="00EF024A" w:rsidRPr="00EC1FA9">
        <w:t xml:space="preserve">each census block </w:t>
      </w:r>
      <w:r w:rsidRPr="00EC1FA9">
        <w:t xml:space="preserve">is then summed </w:t>
      </w:r>
      <w:ins w:id="151" w:author="Khreis, Haneen" w:date="2019-06-16T09:58:00Z">
        <w:r w:rsidR="00E95FDD">
          <w:t xml:space="preserve">across the </w:t>
        </w:r>
        <w:commentRangeStart w:id="152"/>
        <w:r w:rsidR="00E95FDD">
          <w:t>state</w:t>
        </w:r>
        <w:commentRangeEnd w:id="152"/>
        <w:r w:rsidR="00E95FDD">
          <w:rPr>
            <w:rStyle w:val="CommentReference"/>
          </w:rPr>
          <w:commentReference w:id="152"/>
        </w:r>
        <w:r w:rsidR="00E95FDD">
          <w:t xml:space="preserve">, and the entire country, </w:t>
        </w:r>
      </w:ins>
      <w:r w:rsidRPr="00EC1FA9">
        <w:t>to get the total AC.</w:t>
      </w:r>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713E8A">
        <w:rPr>
          <w:i/>
          <w:iCs/>
          <w:vertAlign w:val="subscript"/>
          <w:rPrChange w:id="153" w:author="Khreis, Haneen" w:date="2019-06-12T15:55:00Z">
            <w:rPr>
              <w:i/>
              <w:iCs/>
            </w:rPr>
          </w:rPrChange>
        </w:rPr>
        <w:t>2</w:t>
      </w:r>
      <w:r w:rsidRPr="00EC1FA9">
        <w:rPr>
          <w:i/>
          <w:iCs/>
        </w:rPr>
        <w:t xml:space="preserve"> concentrations and trends </w:t>
      </w:r>
    </w:p>
    <w:p w14:paraId="3D372DC4" w14:textId="6A6488B0"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781CA0" w:rsidRPr="00EC1FA9">
        <w:t xml:space="preserve">Table </w:t>
      </w:r>
      <w:r w:rsidR="00781CA0">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w:t>
      </w:r>
      <w:del w:id="154" w:author="Khreis, Haneen" w:date="2019-06-16T10:04:00Z">
        <w:r w:rsidRPr="00EC1FA9" w:rsidDel="00B54516">
          <w:delText>s</w:delText>
        </w:r>
      </w:del>
      <w:r w:rsidRPr="00EC1FA9">
        <w:t xml:space="preserve"> was highest </w:t>
      </w:r>
      <w:del w:id="155" w:author="Khreis, Haneen" w:date="2019-06-16T10:04:00Z">
        <w:r w:rsidRPr="00EC1FA9" w:rsidDel="00B54516">
          <w:delText xml:space="preserve">at </w:delText>
        </w:r>
      </w:del>
      <w:ins w:id="156" w:author="Khreis, Haneen" w:date="2019-06-16T10:04:00Z">
        <w:r w:rsidR="00B54516">
          <w:t>in</w:t>
        </w:r>
        <w:r w:rsidR="00B54516" w:rsidRPr="00EC1FA9">
          <w:t xml:space="preserve"> </w:t>
        </w:r>
      </w:ins>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781CA0" w:rsidRPr="00EC1FA9">
        <w:t>Figure S</w:t>
      </w:r>
      <w:r w:rsidR="00781CA0">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ins w:id="157" w:author="Khreis, Haneen" w:date="2019-06-16T10:04:00Z">
        <w:r w:rsidR="00B54516">
          <w:t xml:space="preserve">the </w:t>
        </w:r>
      </w:ins>
      <w:ins w:id="158" w:author="Khreis, Haneen" w:date="2019-06-16T10:05:00Z">
        <w:r w:rsidR="00B54516">
          <w:t xml:space="preserve">highest </w:t>
        </w:r>
      </w:ins>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781CA0" w:rsidRPr="00EC1FA9">
        <w:t>Figure S</w:t>
      </w:r>
      <w:r w:rsidR="00781CA0">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del w:id="159" w:author="Khreis, Haneen" w:date="2019-06-16T10:07:00Z">
        <w:r w:rsidR="00EF024A" w:rsidRPr="00EC1FA9" w:rsidDel="001E3F3E">
          <w:delText xml:space="preserve">of </w:delText>
        </w:r>
      </w:del>
      <w:ins w:id="160" w:author="Khreis, Haneen" w:date="2019-06-16T10:07:00Z">
        <w:r w:rsidR="001E3F3E">
          <w:t>by</w:t>
        </w:r>
        <w:r w:rsidR="001E3F3E" w:rsidRPr="00EC1FA9">
          <w:t xml:space="preserve"> </w:t>
        </w:r>
      </w:ins>
      <w:r w:rsidR="00EF024A" w:rsidRPr="00EC1FA9">
        <w:t xml:space="preserve">median income groups </w:t>
      </w:r>
      <w:del w:id="161" w:author="Khreis, Haneen" w:date="2019-06-16T10:07:00Z">
        <w:r w:rsidR="00EF024A" w:rsidRPr="00EC1FA9" w:rsidDel="001E3F3E">
          <w:delText xml:space="preserve">across </w:delText>
        </w:r>
      </w:del>
      <w:ins w:id="162" w:author="Khreis, Haneen" w:date="2019-06-16T10:07:00Z">
        <w:r w:rsidR="001E3F3E">
          <w:t>but separately for each</w:t>
        </w:r>
        <w:r w:rsidR="001E3F3E" w:rsidRPr="00EC1FA9">
          <w:t xml:space="preserve"> </w:t>
        </w:r>
      </w:ins>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del w:id="163" w:author="Khreis, Haneen" w:date="2019-06-16T10:08:00Z">
        <w:r w:rsidR="00726708" w:rsidRPr="00EC1FA9" w:rsidDel="00A53D66">
          <w:delText xml:space="preserve">and </w:delText>
        </w:r>
      </w:del>
      <w:ins w:id="164" w:author="Khreis, Haneen" w:date="2019-06-16T10:08:00Z">
        <w:r w:rsidR="00A53D66">
          <w:t>while</w:t>
        </w:r>
        <w:r w:rsidR="00A53D66" w:rsidRPr="00EC1FA9">
          <w:t xml:space="preserve"> </w:t>
        </w:r>
      </w:ins>
      <w:r w:rsidR="00726708" w:rsidRPr="00EC1FA9">
        <w:t>urban</w:t>
      </w:r>
      <w:ins w:id="165" w:author="Khreis, Haneen" w:date="2019-06-16T10:08:00Z">
        <w:r w:rsidR="00A53D66">
          <w:t>ized</w:t>
        </w:r>
      </w:ins>
      <w:r w:rsidR="00726708" w:rsidRPr="00EC1FA9">
        <w:t xml:space="preserve"> areas showed a U</w:t>
      </w:r>
      <w:ins w:id="166" w:author="Khreis, Haneen" w:date="2019-06-16T10:08:00Z">
        <w:r w:rsidR="00A53D66">
          <w:t>-</w:t>
        </w:r>
      </w:ins>
      <w:del w:id="167" w:author="Khreis, Haneen" w:date="2019-06-16T10:08:00Z">
        <w:r w:rsidR="00726708" w:rsidRPr="00EC1FA9" w:rsidDel="00A53D66">
          <w:delText xml:space="preserve"> </w:delText>
        </w:r>
      </w:del>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781CA0" w:rsidRPr="00EC1FA9">
        <w:t>Figure S</w:t>
      </w:r>
      <w:r w:rsidR="00781CA0">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781CA0" w:rsidRPr="00EC1FA9">
        <w:t>Figure S</w:t>
      </w:r>
      <w:r w:rsidR="00781CA0">
        <w:t>4</w:t>
      </w:r>
      <w:r w:rsidR="00726708" w:rsidRPr="00EC1FA9">
        <w:fldChar w:fldCharType="end"/>
      </w:r>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781CA0" w:rsidRPr="00EC1FA9">
        <w:t>Table S</w:t>
      </w:r>
      <w:r w:rsidR="00781CA0">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781CA0" w:rsidRPr="00EC1FA9">
        <w:t>Figure S</w:t>
      </w:r>
      <w:r w:rsidR="00781CA0">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781CA0" w:rsidRPr="00EC1FA9">
        <w:t>Figure S</w:t>
      </w:r>
      <w:r w:rsidR="00781CA0">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781CA0" w:rsidRPr="00EC1FA9">
        <w:t>Figure S</w:t>
      </w:r>
      <w:r w:rsidR="00781CA0">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ins w:id="168" w:author="Khreis, Haneen" w:date="2019-06-16T10:12:00Z"/>
          <w:b/>
          <w:bCs/>
        </w:rPr>
      </w:pPr>
    </w:p>
    <w:p w14:paraId="248DF0E7" w14:textId="3B230E85" w:rsidR="00A53D66" w:rsidRDefault="00A53D66" w:rsidP="004577A5">
      <w:pPr>
        <w:rPr>
          <w:ins w:id="169" w:author="Khreis, Haneen" w:date="2019-06-16T10:12:00Z"/>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commentRangeStart w:id="170"/>
      <w:r w:rsidRPr="00EC1FA9">
        <w:rPr>
          <w:i/>
          <w:iCs/>
        </w:rPr>
        <w:lastRenderedPageBreak/>
        <w:t xml:space="preserve">ACBS </w:t>
      </w:r>
      <w:commentRangeEnd w:id="170"/>
      <w:r w:rsidR="00A53D66">
        <w:rPr>
          <w:rStyle w:val="CommentReference"/>
        </w:rPr>
        <w:commentReference w:id="170"/>
      </w:r>
      <w:r w:rsidRPr="00EC1FA9">
        <w:rPr>
          <w:i/>
          <w:iCs/>
        </w:rPr>
        <w:t>and BRFSS results</w:t>
      </w:r>
    </w:p>
    <w:p w14:paraId="71771665" w14:textId="16E79DAF" w:rsidR="00132BA8" w:rsidRPr="00EC1FA9" w:rsidDel="003E602B" w:rsidRDefault="004205F7" w:rsidP="00132BA8">
      <w:pPr>
        <w:rPr>
          <w:del w:id="171" w:author="Khreis, Haneen" w:date="2019-06-16T10:13:00Z"/>
        </w:rPr>
      </w:pPr>
      <w:r w:rsidRPr="00EC1FA9">
        <w:t xml:space="preserve">Overall, there </w:t>
      </w:r>
      <w:commentRangeStart w:id="172"/>
      <w:r w:rsidRPr="00EC1FA9">
        <w:t xml:space="preserve">were </w:t>
      </w:r>
      <w:commentRangeEnd w:id="172"/>
      <w:r w:rsidR="00911454">
        <w:rPr>
          <w:rStyle w:val="CommentReference"/>
        </w:rPr>
        <w:commentReference w:id="172"/>
      </w:r>
      <w:r w:rsidRPr="00EC1FA9">
        <w:t xml:space="preserve">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781CA0" w:rsidRPr="00E86628">
        <w:t xml:space="preserve">Table </w:t>
      </w:r>
      <w:r w:rsidR="00781CA0">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781CA0" w:rsidRPr="00EC1FA9">
        <w:t>Table S</w:t>
      </w:r>
      <w:r w:rsidR="00781CA0">
        <w:t>2</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p>
    <w:p w14:paraId="5FE8A162" w14:textId="575AAE18" w:rsidR="004205F7" w:rsidRPr="00EC1FA9" w:rsidRDefault="003E602B" w:rsidP="00005DF3">
      <w:ins w:id="173" w:author="Khreis, Haneen" w:date="2019-06-16T10:13:00Z">
        <w:r>
          <w:t xml:space="preserve">  </w:t>
        </w:r>
      </w:ins>
      <w:r w:rsidR="00005DF3" w:rsidRPr="00EC1FA9">
        <w:t>The weighted</w:t>
      </w:r>
      <w:r w:rsidR="004205F7" w:rsidRPr="00EC1FA9">
        <w:t xml:space="preserve"> estimates </w:t>
      </w:r>
      <w:r w:rsidR="00005DF3" w:rsidRPr="00EC1FA9">
        <w:t xml:space="preserve">represent </w:t>
      </w:r>
      <w:r w:rsidR="004205F7" w:rsidRPr="00EC1FA9">
        <w:t xml:space="preserve">the </w:t>
      </w:r>
      <w:commentRangeStart w:id="174"/>
      <w:r w:rsidR="004205F7" w:rsidRPr="00EC1FA9">
        <w:t xml:space="preserve">childhood </w:t>
      </w:r>
      <w:commentRangeEnd w:id="174"/>
      <w:r>
        <w:rPr>
          <w:rStyle w:val="CommentReference"/>
        </w:rPr>
        <w:commentReference w:id="174"/>
      </w:r>
      <w:r w:rsidR="004205F7" w:rsidRPr="00EC1FA9">
        <w:t xml:space="preserve">population </w:t>
      </w:r>
      <w:r w:rsidR="00005DF3" w:rsidRPr="00EC1FA9">
        <w:t xml:space="preserve">counts </w:t>
      </w:r>
      <w:r w:rsidR="004205F7" w:rsidRPr="00EC1FA9">
        <w:t xml:space="preserve">of available states </w:t>
      </w:r>
      <w:r w:rsidR="00005DF3" w:rsidRPr="00EC1FA9">
        <w:t xml:space="preserve">from the </w:t>
      </w:r>
      <w:r w:rsidR="004205F7" w:rsidRPr="00EC1FA9">
        <w:t>ACBS</w:t>
      </w:r>
      <w:r w:rsidR="00005DF3" w:rsidRPr="00EC1FA9">
        <w:t xml:space="preserve"> and the BRFSS.</w:t>
      </w:r>
    </w:p>
    <w:p w14:paraId="58A4D883" w14:textId="43D90594" w:rsidR="00F152B7" w:rsidRPr="00EC1FA9" w:rsidRDefault="00F152B7" w:rsidP="00FB7B9F">
      <w:r w:rsidRPr="00EC1FA9">
        <w:t xml:space="preserve">The </w:t>
      </w:r>
      <w:r w:rsidR="00343B26" w:rsidRPr="00EC1FA9">
        <w:t xml:space="preserve">average national incidence rate for the years </w:t>
      </w:r>
      <w:r w:rsidRPr="00EC1FA9">
        <w:t xml:space="preserve">2006-2010 </w:t>
      </w:r>
      <w:r w:rsidR="00343B26" w:rsidRPr="00EC1FA9">
        <w:t>was 12.1 per 1,000</w:t>
      </w:r>
      <w:ins w:id="175" w:author="Khreis, Haneen" w:date="2019-06-16T10:14:00Z">
        <w:r w:rsidR="002C3C6D">
          <w:t xml:space="preserve"> at-risk children</w:t>
        </w:r>
      </w:ins>
      <w:r w:rsidRPr="00EC1FA9">
        <w:t xml:space="preserve">. The state of Montana had the lowest </w:t>
      </w:r>
      <w:r w:rsidR="00DE0E43" w:rsidRPr="00EC1FA9">
        <w:t xml:space="preserve">average </w:t>
      </w:r>
      <w:r w:rsidRPr="00EC1FA9">
        <w:t>childhood asthma incidence rate (IR = 4.3 per 1,000</w:t>
      </w:r>
      <w:ins w:id="176" w:author="Khreis, Haneen" w:date="2019-06-16T10:14:00Z">
        <w:r w:rsidR="00455E7B">
          <w:t xml:space="preserve"> at-risk children</w:t>
        </w:r>
      </w:ins>
      <w:r w:rsidRPr="00EC1FA9">
        <w:t xml:space="preserve">), while District of Columbia had the highest </w:t>
      </w:r>
      <w:r w:rsidR="00DE0E43" w:rsidRPr="00EC1FA9">
        <w:t xml:space="preserve">average </w:t>
      </w:r>
      <w:r w:rsidRPr="00EC1FA9">
        <w:t>childhood asthma incidence rate (IR = 17.7 per 1,000</w:t>
      </w:r>
      <w:ins w:id="177" w:author="Khreis, Haneen" w:date="2019-06-16T10:14:00Z">
        <w:r w:rsidR="00455E7B">
          <w:t xml:space="preserve"> at-risk children</w:t>
        </w:r>
      </w:ins>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average overall </w:t>
      </w:r>
      <w:r w:rsidR="00343B26" w:rsidRPr="00EC1FA9">
        <w:t>incidence rate of 12.1 per 1,000</w:t>
      </w:r>
      <w:ins w:id="178" w:author="Khreis, Haneen" w:date="2019-06-16T10:14:00Z">
        <w:r w:rsidR="00911454">
          <w:t xml:space="preserve"> at-risk children</w:t>
        </w:r>
      </w:ins>
      <w:r w:rsidR="00343B26" w:rsidRPr="00EC1FA9">
        <w:t xml:space="preserve">. </w:t>
      </w:r>
    </w:p>
    <w:p w14:paraId="3D590FE1" w14:textId="5A26E55B" w:rsidR="00E86628" w:rsidRDefault="00E86628">
      <w:r>
        <w:br w:type="page"/>
      </w:r>
    </w:p>
    <w:p w14:paraId="2139B611" w14:textId="2F405518" w:rsidR="00005DF3" w:rsidRPr="00EC1FA9" w:rsidDel="00911454" w:rsidRDefault="00005DF3" w:rsidP="00343B26">
      <w:pPr>
        <w:rPr>
          <w:del w:id="179" w:author="Khreis, Haneen" w:date="2019-06-16T10:14:00Z"/>
        </w:rPr>
      </w:pPr>
    </w:p>
    <w:p w14:paraId="77D8F891" w14:textId="0AF10F7F" w:rsidR="00C928CB" w:rsidRPr="00EC1FA9" w:rsidRDefault="00D16991" w:rsidP="004F11AE">
      <w:pPr>
        <w:rPr>
          <w:i/>
          <w:iCs/>
        </w:rPr>
      </w:pPr>
      <w:r w:rsidRPr="00EC1FA9">
        <w:rPr>
          <w:i/>
          <w:iCs/>
        </w:rPr>
        <w:t>Asthma incident cases</w:t>
      </w:r>
    </w:p>
    <w:p w14:paraId="21F62E6C" w14:textId="6FA6B222" w:rsidR="00777C9B" w:rsidRPr="00EC1FA9" w:rsidRDefault="00777C9B" w:rsidP="00811938">
      <w:r w:rsidRPr="00EC1FA9">
        <w:t>Using state-specific asthma incidence rates</w:t>
      </w:r>
      <w:ins w:id="180" w:author="Khreis, Haneen" w:date="2019-06-16T10:19:00Z">
        <w:r w:rsidR="008400ED">
          <w:t>,</w:t>
        </w:r>
      </w:ins>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0038E" w:rsidRPr="00EC1FA9">
        <w:t>).</w:t>
      </w:r>
    </w:p>
    <w:p w14:paraId="7EEFC651" w14:textId="0A974D5B" w:rsidR="00005DF3" w:rsidRPr="00EC1FA9" w:rsidDel="00CA7F95" w:rsidRDefault="00005DF3" w:rsidP="00811938">
      <w:pPr>
        <w:rPr>
          <w:del w:id="181" w:author="Khreis, Haneen" w:date="2019-06-16T10:21:00Z"/>
        </w:rPr>
      </w:pP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47196C95"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781CA0" w:rsidRPr="00E86628">
        <w:t xml:space="preserve">Table </w:t>
      </w:r>
      <w:r w:rsidR="00781CA0">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ins w:id="182" w:author="Khreis, Haneen" w:date="2019-06-16T10:22:00Z">
        <w:r w:rsidR="00CA7F95">
          <w:t xml:space="preserve"> the</w:t>
        </w:r>
      </w:ins>
      <w:r w:rsidR="00EC7CC3" w:rsidRPr="00EC1FA9">
        <w:t xml:space="preserve"> highest percentage of all asthma cases </w:t>
      </w:r>
      <w:del w:id="183" w:author="Khreis, Haneen" w:date="2019-06-16T10:22:00Z">
        <w:r w:rsidR="00EC7CC3" w:rsidRPr="00EC1FA9" w:rsidDel="00CA7F95">
          <w:delText xml:space="preserve">of </w:delText>
        </w:r>
      </w:del>
      <w:ins w:id="184" w:author="Khreis, Haneen" w:date="2019-06-16T10:22:00Z">
        <w:r w:rsidR="00CA7F95">
          <w:t>at</w:t>
        </w:r>
        <w:r w:rsidR="00CA7F95" w:rsidRPr="00EC1FA9">
          <w:t xml:space="preserve"> </w:t>
        </w:r>
      </w:ins>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del w:id="185" w:author="Khreis, Haneen" w:date="2019-06-16T10:22:00Z">
        <w:r w:rsidR="00EC7CC3" w:rsidRPr="00EC1FA9" w:rsidDel="00CA7F95">
          <w:delText xml:space="preserve">accounting </w:delText>
        </w:r>
      </w:del>
      <w:ins w:id="186" w:author="Khreis, Haneen" w:date="2019-06-16T10:22:00Z">
        <w:r w:rsidR="00CA7F95">
          <w:t>accounted</w:t>
        </w:r>
        <w:r w:rsidR="00CA7F95" w:rsidRPr="00EC1FA9">
          <w:t xml:space="preserve"> </w:t>
        </w:r>
      </w:ins>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781CA0" w:rsidRPr="00EC1FA9">
        <w:t>Figure S</w:t>
      </w:r>
      <w:r w:rsidR="00781CA0">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781CA0" w:rsidRPr="00EC1FA9">
        <w:t>Figure S</w:t>
      </w:r>
      <w:r w:rsidR="00781CA0">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781CA0" w:rsidRPr="00EC1FA9">
        <w:t xml:space="preserve">Figure </w:t>
      </w:r>
      <w:r w:rsidR="00781CA0">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781CA0" w:rsidRPr="00EC1FA9">
        <w:t>Figure S</w:t>
      </w:r>
      <w:r w:rsidR="00781CA0">
        <w:t>10</w:t>
      </w:r>
      <w:r w:rsidR="00425892" w:rsidRPr="00EC1FA9">
        <w:fldChar w:fldCharType="end"/>
      </w:r>
      <w:r w:rsidR="006C4AEB" w:rsidRPr="00EC1FA9">
        <w:t>).</w:t>
      </w:r>
      <w:del w:id="187" w:author="Khreis, Haneen" w:date="2019-06-16T10:23:00Z">
        <w:r w:rsidR="0080038E" w:rsidRPr="00EC1FA9" w:rsidDel="00C4713D">
          <w:delText xml:space="preserve"> </w:delText>
        </w:r>
      </w:del>
    </w:p>
    <w:p w14:paraId="779514F1" w14:textId="206DE533"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ins w:id="188" w:author="Khreis, Haneen" w:date="2019-06-16T10:25:00Z">
        <w:r w:rsidR="00C4713D">
          <w:t>%</w:t>
        </w:r>
      </w:ins>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781CA0" w:rsidRPr="00EC1FA9">
        <w:t xml:space="preserve">Figure </w:t>
      </w:r>
      <w:r w:rsidR="00781CA0">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781CA0" w:rsidRPr="00EC1FA9">
        <w:t>Table S</w:t>
      </w:r>
      <w:r w:rsidR="00781CA0">
        <w:t>3</w:t>
      </w:r>
      <w:r w:rsidR="00811938" w:rsidRPr="00EC1FA9">
        <w:fldChar w:fldCharType="end"/>
      </w:r>
      <w:r w:rsidR="00811938" w:rsidRPr="00EC1FA9">
        <w:t xml:space="preserve"> </w:t>
      </w:r>
      <w:r w:rsidR="005C3B93" w:rsidRPr="00EC1FA9">
        <w:t>).</w:t>
      </w:r>
      <w:r w:rsidR="006C4AEB" w:rsidRPr="00EC1FA9">
        <w:t xml:space="preserve"> </w:t>
      </w:r>
    </w:p>
    <w:p w14:paraId="4E25C0A9" w14:textId="79922170" w:rsidR="00F031E4" w:rsidRPr="00EC1FA9" w:rsidRDefault="00811938" w:rsidP="00811938">
      <w:r w:rsidRPr="00EC1FA9">
        <w:fldChar w:fldCharType="begin"/>
      </w:r>
      <w:r w:rsidRPr="00EC1FA9">
        <w:instrText xml:space="preserve"> REF _Ref9949029 \h  \* MERGEFORMAT </w:instrText>
      </w:r>
      <w:r w:rsidRPr="00EC1FA9">
        <w:fldChar w:fldCharType="separate"/>
      </w:r>
      <w:r w:rsidR="00781CA0" w:rsidRPr="00EC1FA9">
        <w:t xml:space="preserve">Figure </w:t>
      </w:r>
      <w:r w:rsidR="00781CA0">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781CA0" w:rsidRPr="00EC1FA9">
        <w:t xml:space="preserve">Figure </w:t>
      </w:r>
      <w:r w:rsidR="00781CA0">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531BEB"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 xml:space="preserve">The state of </w:t>
      </w:r>
      <w:r w:rsidR="00132BA8" w:rsidRPr="00EC1FA9">
        <w:lastRenderedPageBreak/>
        <w:t>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The state of 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0CD4C520" w:rsidR="007D65A9" w:rsidRPr="00EC1FA9" w:rsidRDefault="007D65A9" w:rsidP="00811938">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Pr="00EC1FA9">
        <w:t>). By living location, urbanized areas had the largest reduction of 8,040 (6.8%) cases while rural areas had the least reduction by 514 (3.6%) cases attributable to NO</w:t>
      </w:r>
      <w:r w:rsidRPr="00EC1FA9">
        <w:rPr>
          <w:vertAlign w:val="subscript"/>
        </w:rPr>
        <w:t>2</w:t>
      </w:r>
      <w:r w:rsidRPr="00EC1FA9">
        <w:t xml:space="preserve"> exposure. By income group, the highest income group also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781CA0" w:rsidRPr="00EC1FA9">
        <w:t>Table S</w:t>
      </w:r>
      <w:r w:rsidR="00781CA0">
        <w:t>3</w:t>
      </w:r>
      <w:r w:rsidR="00132BA8" w:rsidRPr="00EC1FA9">
        <w:fldChar w:fldCharType="end"/>
      </w:r>
      <w:r w:rsidR="00132BA8" w:rsidRPr="00EC1FA9">
        <w:t xml:space="preserve">). </w:t>
      </w:r>
      <w:commentRangeStart w:id="189"/>
      <w:r w:rsidR="00132BA8" w:rsidRPr="00EC1FA9">
        <w:t>The percent change in attributable number of cases across states is similar to the percent change in total childhood asthma incident cases using state-specific asthma incidence rates.</w:t>
      </w:r>
      <w:commentRangeEnd w:id="189"/>
      <w:r w:rsidR="00C4713D">
        <w:rPr>
          <w:rStyle w:val="CommentReference"/>
        </w:rPr>
        <w:commentReference w:id="189"/>
      </w:r>
    </w:p>
    <w:p w14:paraId="7A076FD3" w14:textId="0ABE2461" w:rsidR="007D65A9" w:rsidRPr="00EC1FA9" w:rsidRDefault="007D65A9" w:rsidP="007D65A9">
      <w:pPr>
        <w:ind w:left="720"/>
        <w:rPr>
          <w:i/>
          <w:iCs/>
        </w:rPr>
      </w:pPr>
      <w:r w:rsidRPr="00EC1FA9">
        <w:rPr>
          <w:i/>
          <w:iCs/>
        </w:rPr>
        <w:t>Comparing attributable fractions</w:t>
      </w:r>
    </w:p>
    <w:p w14:paraId="0D07AE7C" w14:textId="387C8BB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781CA0" w:rsidRPr="00E86628">
        <w:t xml:space="preserve">Table </w:t>
      </w:r>
      <w:r w:rsidR="00781CA0">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ins w:id="190" w:author="Khreis, Haneen" w:date="2019-06-12T15:55:00Z"/>
          <w:b/>
          <w:bCs/>
        </w:rPr>
      </w:pPr>
      <w:r w:rsidRPr="00EC1FA9">
        <w:rPr>
          <w:b/>
          <w:bCs/>
        </w:rPr>
        <w:t>Discussion (bullet points)</w:t>
      </w:r>
    </w:p>
    <w:p w14:paraId="601FAD27" w14:textId="753D6810" w:rsidR="00713E8A" w:rsidRPr="00EC1FA9" w:rsidRDefault="00713E8A" w:rsidP="00590FD7">
      <w:pPr>
        <w:rPr>
          <w:b/>
          <w:bCs/>
        </w:rPr>
      </w:pPr>
      <w:ins w:id="191" w:author="Khreis, Haneen" w:date="2019-06-12T15:55:00Z">
        <w:r>
          <w:rPr>
            <w:b/>
            <w:bCs/>
          </w:rPr>
          <w:t>Haneen to add 2000 words</w:t>
        </w:r>
      </w:ins>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Pr="00EC1FA9" w:rsidRDefault="001351CC" w:rsidP="00873FC2">
      <w:pPr>
        <w:pStyle w:val="ListParagraph"/>
        <w:numPr>
          <w:ilvl w:val="0"/>
          <w:numId w:val="1"/>
        </w:numPr>
      </w:pPr>
      <w:r w:rsidRPr="00EC1FA9">
        <w:t xml:space="preserve">The percentage of all asthma cases has </w:t>
      </w:r>
      <w:commentRangeStart w:id="192"/>
      <w:r w:rsidRPr="00EC1FA9">
        <w:t xml:space="preserve">a J shaped </w:t>
      </w:r>
      <w:commentRangeEnd w:id="192"/>
      <w:r w:rsidR="00997808">
        <w:rPr>
          <w:rStyle w:val="CommentReference"/>
        </w:rPr>
        <w:commentReference w:id="192"/>
      </w:r>
      <w:r w:rsidRPr="00EC1FA9">
        <w:t>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r w:rsidR="005635A8" w:rsidRPr="00EC1FA9">
        <w:t>U</w:t>
      </w:r>
      <w:r w:rsidR="00265584" w:rsidRPr="00EC1FA9">
        <w:t xml:space="preserve"> </w:t>
      </w:r>
      <w:commentRangeStart w:id="193"/>
      <w:r w:rsidR="00265584" w:rsidRPr="00EC1FA9">
        <w:t xml:space="preserve">shaped </w:t>
      </w:r>
      <w:commentRangeEnd w:id="193"/>
      <w:r w:rsidR="00750337">
        <w:rPr>
          <w:rStyle w:val="CommentReference"/>
        </w:rPr>
        <w:commentReference w:id="193"/>
      </w:r>
      <w:r w:rsidR="00265584" w:rsidRPr="00EC1FA9">
        <w:t>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ins w:id="194" w:author="Khreis, Haneen" w:date="2019-06-12T15:56:00Z">
        <w:r>
          <w:rPr>
            <w:b/>
            <w:bCs/>
          </w:rPr>
          <w:t>Conclusions</w:t>
        </w:r>
      </w:ins>
      <w:ins w:id="195" w:author="Khreis, Haneen" w:date="2019-06-12T15:55:00Z">
        <w:r w:rsidR="00713E8A" w:rsidRPr="00EC1FA9">
          <w:rPr>
            <w:b/>
            <w:bCs/>
          </w:rPr>
          <w:t xml:space="preserve"> </w:t>
        </w:r>
      </w:ins>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F944220" w:rsidR="004E472A" w:rsidRPr="00EC1FA9" w:rsidRDefault="004E472A" w:rsidP="004E472A">
      <w:pPr>
        <w:pStyle w:val="Caption"/>
        <w:keepNext/>
      </w:pPr>
      <w:bookmarkStart w:id="196"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1</w:t>
      </w:r>
      <w:r w:rsidR="003A36B2">
        <w:rPr>
          <w:noProof/>
        </w:rPr>
        <w:fldChar w:fldCharType="end"/>
      </w:r>
      <w:bookmarkEnd w:id="196"/>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77777777" w:rsidR="004E472A" w:rsidRPr="00EC1FA9" w:rsidRDefault="004E472A" w:rsidP="008B23FD">
            <w:pPr>
              <w:rPr>
                <w:b/>
                <w:bCs/>
              </w:rPr>
            </w:pPr>
            <w:r w:rsidRPr="00EC1FA9">
              <w:rPr>
                <w:b/>
                <w:bCs/>
              </w:rPr>
              <w:t xml:space="preserve">Total census-designated urban </w:t>
            </w:r>
            <w:commentRangeStart w:id="197"/>
            <w:r w:rsidRPr="00EC1FA9">
              <w:rPr>
                <w:b/>
                <w:bCs/>
              </w:rPr>
              <w:t>areas</w:t>
            </w:r>
            <w:commentRangeEnd w:id="197"/>
            <w:r w:rsidR="004F275C">
              <w:rPr>
                <w:rStyle w:val="CommentReference"/>
              </w:rPr>
              <w:commentReference w:id="197"/>
            </w:r>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w:t>
            </w:r>
            <w:commentRangeStart w:id="198"/>
            <w:r w:rsidRPr="00EC1FA9">
              <w:t>0-</w:t>
            </w:r>
            <w:commentRangeEnd w:id="198"/>
            <w:r w:rsidR="00395536">
              <w:rPr>
                <w:rStyle w:val="CommentReference"/>
              </w:rPr>
              <w:commentReference w:id="198"/>
            </w:r>
            <w:r w:rsidRPr="00EC1FA9">
              <w:t>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6E4FA762" w:rsidR="004E4D3F" w:rsidRPr="00EC1FA9" w:rsidRDefault="004E4D3F" w:rsidP="004E4D3F">
      <w:pPr>
        <w:pStyle w:val="Caption"/>
        <w:keepNext/>
      </w:pPr>
      <w:bookmarkStart w:id="199"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2</w:t>
      </w:r>
      <w:r w:rsidR="003A36B2">
        <w:rPr>
          <w:noProof/>
        </w:rPr>
        <w:fldChar w:fldCharType="end"/>
      </w:r>
      <w:bookmarkEnd w:id="199"/>
      <w:r w:rsidRPr="00EC1FA9">
        <w:t xml:space="preserve">: </w:t>
      </w:r>
      <w:commentRangeStart w:id="200"/>
      <w:r w:rsidRPr="00EC1FA9">
        <w:t>NO</w:t>
      </w:r>
      <w:r w:rsidRPr="00EC1FA9">
        <w:rPr>
          <w:vertAlign w:val="subscript"/>
        </w:rPr>
        <w:t>2</w:t>
      </w:r>
      <w:r w:rsidRPr="00EC1FA9">
        <w:t xml:space="preserve"> </w:t>
      </w:r>
      <w:commentRangeEnd w:id="200"/>
      <w:r w:rsidR="0067108B">
        <w:rPr>
          <w:rStyle w:val="CommentReference"/>
          <w:i w:val="0"/>
          <w:iCs w:val="0"/>
          <w:color w:val="auto"/>
        </w:rPr>
        <w:commentReference w:id="200"/>
      </w:r>
      <w:r w:rsidRPr="00EC1FA9">
        <w:t>concentration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201" w:name="_Ref9945967"/>
      <w:r w:rsidRPr="00EC1FA9">
        <w:br w:type="page"/>
      </w:r>
    </w:p>
    <w:p w14:paraId="73AE356E" w14:textId="77777777" w:rsidR="00F02363" w:rsidRPr="00EC1FA9" w:rsidRDefault="00F02363" w:rsidP="004E4D3F">
      <w:pPr>
        <w:pStyle w:val="Caption"/>
        <w:keepNext/>
        <w:sectPr w:rsidR="00F02363" w:rsidRPr="00EC1FA9" w:rsidSect="00510471">
          <w:footerReference w:type="default" r:id="rId11"/>
          <w:pgSz w:w="12240" w:h="15840" w:code="1"/>
          <w:pgMar w:top="1440" w:right="1440" w:bottom="1440" w:left="1440" w:header="720" w:footer="720" w:gutter="0"/>
          <w:lnNumType w:countBy="1" w:restart="continuous"/>
          <w:cols w:space="720"/>
          <w:docGrid w:linePitch="360"/>
          <w:sectPrChange w:id="202" w:author="Khreis, Haneen" w:date="2019-06-12T15:53:00Z">
            <w:sectPr w:rsidR="00F02363" w:rsidRPr="00EC1FA9" w:rsidSect="00510471">
              <w:pgMar w:top="1440" w:right="1440" w:bottom="1440" w:left="1440" w:header="720" w:footer="720" w:gutter="0"/>
              <w:lnNumType w:countBy="0" w:restart="newPage"/>
            </w:sectPr>
          </w:sectPrChange>
        </w:sectPr>
      </w:pPr>
    </w:p>
    <w:p w14:paraId="20F25172" w14:textId="7D23C143" w:rsidR="004E4D3F" w:rsidRPr="00E86628" w:rsidRDefault="004E4D3F" w:rsidP="004E4D3F">
      <w:pPr>
        <w:pStyle w:val="Caption"/>
        <w:keepNext/>
      </w:pPr>
      <w:bookmarkStart w:id="203"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3</w:t>
      </w:r>
      <w:r w:rsidR="003A36B2">
        <w:rPr>
          <w:noProof/>
        </w:rPr>
        <w:fldChar w:fldCharType="end"/>
      </w:r>
      <w:bookmarkEnd w:id="201"/>
      <w:bookmarkEnd w:id="203"/>
      <w:r w:rsidRPr="00E86628">
        <w:t>: Childhood asthma survey summary</w:t>
      </w:r>
    </w:p>
    <w:tbl>
      <w:tblPr>
        <w:tblStyle w:val="TableGrid"/>
        <w:tblW w:w="5000" w:type="pct"/>
        <w:tblLook w:val="04A0" w:firstRow="1" w:lastRow="0" w:firstColumn="1" w:lastColumn="0" w:noHBand="0" w:noVBand="1"/>
      </w:tblPr>
      <w:tblGrid>
        <w:gridCol w:w="2834"/>
        <w:gridCol w:w="1835"/>
        <w:gridCol w:w="1835"/>
        <w:gridCol w:w="1835"/>
        <w:gridCol w:w="1834"/>
        <w:gridCol w:w="1834"/>
        <w:gridCol w:w="943"/>
      </w:tblGrid>
      <w:tr w:rsidR="00E86628" w:rsidRPr="00E86628" w14:paraId="25094448" w14:textId="77777777" w:rsidTr="00E86628">
        <w:trPr>
          <w:trHeight w:val="133"/>
        </w:trPr>
        <w:tc>
          <w:tcPr>
            <w:tcW w:w="1094"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8"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8"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8"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8"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8"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64" w:type="pct"/>
            <w:tcBorders>
              <w:top w:val="single" w:sz="4" w:space="0" w:color="auto"/>
              <w:left w:val="single" w:sz="4" w:space="0" w:color="auto"/>
              <w:bottom w:val="single" w:sz="4" w:space="0" w:color="auto"/>
              <w:right w:val="single" w:sz="4" w:space="0" w:color="auto"/>
            </w:tcBorders>
          </w:tcPr>
          <w:p w14:paraId="2B4C313A" w14:textId="77777777" w:rsidR="00E86628" w:rsidRPr="00E86628" w:rsidRDefault="00E86628" w:rsidP="006B42D3">
            <w:pPr>
              <w:jc w:val="center"/>
              <w:rPr>
                <w:b/>
                <w:bCs/>
                <w:sz w:val="18"/>
                <w:szCs w:val="18"/>
              </w:rPr>
            </w:pPr>
            <w:r w:rsidRPr="00E86628">
              <w:rPr>
                <w:b/>
                <w:bCs/>
                <w:sz w:val="18"/>
                <w:szCs w:val="18"/>
              </w:rPr>
              <w:t xml:space="preserve">Total </w:t>
            </w:r>
          </w:p>
        </w:tc>
      </w:tr>
      <w:tr w:rsidR="00E86628" w:rsidRPr="00E86628" w14:paraId="3B6BB9D6"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8"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8"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8"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64"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8"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8"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8"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8"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64"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8" w:type="pct"/>
            <w:tcBorders>
              <w:top w:val="single" w:sz="4" w:space="0" w:color="auto"/>
              <w:left w:val="single" w:sz="4" w:space="0" w:color="auto"/>
              <w:bottom w:val="single" w:sz="4" w:space="0" w:color="auto"/>
              <w:right w:val="single" w:sz="4" w:space="0" w:color="auto"/>
            </w:tcBorders>
            <w:vAlign w:val="bottom"/>
          </w:tcPr>
          <w:p w14:paraId="180ADA7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p>
        </w:tc>
        <w:tc>
          <w:tcPr>
            <w:tcW w:w="708" w:type="pct"/>
            <w:tcBorders>
              <w:top w:val="single" w:sz="4" w:space="0" w:color="auto"/>
              <w:left w:val="single" w:sz="4" w:space="0" w:color="auto"/>
              <w:bottom w:val="single" w:sz="4" w:space="0" w:color="auto"/>
              <w:right w:val="single" w:sz="4" w:space="0" w:color="auto"/>
            </w:tcBorders>
            <w:vAlign w:val="bottom"/>
          </w:tcPr>
          <w:p w14:paraId="736ABB0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p>
        </w:tc>
        <w:tc>
          <w:tcPr>
            <w:tcW w:w="708" w:type="pct"/>
            <w:tcBorders>
              <w:top w:val="single" w:sz="4" w:space="0" w:color="auto"/>
              <w:left w:val="single" w:sz="4" w:space="0" w:color="auto"/>
              <w:bottom w:val="single" w:sz="4" w:space="0" w:color="auto"/>
              <w:right w:val="single" w:sz="4" w:space="0" w:color="auto"/>
            </w:tcBorders>
            <w:vAlign w:val="bottom"/>
          </w:tcPr>
          <w:p w14:paraId="6096BCAF"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p>
        </w:tc>
        <w:tc>
          <w:tcPr>
            <w:tcW w:w="708" w:type="pct"/>
            <w:tcBorders>
              <w:top w:val="single" w:sz="4" w:space="0" w:color="auto"/>
              <w:left w:val="single" w:sz="4" w:space="0" w:color="auto"/>
              <w:bottom w:val="single" w:sz="4" w:space="0" w:color="auto"/>
              <w:right w:val="single" w:sz="4" w:space="0" w:color="auto"/>
            </w:tcBorders>
            <w:vAlign w:val="bottom"/>
          </w:tcPr>
          <w:p w14:paraId="11D17333"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p>
        </w:tc>
        <w:tc>
          <w:tcPr>
            <w:tcW w:w="708" w:type="pct"/>
            <w:tcBorders>
              <w:top w:val="single" w:sz="4" w:space="0" w:color="auto"/>
              <w:left w:val="single" w:sz="4" w:space="0" w:color="auto"/>
              <w:bottom w:val="single" w:sz="4" w:space="0" w:color="auto"/>
              <w:right w:val="single" w:sz="4" w:space="0" w:color="auto"/>
            </w:tcBorders>
            <w:vAlign w:val="bottom"/>
          </w:tcPr>
          <w:p w14:paraId="2B3D150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p>
        </w:tc>
        <w:tc>
          <w:tcPr>
            <w:tcW w:w="364"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8"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8"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8"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8"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8"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64"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8"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8"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8"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8"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8"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64"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6E9F2033" w14:textId="77777777" w:rsidR="00E86628" w:rsidRPr="00E86628" w:rsidRDefault="00E86628" w:rsidP="006B42D3">
            <w:pPr>
              <w:rPr>
                <w:b/>
                <w:bCs/>
                <w:sz w:val="18"/>
                <w:szCs w:val="18"/>
              </w:rPr>
            </w:pPr>
            <w:r w:rsidRPr="00E86628">
              <w:rPr>
                <w:b/>
                <w:bCs/>
                <w:sz w:val="18"/>
                <w:szCs w:val="18"/>
              </w:rPr>
              <w:t>Incidence rate</w:t>
            </w:r>
          </w:p>
        </w:tc>
        <w:tc>
          <w:tcPr>
            <w:tcW w:w="708"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8"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8"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8"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8"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64" w:type="pct"/>
            <w:tcBorders>
              <w:top w:val="single" w:sz="4" w:space="0" w:color="auto"/>
              <w:left w:val="single" w:sz="4" w:space="0" w:color="auto"/>
              <w:bottom w:val="single" w:sz="4" w:space="0" w:color="auto"/>
              <w:right w:val="single" w:sz="4" w:space="0" w:color="auto"/>
            </w:tcBorders>
          </w:tcPr>
          <w:p w14:paraId="3DBEE58A"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E86628">
        <w:trPr>
          <w:trHeight w:val="260"/>
        </w:trPr>
        <w:tc>
          <w:tcPr>
            <w:tcW w:w="1094" w:type="pct"/>
            <w:tcBorders>
              <w:top w:val="single" w:sz="4" w:space="0" w:color="auto"/>
              <w:left w:val="single" w:sz="4" w:space="0" w:color="auto"/>
              <w:bottom w:val="single" w:sz="4" w:space="0" w:color="auto"/>
              <w:right w:val="single" w:sz="4" w:space="0" w:color="auto"/>
            </w:tcBorders>
          </w:tcPr>
          <w:p w14:paraId="33ED0AAF" w14:textId="77777777" w:rsidR="00E86628" w:rsidRPr="00E86628" w:rsidRDefault="00E86628" w:rsidP="006B42D3">
            <w:pPr>
              <w:rPr>
                <w:b/>
                <w:bCs/>
                <w:sz w:val="18"/>
                <w:szCs w:val="18"/>
              </w:rPr>
            </w:pPr>
            <w:r w:rsidRPr="00E86628">
              <w:rPr>
                <w:b/>
                <w:bCs/>
                <w:sz w:val="18"/>
                <w:szCs w:val="18"/>
              </w:rPr>
              <w:t>Prevalence rate</w:t>
            </w:r>
          </w:p>
        </w:tc>
        <w:tc>
          <w:tcPr>
            <w:tcW w:w="708"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8"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8"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8"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64" w:type="pct"/>
            <w:tcBorders>
              <w:top w:val="single" w:sz="4" w:space="0" w:color="auto"/>
              <w:left w:val="single" w:sz="4" w:space="0" w:color="auto"/>
              <w:bottom w:val="single" w:sz="4" w:space="0" w:color="auto"/>
              <w:right w:val="single" w:sz="4" w:space="0" w:color="auto"/>
            </w:tcBorders>
          </w:tcPr>
          <w:p w14:paraId="33DC2491" w14:textId="77777777" w:rsidR="00E86628" w:rsidRPr="00E86628" w:rsidRDefault="00E86628" w:rsidP="006B42D3">
            <w:pPr>
              <w:jc w:val="right"/>
              <w:rPr>
                <w:rFonts w:ascii="Calibri" w:hAnsi="Calibri" w:cs="Calibri"/>
                <w:color w:val="000000"/>
                <w:sz w:val="18"/>
                <w:szCs w:val="18"/>
              </w:rPr>
            </w:pPr>
          </w:p>
        </w:tc>
      </w:tr>
      <w:tr w:rsidR="00E86628" w:rsidRPr="00E86628" w14:paraId="54E671A1" w14:textId="77777777" w:rsidTr="00E86628">
        <w:trPr>
          <w:trHeight w:val="267"/>
        </w:trPr>
        <w:tc>
          <w:tcPr>
            <w:tcW w:w="1094" w:type="pct"/>
            <w:tcBorders>
              <w:top w:val="single" w:sz="4" w:space="0" w:color="auto"/>
              <w:left w:val="single" w:sz="4" w:space="0" w:color="auto"/>
              <w:bottom w:val="single" w:sz="4" w:space="0" w:color="auto"/>
              <w:right w:val="single" w:sz="4" w:space="0" w:color="auto"/>
            </w:tcBorders>
            <w:hideMark/>
          </w:tcPr>
          <w:p w14:paraId="311218C7" w14:textId="77777777" w:rsidR="00E86628" w:rsidRPr="00E86628" w:rsidRDefault="00E86628" w:rsidP="006B42D3">
            <w:pPr>
              <w:tabs>
                <w:tab w:val="left" w:pos="840"/>
              </w:tabs>
              <w:rPr>
                <w:b/>
                <w:bCs/>
                <w:sz w:val="18"/>
                <w:szCs w:val="18"/>
              </w:rPr>
            </w:pPr>
            <w:commentRangeStart w:id="204"/>
            <w:r w:rsidRPr="00E86628">
              <w:rPr>
                <w:b/>
                <w:bCs/>
                <w:sz w:val="18"/>
                <w:szCs w:val="18"/>
              </w:rPr>
              <w:t>Number of states included</w:t>
            </w:r>
            <w:commentRangeEnd w:id="204"/>
            <w:r w:rsidR="00911454">
              <w:rPr>
                <w:rStyle w:val="CommentReference"/>
              </w:rPr>
              <w:commentReference w:id="204"/>
            </w:r>
          </w:p>
        </w:tc>
        <w:tc>
          <w:tcPr>
            <w:tcW w:w="708" w:type="pct"/>
            <w:tcBorders>
              <w:top w:val="single" w:sz="4" w:space="0" w:color="auto"/>
              <w:left w:val="single" w:sz="4" w:space="0" w:color="auto"/>
              <w:bottom w:val="single" w:sz="4" w:space="0" w:color="auto"/>
              <w:right w:val="single" w:sz="4" w:space="0" w:color="auto"/>
            </w:tcBorders>
            <w:vAlign w:val="bottom"/>
          </w:tcPr>
          <w:p w14:paraId="1E4D4617"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158691E3"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6976769"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59671EF4" w14:textId="77777777" w:rsidR="00E86628" w:rsidRPr="00E86628" w:rsidRDefault="00E86628" w:rsidP="006B42D3">
            <w:pPr>
              <w:jc w:val="right"/>
              <w:rPr>
                <w:rFonts w:ascii="Calibri" w:hAnsi="Calibri" w:cs="Calibri"/>
                <w:color w:val="000000"/>
                <w:sz w:val="18"/>
                <w:szCs w:val="18"/>
              </w:rPr>
            </w:pPr>
          </w:p>
        </w:tc>
        <w:tc>
          <w:tcPr>
            <w:tcW w:w="708" w:type="pct"/>
            <w:tcBorders>
              <w:top w:val="single" w:sz="4" w:space="0" w:color="auto"/>
              <w:left w:val="single" w:sz="4" w:space="0" w:color="auto"/>
              <w:bottom w:val="single" w:sz="4" w:space="0" w:color="auto"/>
              <w:right w:val="single" w:sz="4" w:space="0" w:color="auto"/>
            </w:tcBorders>
            <w:vAlign w:val="bottom"/>
          </w:tcPr>
          <w:p w14:paraId="641B617D" w14:textId="77777777" w:rsidR="00E86628" w:rsidRPr="00E86628" w:rsidRDefault="00E86628" w:rsidP="006B42D3">
            <w:pPr>
              <w:jc w:val="right"/>
              <w:rPr>
                <w:rFonts w:ascii="Calibri" w:hAnsi="Calibri" w:cs="Calibri"/>
                <w:color w:val="000000"/>
                <w:sz w:val="18"/>
                <w:szCs w:val="18"/>
              </w:rPr>
            </w:pPr>
          </w:p>
        </w:tc>
        <w:tc>
          <w:tcPr>
            <w:tcW w:w="364" w:type="pct"/>
            <w:tcBorders>
              <w:top w:val="single" w:sz="4" w:space="0" w:color="auto"/>
              <w:left w:val="single" w:sz="4" w:space="0" w:color="auto"/>
              <w:bottom w:val="single" w:sz="4" w:space="0" w:color="auto"/>
              <w:right w:val="single" w:sz="4" w:space="0" w:color="auto"/>
            </w:tcBorders>
          </w:tcPr>
          <w:p w14:paraId="0977D301" w14:textId="77777777" w:rsidR="00E86628" w:rsidRPr="00E86628" w:rsidRDefault="00E86628" w:rsidP="006B42D3">
            <w:pPr>
              <w:jc w:val="right"/>
              <w:rPr>
                <w:rFonts w:ascii="Calibri" w:hAnsi="Calibri" w:cs="Calibri"/>
                <w:color w:val="000000"/>
                <w:sz w:val="18"/>
                <w:szCs w:val="18"/>
              </w:rPr>
            </w:pPr>
            <w:commentRangeStart w:id="205"/>
            <w:r w:rsidRPr="00E86628">
              <w:rPr>
                <w:rFonts w:ascii="Calibri" w:hAnsi="Calibri" w:cs="Calibri"/>
                <w:color w:val="000000"/>
                <w:sz w:val="18"/>
                <w:szCs w:val="18"/>
              </w:rPr>
              <w:t>34</w:t>
            </w:r>
            <w:commentRangeEnd w:id="205"/>
            <w:r w:rsidR="00E56918">
              <w:rPr>
                <w:rStyle w:val="CommentReference"/>
              </w:rPr>
              <w:commentReference w:id="205"/>
            </w:r>
          </w:p>
        </w:tc>
      </w:tr>
    </w:tbl>
    <w:p w14:paraId="4765A185" w14:textId="77777777" w:rsidR="004E4D3F" w:rsidRPr="00EC1FA9" w:rsidRDefault="004E4D3F" w:rsidP="00265584">
      <w:pPr>
        <w:rPr>
          <w:b/>
          <w:bCs/>
          <w:i/>
          <w:iCs/>
          <w:sz w:val="16"/>
          <w:szCs w:val="16"/>
          <w:u w:val="single"/>
        </w:rPr>
      </w:pPr>
    </w:p>
    <w:p w14:paraId="7EEDB09F" w14:textId="605DAEC0" w:rsidR="008269F1" w:rsidRPr="00E86628" w:rsidRDefault="008269F1" w:rsidP="00EB260B">
      <w:pPr>
        <w:pStyle w:val="Caption"/>
        <w:keepNext/>
      </w:pPr>
      <w:bookmarkStart w:id="206" w:name="_Ref9331808"/>
      <w:bookmarkStart w:id="207" w:name="_Toc9943336"/>
      <w:bookmarkStart w:id="208"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781CA0">
        <w:rPr>
          <w:noProof/>
        </w:rPr>
        <w:t>4</w:t>
      </w:r>
      <w:r w:rsidR="003A36B2">
        <w:rPr>
          <w:noProof/>
        </w:rPr>
        <w:fldChar w:fldCharType="end"/>
      </w:r>
      <w:bookmarkEnd w:id="206"/>
      <w:r w:rsidRPr="00E86628">
        <w:t>: Comparing results of the burden of disease using state-specific estimates vs original estimates</w:t>
      </w:r>
      <w:bookmarkEnd w:id="207"/>
      <w:bookmarkEnd w:id="208"/>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7EC4BDC3" w:rsidR="00E46AA9" w:rsidRPr="00EC1FA9" w:rsidRDefault="00E46AA9" w:rsidP="00E46AA9">
      <w:pPr>
        <w:pStyle w:val="Caption"/>
        <w:keepNext/>
      </w:pPr>
      <w:bookmarkStart w:id="209" w:name="_Ref9422501"/>
      <w:bookmarkStart w:id="210"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1</w:t>
      </w:r>
      <w:r w:rsidR="003A36B2">
        <w:rPr>
          <w:noProof/>
        </w:rPr>
        <w:fldChar w:fldCharType="end"/>
      </w:r>
      <w:bookmarkEnd w:id="209"/>
      <w:r w:rsidRPr="00EC1FA9">
        <w:t>: Childhood asthma incidence rate flow chart.</w:t>
      </w:r>
      <w:bookmarkEnd w:id="210"/>
    </w:p>
    <w:p w14:paraId="76B09741" w14:textId="65AC5FC4" w:rsidR="00E46AA9" w:rsidRPr="00EC1FA9" w:rsidRDefault="00E95FDD" w:rsidP="00E46AA9">
      <w:pPr>
        <w:spacing w:line="256" w:lineRule="auto"/>
        <w:rPr>
          <w:b/>
          <w:bCs/>
        </w:rPr>
      </w:pPr>
      <w:r>
        <w:rPr>
          <w:b/>
          <w:bCs/>
          <w:noProof/>
        </w:rPr>
        <w:pict w14:anchorId="423E5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613pt">
            <v:imagedata r:id="rId12" o:title="Asthma Flow Chart-Asthma incidente rate ver2"/>
          </v:shape>
        </w:pict>
      </w:r>
    </w:p>
    <w:p w14:paraId="6FA79AC3" w14:textId="75ECBCCF" w:rsidR="00E46AA9" w:rsidRPr="00EC1FA9" w:rsidRDefault="00E46AA9">
      <w:pPr>
        <w:pStyle w:val="Caption"/>
        <w:keepNext/>
      </w:pPr>
      <w:bookmarkStart w:id="211"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2</w:t>
      </w:r>
      <w:r w:rsidR="003A36B2">
        <w:rPr>
          <w:noProof/>
        </w:rPr>
        <w:fldChar w:fldCharType="end"/>
      </w:r>
      <w:bookmarkEnd w:id="211"/>
      <w:r w:rsidRPr="00EC1FA9">
        <w:t xml:space="preserve">: Attributable fraction by median income </w:t>
      </w:r>
      <w:r w:rsidR="008269F1" w:rsidRPr="00EC1FA9">
        <w:t>group</w:t>
      </w:r>
      <w:r w:rsidRPr="00EC1FA9">
        <w:t xml:space="preserve"> stratified into living location</w:t>
      </w:r>
    </w:p>
    <w:p w14:paraId="0BE91850" w14:textId="5B718AC9" w:rsidR="00E46AA9" w:rsidRPr="00EC1FA9" w:rsidRDefault="00E95FDD" w:rsidP="00E46AA9">
      <w:pPr>
        <w:spacing w:line="256" w:lineRule="auto"/>
        <w:rPr>
          <w:b/>
          <w:bCs/>
        </w:rPr>
      </w:pPr>
      <w:r>
        <w:rPr>
          <w:noProof/>
        </w:rPr>
        <w:pict w14:anchorId="59A29542">
          <v:shape id="_x0000_i1026" type="#_x0000_t75" style="width:468pt;height:295.5pt">
            <v:imagedata r:id="rId13" o:title="p11"/>
          </v:shape>
        </w:pict>
      </w:r>
    </w:p>
    <w:p w14:paraId="08567714" w14:textId="1AFA619F" w:rsidR="00E46AA9" w:rsidRPr="00EC1FA9" w:rsidRDefault="00E46AA9" w:rsidP="00E46AA9">
      <w:pPr>
        <w:pStyle w:val="Caption"/>
        <w:keepNext/>
      </w:pPr>
      <w:bookmarkStart w:id="212" w:name="_Ref9949011"/>
      <w:r w:rsidRPr="00EC1FA9">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3</w:t>
      </w:r>
      <w:r w:rsidR="003A36B2">
        <w:rPr>
          <w:noProof/>
        </w:rPr>
        <w:fldChar w:fldCharType="end"/>
      </w:r>
      <w:bookmarkEnd w:id="212"/>
      <w:r w:rsidRPr="00EC1FA9">
        <w:t>: Attributable fraction by state</w:t>
      </w:r>
    </w:p>
    <w:p w14:paraId="7822EEB6" w14:textId="2CC0F33A" w:rsidR="00E46AA9" w:rsidRPr="00EC1FA9" w:rsidRDefault="00E95FDD" w:rsidP="00E46AA9">
      <w:pPr>
        <w:spacing w:line="256" w:lineRule="auto"/>
        <w:rPr>
          <w:b/>
          <w:bCs/>
        </w:rPr>
      </w:pPr>
      <w:r>
        <w:rPr>
          <w:noProof/>
        </w:rPr>
        <w:pict w14:anchorId="4982ECFC">
          <v:shape id="_x0000_i1027" type="#_x0000_t75" style="width:468pt;height:295.5pt">
            <v:imagedata r:id="rId14" o:title="p12"/>
          </v:shape>
        </w:pict>
      </w:r>
    </w:p>
    <w:p w14:paraId="6F2CC203" w14:textId="4143F79E" w:rsidR="00E46AA9" w:rsidRPr="00EC1FA9" w:rsidRDefault="00E46AA9" w:rsidP="00E46AA9">
      <w:pPr>
        <w:pStyle w:val="Caption"/>
        <w:keepNext/>
      </w:pPr>
      <w:bookmarkStart w:id="213"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4</w:t>
      </w:r>
      <w:r w:rsidR="003A36B2">
        <w:rPr>
          <w:noProof/>
        </w:rPr>
        <w:fldChar w:fldCharType="end"/>
      </w:r>
      <w:bookmarkEnd w:id="213"/>
      <w:r w:rsidRPr="00EC1FA9">
        <w:t>: Attributable fraction by state and living location</w:t>
      </w:r>
    </w:p>
    <w:p w14:paraId="231BDDB6" w14:textId="0D994D0F" w:rsidR="00E46AA9" w:rsidRPr="00EC1FA9" w:rsidRDefault="00E95FDD" w:rsidP="00E46AA9">
      <w:pPr>
        <w:spacing w:line="256" w:lineRule="auto"/>
        <w:rPr>
          <w:b/>
          <w:bCs/>
        </w:rPr>
      </w:pPr>
      <w:r>
        <w:rPr>
          <w:noProof/>
        </w:rPr>
        <w:pict w14:anchorId="799F7722">
          <v:shape id="_x0000_i1028" type="#_x0000_t75" style="width:468pt;height:591pt">
            <v:imagedata r:id="rId15" o:title="p14"/>
          </v:shape>
        </w:pict>
      </w:r>
    </w:p>
    <w:p w14:paraId="7F1542E4" w14:textId="3CBFB956" w:rsidR="00E46AA9" w:rsidRPr="00EC1FA9" w:rsidRDefault="00E46AA9" w:rsidP="00E46AA9">
      <w:pPr>
        <w:pStyle w:val="Caption"/>
        <w:keepNext/>
      </w:pPr>
      <w:bookmarkStart w:id="214"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781CA0">
        <w:rPr>
          <w:noProof/>
        </w:rPr>
        <w:t>5</w:t>
      </w:r>
      <w:r w:rsidR="003A36B2">
        <w:rPr>
          <w:noProof/>
        </w:rPr>
        <w:fldChar w:fldCharType="end"/>
      </w:r>
      <w:bookmarkEnd w:id="214"/>
      <w:r w:rsidRPr="00EC1FA9">
        <w:t>: Attributable fraction by state and median income group</w:t>
      </w:r>
    </w:p>
    <w:p w14:paraId="6DB4125F" w14:textId="5B48FF46" w:rsidR="00E46AA9" w:rsidRPr="00EC1FA9" w:rsidRDefault="00E95FDD" w:rsidP="00E46AA9">
      <w:pPr>
        <w:spacing w:line="256" w:lineRule="auto"/>
        <w:rPr>
          <w:b/>
          <w:bCs/>
        </w:rPr>
      </w:pPr>
      <w:r>
        <w:rPr>
          <w:noProof/>
        </w:rPr>
        <w:pict w14:anchorId="31799526">
          <v:shape id="_x0000_i1029" type="#_x0000_t75" style="width:468pt;height:591pt">
            <v:imagedata r:id="rId16" o:title="p13"/>
          </v:shape>
        </w:pict>
      </w:r>
    </w:p>
    <w:p w14:paraId="698AC1BD" w14:textId="77777777" w:rsidR="00F74496" w:rsidRPr="00EC1FA9" w:rsidRDefault="00F74496" w:rsidP="00265584">
      <w:pPr>
        <w:rPr>
          <w:b/>
          <w:bCs/>
        </w:rPr>
      </w:pPr>
    </w:p>
    <w:p w14:paraId="5B24AA71" w14:textId="77777777" w:rsidR="00B53E33" w:rsidRPr="00EC1FA9" w:rsidRDefault="00E23ED3" w:rsidP="00B53E33">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B53E33" w:rsidRPr="00EC1FA9">
        <w:t xml:space="preserve">Achakulwisut, P., Brauer, M., Hystad, P., &amp; Anenberg, S. C. (2019). Global, national, and urban burdens of paediatric asthma incidence attributable to ambient NO2 pollution: estimates from global datasets. </w:t>
      </w:r>
      <w:r w:rsidR="00B53E33" w:rsidRPr="00EC1FA9">
        <w:rPr>
          <w:i/>
        </w:rPr>
        <w:t>The Lancet Planetary Health, 3</w:t>
      </w:r>
      <w:r w:rsidR="00B53E33" w:rsidRPr="00EC1FA9">
        <w:t xml:space="preserve">(4), e166-e178. </w:t>
      </w:r>
    </w:p>
    <w:p w14:paraId="0B3CF020" w14:textId="77777777" w:rsidR="00B53E33" w:rsidRPr="00EC1FA9" w:rsidRDefault="00B53E33" w:rsidP="00B53E33">
      <w:pPr>
        <w:pStyle w:val="EndNoteBibliography"/>
        <w:spacing w:after="0"/>
        <w:ind w:left="720" w:hanging="720"/>
      </w:pPr>
      <w:r w:rsidRPr="00EC1FA9">
        <w:t xml:space="preserve">Alotaibi, R., Bechle, M., Marshall, J. D., Ramani, T., Zietsman, J., Nieuwenhuijsen, M. J., &amp; Khreis, H. (2019). Traffic related air pollution and the burden of childhood asthma in the contiguous United States in 2000 and 2010. </w:t>
      </w:r>
      <w:r w:rsidRPr="00EC1FA9">
        <w:rPr>
          <w:i/>
        </w:rPr>
        <w:t>Environment international</w:t>
      </w:r>
      <w:r w:rsidRPr="00EC1FA9">
        <w:t xml:space="preserve">. </w:t>
      </w:r>
    </w:p>
    <w:p w14:paraId="51BAD058" w14:textId="77777777" w:rsidR="00B53E33" w:rsidRPr="00EC1FA9" w:rsidRDefault="00B53E33" w:rsidP="00B53E33">
      <w:pPr>
        <w:pStyle w:val="EndNoteBibliography"/>
        <w:spacing w:after="0"/>
        <w:ind w:left="720" w:hanging="720"/>
      </w:pPr>
      <w:r w:rsidRPr="00EC1FA9">
        <w:t xml:space="preserve">Bechle, M. J., Millet, D. B., &amp; Marshall, J. D. (2015). National spatiotemporal exposure surface for NO2: monthly scaling of a satellite-derived land-use regression, 2000–2010. </w:t>
      </w:r>
      <w:r w:rsidRPr="00EC1FA9">
        <w:rPr>
          <w:i/>
        </w:rPr>
        <w:t>Environmental science &amp; technology, 49</w:t>
      </w:r>
      <w:r w:rsidRPr="00EC1FA9">
        <w:t xml:space="preserve">(20), 12297-12305. </w:t>
      </w:r>
    </w:p>
    <w:p w14:paraId="7F006495" w14:textId="77777777" w:rsidR="00B53E33" w:rsidRPr="00EC1FA9" w:rsidRDefault="00B53E33" w:rsidP="00B53E33">
      <w:pPr>
        <w:pStyle w:val="EndNoteBibliography"/>
        <w:spacing w:after="0"/>
        <w:ind w:left="720" w:hanging="720"/>
      </w:pPr>
      <w:r w:rsidRPr="00EC1FA9">
        <w:t>CDC. (2009). Centers for Disease Control and Prevention. Behavioral Risk Factor Surveillance System Survey Data. Atlanta, Georgia: U.S. Department of Health and Human Services, Centers for Disease Control and Prevention, 2019.</w:t>
      </w:r>
    </w:p>
    <w:p w14:paraId="600D6980" w14:textId="69C52D8D" w:rsidR="00B53E33" w:rsidRPr="00EC1FA9" w:rsidRDefault="00B53E33" w:rsidP="00B53E33">
      <w:pPr>
        <w:pStyle w:val="EndNoteBibliography"/>
        <w:spacing w:after="0"/>
        <w:ind w:left="720" w:hanging="720"/>
      </w:pPr>
      <w:r w:rsidRPr="00EC1FA9">
        <w:t xml:space="preserve">CDC. (2011). </w:t>
      </w:r>
      <w:r w:rsidRPr="00EC1FA9">
        <w:rPr>
          <w:i/>
        </w:rPr>
        <w:t>Centers for Disease Control and Prevention. 2006-2008 ACBS Summary Data Qulaity Report. 2011</w:t>
      </w:r>
      <w:r w:rsidRPr="00EC1FA9">
        <w:t xml:space="preserve">. Retrieved from </w:t>
      </w:r>
      <w:hyperlink r:id="rId17" w:history="1">
        <w:r w:rsidRPr="00EC1FA9">
          <w:rPr>
            <w:rStyle w:val="Hyperlink"/>
          </w:rPr>
          <w:t>https://www.cdc.gov/brfss/acbs/2008</w:t>
        </w:r>
      </w:hyperlink>
      <w:r w:rsidRPr="00EC1FA9">
        <w:t xml:space="preserve"> \_ documentation.htm</w:t>
      </w:r>
    </w:p>
    <w:p w14:paraId="30E4C097" w14:textId="77777777" w:rsidR="00B53E33" w:rsidRPr="00EC1FA9" w:rsidRDefault="00B53E33" w:rsidP="00B53E33">
      <w:pPr>
        <w:pStyle w:val="EndNoteBibliography"/>
        <w:spacing w:after="0"/>
        <w:ind w:left="720" w:hanging="720"/>
      </w:pPr>
      <w:r w:rsidRPr="00EC1FA9">
        <w:t xml:space="preserve">Clark, L. P., Millet, D. B., &amp; Marshall, J. D. (2017). Changes in transportation-related air pollution exposures by race-ethnicity and socioeconomic status: Outdoor nitrogen dioxide in the United States in 2000 and 2010. </w:t>
      </w:r>
      <w:r w:rsidRPr="00EC1FA9">
        <w:rPr>
          <w:i/>
        </w:rPr>
        <w:t>Environmental health perspectives, 125</w:t>
      </w:r>
      <w:r w:rsidRPr="00EC1FA9">
        <w:t>(9), 1--10. doi:10.1289/EHP959</w:t>
      </w:r>
    </w:p>
    <w:p w14:paraId="76ABCC9D" w14:textId="77777777" w:rsidR="00B53E33" w:rsidRPr="00EC1FA9" w:rsidRDefault="00B53E33" w:rsidP="00B53E33">
      <w:pPr>
        <w:pStyle w:val="EndNoteBibliography"/>
        <w:spacing w:after="0"/>
        <w:ind w:left="720" w:hanging="720"/>
      </w:pPr>
      <w:r w:rsidRPr="00EC1FA9">
        <w:t xml:space="preserve">Garbe, P., Balluz, L. S., &amp; Chief, B. (2011). Behavioral Risk Factor Surveillance System Asthma Call-Back Survey History And Analysis Guidance. </w:t>
      </w:r>
    </w:p>
    <w:p w14:paraId="1B3D1D64" w14:textId="77777777" w:rsidR="00B53E33" w:rsidRPr="00EC1FA9" w:rsidRDefault="00B53E33" w:rsidP="00B53E33">
      <w:pPr>
        <w:pStyle w:val="EndNoteBibliography"/>
        <w:spacing w:after="0"/>
        <w:ind w:left="720" w:hanging="720"/>
      </w:pPr>
      <w:r w:rsidRPr="00EC1FA9">
        <w:t xml:space="preserve">Khreis, H., de Hoogh, K., &amp; Nieuwenhuijsen, M. J. (2018). Full-chain health impact assessment of traffic-related air pollution and childhood asthma. </w:t>
      </w:r>
      <w:r w:rsidRPr="00EC1FA9">
        <w:rPr>
          <w:i/>
        </w:rPr>
        <w:t>Environment international, 114</w:t>
      </w:r>
      <w:r w:rsidRPr="00EC1FA9">
        <w:t xml:space="preserve">, 365-375. </w:t>
      </w:r>
    </w:p>
    <w:p w14:paraId="073D62FC" w14:textId="77777777" w:rsidR="00B53E33" w:rsidRPr="00EC1FA9" w:rsidRDefault="00B53E33" w:rsidP="00B53E33">
      <w:pPr>
        <w:pStyle w:val="EndNoteBibliography"/>
        <w:spacing w:after="0"/>
        <w:ind w:left="720" w:hanging="720"/>
      </w:pPr>
      <w:r w:rsidRPr="00EC1FA9">
        <w:t xml:space="preserve">Khreis, H., Kelly, C., Tate, J., Parslow, R., Lucas, K., &amp; Nieuwenhuijsen, M. (2017). Exposure to traffic-related air pollution and risk of development of childhood asthma: a systematic review and meta-analysis. </w:t>
      </w:r>
      <w:r w:rsidRPr="00EC1FA9">
        <w:rPr>
          <w:i/>
        </w:rPr>
        <w:t>Environment international, 100</w:t>
      </w:r>
      <w:r w:rsidRPr="00EC1FA9">
        <w:t xml:space="preserve">, 1-31. </w:t>
      </w:r>
    </w:p>
    <w:p w14:paraId="69C43356" w14:textId="77777777" w:rsidR="00B53E33" w:rsidRPr="00EC1FA9" w:rsidRDefault="00B53E33" w:rsidP="00B53E33">
      <w:pPr>
        <w:pStyle w:val="EndNoteBibliography"/>
        <w:spacing w:after="0"/>
        <w:ind w:left="720" w:hanging="720"/>
      </w:pPr>
      <w:r w:rsidRPr="00EC1FA9">
        <w:t xml:space="preserve">Khreis, H., Ramani, T., de Hoogh, K., Mueller, N., Rojas-Rueda, D., Zietsman, J., &amp; Nieuwenhuijsen, M. J. (2018). Traffic-Related Air Pollution and the Local Burden of Childhood Asthma in Bradford, UK. </w:t>
      </w:r>
      <w:r w:rsidRPr="00EC1FA9">
        <w:rPr>
          <w:i/>
        </w:rPr>
        <w:t>International Journal of Transportation Science and Technology</w:t>
      </w:r>
      <w:r w:rsidRPr="00EC1FA9">
        <w:t xml:space="preserve">. </w:t>
      </w:r>
    </w:p>
    <w:p w14:paraId="185BAB12" w14:textId="77777777" w:rsidR="00B53E33" w:rsidRPr="00EC1FA9" w:rsidRDefault="00B53E33" w:rsidP="00B53E33">
      <w:pPr>
        <w:pStyle w:val="EndNoteBibliography"/>
        <w:spacing w:after="0"/>
        <w:ind w:left="720" w:hanging="720"/>
      </w:pPr>
      <w:r w:rsidRPr="00EC1FA9">
        <w:t xml:space="preserve">Korn, E. L., &amp; Graubard, B. I. (2011). </w:t>
      </w:r>
      <w:r w:rsidRPr="00EC1FA9">
        <w:rPr>
          <w:i/>
        </w:rPr>
        <w:t>Analysis of health surveys</w:t>
      </w:r>
      <w:r w:rsidRPr="00EC1FA9">
        <w:t xml:space="preserve"> (Vol. 323): John Wiley &amp; Sons.</w:t>
      </w:r>
    </w:p>
    <w:p w14:paraId="7ADE9F7E" w14:textId="77777777" w:rsidR="00B53E33" w:rsidRPr="00EC1FA9" w:rsidRDefault="00B53E33" w:rsidP="00B53E33">
      <w:pPr>
        <w:pStyle w:val="EndNoteBibliography"/>
        <w:spacing w:after="0"/>
        <w:ind w:left="720" w:hanging="720"/>
      </w:pPr>
      <w:r w:rsidRPr="00EC1FA9">
        <w:t xml:space="preserve">Manson, S., Schroeder, J., Van Riper, D., &amp; Ruggles, S. (2018). </w:t>
      </w:r>
      <w:r w:rsidRPr="00EC1FA9">
        <w:rPr>
          <w:i/>
        </w:rPr>
        <w:t>IPUMS National Historical Geographic Information System: Version 13.0 [Database]. Minneapolis: University of Minnesota.</w:t>
      </w:r>
      <w:r w:rsidRPr="00EC1FA9">
        <w:t xml:space="preserve"> </w:t>
      </w:r>
    </w:p>
    <w:p w14:paraId="2286A8BF" w14:textId="77777777" w:rsidR="00B53E33" w:rsidRPr="00EC1FA9" w:rsidRDefault="00B53E33" w:rsidP="00B53E33">
      <w:pPr>
        <w:pStyle w:val="EndNoteBibliography"/>
        <w:spacing w:after="0"/>
        <w:ind w:left="720" w:hanging="720"/>
      </w:pPr>
      <w:r w:rsidRPr="00EC1FA9">
        <w:t xml:space="preserve">Mausner, J., &amp; Kramer, S. (1985). Epidemiology: An Introductory Text. Phila-delphia. </w:t>
      </w:r>
      <w:r w:rsidRPr="00EC1FA9">
        <w:rPr>
          <w:i/>
        </w:rPr>
        <w:t>PA: Saunders</w:t>
      </w:r>
      <w:r w:rsidRPr="00EC1FA9">
        <w:t xml:space="preserve">. </w:t>
      </w:r>
    </w:p>
    <w:p w14:paraId="46BE5461" w14:textId="77777777" w:rsidR="00B53E33" w:rsidRPr="00EC1FA9" w:rsidRDefault="00B53E33" w:rsidP="00B53E33">
      <w:pPr>
        <w:pStyle w:val="EndNoteBibliography"/>
        <w:spacing w:after="0"/>
        <w:ind w:left="720" w:hanging="720"/>
      </w:pPr>
      <w:r w:rsidRPr="00EC1FA9">
        <w:t xml:space="preserve">Mueller, N., Rojas-Rueda, D., Basagaña, X., Cirach, M., Cole-Hunter, T., Dadvand, P., Donaire-Gonzalez, D., Foraster, M., Gascon, M., &amp; Martinez, D. (2017). Urban and transport planning related exposures and mortality: a health impact assessment for cities. </w:t>
      </w:r>
      <w:r w:rsidRPr="00EC1FA9">
        <w:rPr>
          <w:i/>
        </w:rPr>
        <w:t>Environmental health perspectives, 125</w:t>
      </w:r>
      <w:r w:rsidRPr="00EC1FA9">
        <w:t xml:space="preserve">(1), 89. </w:t>
      </w:r>
    </w:p>
    <w:p w14:paraId="4EBC0572" w14:textId="77777777" w:rsidR="00B53E33" w:rsidRPr="00EC1FA9" w:rsidRDefault="00B53E33" w:rsidP="00B53E33">
      <w:pPr>
        <w:pStyle w:val="EndNoteBibliography"/>
        <w:spacing w:after="0"/>
        <w:ind w:left="720" w:hanging="720"/>
      </w:pPr>
      <w:r w:rsidRPr="00EC1FA9">
        <w:t xml:space="preserve">Perez, L., Declercq, C., Iñiguez, C., Aguilera, I., Badaloni, C., Ballester, F., Bouland, C., Chanel, O., Cirarda, F. B., &amp; Forastiere, F. (2013). Chronic burden of near-roadway traffic pollution in 10 European cities (APHEKOM network). </w:t>
      </w:r>
      <w:r w:rsidRPr="00EC1FA9">
        <w:rPr>
          <w:i/>
        </w:rPr>
        <w:t>European Respiratory Journal</w:t>
      </w:r>
      <w:r w:rsidRPr="00EC1FA9">
        <w:t xml:space="preserve">, erj00311-02012. </w:t>
      </w:r>
    </w:p>
    <w:p w14:paraId="1F034D3C" w14:textId="77777777" w:rsidR="00B53E33" w:rsidRPr="00EC1FA9" w:rsidRDefault="00B53E33" w:rsidP="00B53E33">
      <w:pPr>
        <w:pStyle w:val="EndNoteBibliography"/>
        <w:spacing w:after="0"/>
        <w:ind w:left="720" w:hanging="720"/>
      </w:pPr>
      <w:r w:rsidRPr="00EC1FA9">
        <w:t xml:space="preserve">Perez, L., Künzli, N., Avol, E., Hricko, A. M., Lurmann, F., Nicholas, E., Gilliland, F., Peters, J., &amp; McConnell, R. (2009). Global goods movement and the local burden of childhood asthma in southern California. </w:t>
      </w:r>
      <w:r w:rsidRPr="00EC1FA9">
        <w:rPr>
          <w:i/>
        </w:rPr>
        <w:t>American Journal of Public Health, 99</w:t>
      </w:r>
      <w:r w:rsidRPr="00EC1FA9">
        <w:t xml:space="preserve">(S3), S622-S628. </w:t>
      </w:r>
    </w:p>
    <w:p w14:paraId="140C7071" w14:textId="7F214BCA" w:rsidR="00B53E33" w:rsidRPr="00EC1FA9" w:rsidRDefault="00B53E33" w:rsidP="00B53E33">
      <w:pPr>
        <w:pStyle w:val="EndNoteBibliography"/>
        <w:spacing w:after="0"/>
        <w:ind w:left="720" w:hanging="720"/>
      </w:pPr>
      <w:r w:rsidRPr="00EC1FA9">
        <w:t xml:space="preserve">R Core Team. (2018). R: A Language and Environment for Statistical Computing: R Foundation for Statistical Computing. Retrieved from </w:t>
      </w:r>
      <w:hyperlink r:id="rId18" w:history="1">
        <w:r w:rsidRPr="00EC1FA9">
          <w:rPr>
            <w:rStyle w:val="Hyperlink"/>
          </w:rPr>
          <w:t>https://www.R-project.org/</w:t>
        </w:r>
      </w:hyperlink>
    </w:p>
    <w:p w14:paraId="562B84CF" w14:textId="77777777" w:rsidR="00B53E33" w:rsidRPr="00EC1FA9" w:rsidRDefault="00B53E33" w:rsidP="00B53E33">
      <w:pPr>
        <w:pStyle w:val="EndNoteBibliography"/>
        <w:spacing w:after="0"/>
        <w:ind w:left="720" w:hanging="720"/>
      </w:pPr>
      <w:r w:rsidRPr="00EC1FA9">
        <w:t>US Census Bureau. (2010). American factfinder: US Census Bureau Washington, DC.</w:t>
      </w:r>
    </w:p>
    <w:p w14:paraId="6B924CB1" w14:textId="49A03FA1" w:rsidR="00B53E33" w:rsidRPr="00EC1FA9" w:rsidRDefault="00B53E33" w:rsidP="00B53E33">
      <w:pPr>
        <w:pStyle w:val="EndNoteBibliography"/>
        <w:spacing w:after="0"/>
        <w:ind w:left="720" w:hanging="720"/>
      </w:pPr>
      <w:r w:rsidRPr="00EC1FA9">
        <w:t xml:space="preserve">WHO. (2005). </w:t>
      </w:r>
      <w:r w:rsidRPr="00EC1FA9">
        <w:rPr>
          <w:i/>
        </w:rPr>
        <w:t>Air Quality Guidlines Global Update 2005</w:t>
      </w:r>
      <w:r w:rsidRPr="00EC1FA9">
        <w:t xml:space="preserve">. Retrieved from </w:t>
      </w:r>
      <w:hyperlink r:id="rId19" w:history="1">
        <w:r w:rsidRPr="00EC1FA9">
          <w:rPr>
            <w:rStyle w:val="Hyperlink"/>
          </w:rPr>
          <w:t>www.euro.who.int</w:t>
        </w:r>
      </w:hyperlink>
    </w:p>
    <w:p w14:paraId="2FAEDABC" w14:textId="77777777" w:rsidR="00B53E33" w:rsidRPr="00EC1FA9" w:rsidRDefault="00B53E33" w:rsidP="00B53E33">
      <w:pPr>
        <w:pStyle w:val="EndNoteBibliography"/>
        <w:ind w:left="720" w:hanging="720"/>
      </w:pPr>
      <w:r w:rsidRPr="00EC1FA9">
        <w:t xml:space="preserve">Winer, R. A., Qin, X., Harrington, T., Moorman, J., &amp; Zahran, H. (2012). Asthma incidence among children and adults: findings from the Behavioral Risk Factor Surveillance system asthma call-back survey—United States, 2006–2008. </w:t>
      </w:r>
      <w:r w:rsidRPr="00EC1FA9">
        <w:rPr>
          <w:i/>
        </w:rPr>
        <w:t>Journal of Asthma, 49</w:t>
      </w:r>
      <w:r w:rsidRPr="00EC1FA9">
        <w:t xml:space="preserve">(1), 16-22. </w:t>
      </w:r>
    </w:p>
    <w:p w14:paraId="6410C1AD" w14:textId="001745EE" w:rsidR="00996C2C" w:rsidRPr="00EC1FA9" w:rsidRDefault="00E23ED3" w:rsidP="00B53E33">
      <w:r w:rsidRPr="00EC1FA9">
        <w:lastRenderedPageBreak/>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commentRangeStart w:id="215"/>
    <w:p w14:paraId="316B6E0E" w14:textId="077DE186" w:rsidR="00031704" w:rsidRPr="00EC1FA9"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0026778" w:history="1">
        <w:r w:rsidR="00031704" w:rsidRPr="00EC1FA9">
          <w:rPr>
            <w:rStyle w:val="Hyperlink"/>
            <w:noProof/>
          </w:rPr>
          <w:t>Table S1: NO2 concentration by state</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_Toc10026778 \h </w:instrText>
        </w:r>
        <w:r w:rsidR="00031704" w:rsidRPr="00EC1FA9">
          <w:rPr>
            <w:noProof/>
            <w:webHidden/>
          </w:rPr>
        </w:r>
        <w:r w:rsidR="00031704" w:rsidRPr="00EC1FA9">
          <w:rPr>
            <w:noProof/>
            <w:webHidden/>
          </w:rPr>
          <w:fldChar w:fldCharType="separate"/>
        </w:r>
        <w:r w:rsidR="00781CA0">
          <w:rPr>
            <w:noProof/>
            <w:webHidden/>
          </w:rPr>
          <w:t>16</w:t>
        </w:r>
        <w:r w:rsidR="00031704" w:rsidRPr="00EC1FA9">
          <w:rPr>
            <w:noProof/>
            <w:webHidden/>
          </w:rPr>
          <w:fldChar w:fldCharType="end"/>
        </w:r>
      </w:hyperlink>
    </w:p>
    <w:p w14:paraId="0169DDC4" w14:textId="05336EF9" w:rsidR="00031704" w:rsidRPr="00EC1FA9" w:rsidRDefault="001E3F3E">
      <w:pPr>
        <w:pStyle w:val="TableofFigures"/>
        <w:tabs>
          <w:tab w:val="right" w:leader="dot" w:pos="12950"/>
        </w:tabs>
        <w:rPr>
          <w:rFonts w:eastAsiaTheme="minorEastAsia"/>
          <w:noProof/>
        </w:rPr>
      </w:pPr>
      <w:hyperlink w:anchor="_Toc10026779" w:history="1">
        <w:r w:rsidR="00031704" w:rsidRPr="00EC1FA9">
          <w:rPr>
            <w:rStyle w:val="Hyperlink"/>
            <w:noProof/>
          </w:rPr>
          <w:t>Table S2: Childhood asthma survey summary by state (Total of 2006-2010)</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_Toc10026779 \h </w:instrText>
        </w:r>
        <w:r w:rsidR="00031704" w:rsidRPr="00EC1FA9">
          <w:rPr>
            <w:noProof/>
            <w:webHidden/>
          </w:rPr>
        </w:r>
        <w:r w:rsidR="00031704" w:rsidRPr="00EC1FA9">
          <w:rPr>
            <w:noProof/>
            <w:webHidden/>
          </w:rPr>
          <w:fldChar w:fldCharType="separate"/>
        </w:r>
        <w:r w:rsidR="00781CA0">
          <w:rPr>
            <w:noProof/>
            <w:webHidden/>
          </w:rPr>
          <w:t>18</w:t>
        </w:r>
        <w:r w:rsidR="00031704" w:rsidRPr="00EC1FA9">
          <w:rPr>
            <w:noProof/>
            <w:webHidden/>
          </w:rPr>
          <w:fldChar w:fldCharType="end"/>
        </w:r>
      </w:hyperlink>
    </w:p>
    <w:p w14:paraId="556D510A" w14:textId="077C58F8" w:rsidR="00031704" w:rsidRPr="00EC1FA9" w:rsidRDefault="001E3F3E">
      <w:pPr>
        <w:pStyle w:val="TableofFigures"/>
        <w:tabs>
          <w:tab w:val="right" w:leader="dot" w:pos="12950"/>
        </w:tabs>
        <w:rPr>
          <w:rFonts w:eastAsiaTheme="minorEastAsia"/>
          <w:noProof/>
        </w:rPr>
      </w:pPr>
      <w:hyperlink w:anchor="_Toc10026780" w:history="1">
        <w:r w:rsidR="00031704" w:rsidRPr="00EC1FA9">
          <w:rPr>
            <w:rStyle w:val="Hyperlink"/>
            <w:noProof/>
          </w:rPr>
          <w:t>Table S3: State results and comparison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_Toc10026780 \h </w:instrText>
        </w:r>
        <w:r w:rsidR="00031704" w:rsidRPr="00EC1FA9">
          <w:rPr>
            <w:noProof/>
            <w:webHidden/>
          </w:rPr>
        </w:r>
        <w:r w:rsidR="00031704" w:rsidRPr="00EC1FA9">
          <w:rPr>
            <w:noProof/>
            <w:webHidden/>
          </w:rPr>
          <w:fldChar w:fldCharType="separate"/>
        </w:r>
        <w:r w:rsidR="00781CA0">
          <w:rPr>
            <w:noProof/>
            <w:webHidden/>
          </w:rPr>
          <w:t>20</w:t>
        </w:r>
        <w:r w:rsidR="00031704" w:rsidRPr="00EC1FA9">
          <w:rPr>
            <w:noProof/>
            <w:webHidden/>
          </w:rPr>
          <w:fldChar w:fldCharType="end"/>
        </w:r>
      </w:hyperlink>
    </w:p>
    <w:p w14:paraId="5DCAC63F" w14:textId="38F90007" w:rsidR="00031704" w:rsidRPr="00EC1FA9" w:rsidRDefault="001E3F3E">
      <w:pPr>
        <w:pStyle w:val="TableofFigures"/>
        <w:tabs>
          <w:tab w:val="right" w:leader="dot" w:pos="12950"/>
        </w:tabs>
        <w:rPr>
          <w:rFonts w:eastAsiaTheme="minorEastAsia"/>
          <w:noProof/>
        </w:rPr>
      </w:pPr>
      <w:hyperlink w:anchor="_Toc10026781" w:history="1">
        <w:r w:rsidR="00031704" w:rsidRPr="00EC1FA9">
          <w:rPr>
            <w:rStyle w:val="Hyperlink"/>
            <w:noProof/>
          </w:rPr>
          <w:t>Table S4: Comparing results by state</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_Toc10026781 \h </w:instrText>
        </w:r>
        <w:r w:rsidR="00031704" w:rsidRPr="00EC1FA9">
          <w:rPr>
            <w:noProof/>
            <w:webHidden/>
          </w:rPr>
        </w:r>
        <w:r w:rsidR="00031704" w:rsidRPr="00EC1FA9">
          <w:rPr>
            <w:noProof/>
            <w:webHidden/>
          </w:rPr>
          <w:fldChar w:fldCharType="separate"/>
        </w:r>
        <w:r w:rsidR="00781CA0">
          <w:rPr>
            <w:noProof/>
            <w:webHidden/>
          </w:rPr>
          <w:t>22</w:t>
        </w:r>
        <w:r w:rsidR="00031704" w:rsidRPr="00EC1FA9">
          <w:rPr>
            <w:noProof/>
            <w:webHidden/>
          </w:rPr>
          <w:fldChar w:fldCharType="end"/>
        </w:r>
      </w:hyperlink>
    </w:p>
    <w:p w14:paraId="31D96B8B" w14:textId="0C82D52B" w:rsidR="00031704" w:rsidRPr="00EC1FA9" w:rsidRDefault="004E4D3F">
      <w:pPr>
        <w:pStyle w:val="TableofFigures"/>
        <w:tabs>
          <w:tab w:val="right" w:leader="dot" w:pos="12950"/>
        </w:tabs>
        <w:rPr>
          <w:rFonts w:eastAsiaTheme="minorEastAsia"/>
          <w:noProof/>
        </w:rPr>
      </w:pPr>
      <w:r w:rsidRPr="00EC1FA9">
        <w:fldChar w:fldCharType="end"/>
      </w:r>
      <w:commentRangeEnd w:id="215"/>
      <w:r w:rsidR="00940645">
        <w:rPr>
          <w:rStyle w:val="CommentReference"/>
        </w:rPr>
        <w:commentReference w:id="215"/>
      </w:r>
      <w:r w:rsidRPr="00EC1FA9">
        <w:fldChar w:fldCharType="begin"/>
      </w:r>
      <w:r w:rsidRPr="00EC1FA9">
        <w:instrText xml:space="preserve"> TOC \h \z \c "Figure S" </w:instrText>
      </w:r>
      <w:r w:rsidRPr="00EC1FA9">
        <w:fldChar w:fldCharType="separate"/>
      </w:r>
      <w:hyperlink w:anchor="_Toc10026782" w:history="1">
        <w:r w:rsidR="00031704" w:rsidRPr="00EC1FA9">
          <w:rPr>
            <w:rStyle w:val="Hyperlink"/>
            <w:noProof/>
          </w:rPr>
          <w:t>Figure S1: NO2 concentration (ug/m</w:t>
        </w:r>
        <w:r w:rsidR="00031704" w:rsidRPr="00EC1FA9">
          <w:rPr>
            <w:rStyle w:val="Hyperlink"/>
            <w:noProof/>
            <w:vertAlign w:val="superscript"/>
          </w:rPr>
          <w:t>3</w:t>
        </w:r>
        <w:r w:rsidR="00031704" w:rsidRPr="00EC1FA9">
          <w:rPr>
            <w:rStyle w:val="Hyperlink"/>
            <w:noProof/>
          </w:rPr>
          <w:t>) by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_Toc10026782 \h </w:instrText>
        </w:r>
        <w:r w:rsidR="00031704" w:rsidRPr="00EC1FA9">
          <w:rPr>
            <w:noProof/>
            <w:webHidden/>
          </w:rPr>
        </w:r>
        <w:r w:rsidR="00031704" w:rsidRPr="00EC1FA9">
          <w:rPr>
            <w:noProof/>
            <w:webHidden/>
          </w:rPr>
          <w:fldChar w:fldCharType="separate"/>
        </w:r>
        <w:r w:rsidR="00781CA0">
          <w:rPr>
            <w:noProof/>
            <w:webHidden/>
          </w:rPr>
          <w:t>24</w:t>
        </w:r>
        <w:r w:rsidR="00031704" w:rsidRPr="00EC1FA9">
          <w:rPr>
            <w:noProof/>
            <w:webHidden/>
          </w:rPr>
          <w:fldChar w:fldCharType="end"/>
        </w:r>
      </w:hyperlink>
    </w:p>
    <w:p w14:paraId="7CFF8A09" w14:textId="2026801B" w:rsidR="00031704" w:rsidRPr="00EC1FA9" w:rsidRDefault="001E3F3E">
      <w:pPr>
        <w:pStyle w:val="TableofFigures"/>
        <w:tabs>
          <w:tab w:val="right" w:leader="dot" w:pos="12950"/>
        </w:tabs>
        <w:rPr>
          <w:rFonts w:eastAsiaTheme="minorEastAsia"/>
          <w:noProof/>
        </w:rPr>
      </w:pPr>
      <w:hyperlink w:anchor="_Toc10026783" w:history="1">
        <w:r w:rsidR="00031704" w:rsidRPr="00EC1FA9">
          <w:rPr>
            <w:rStyle w:val="Hyperlink"/>
            <w:noProof/>
          </w:rPr>
          <w:t>Figure S2: NO2 concentration (ug/m3) by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_Toc10026783 \h </w:instrText>
        </w:r>
        <w:r w:rsidR="00031704" w:rsidRPr="00EC1FA9">
          <w:rPr>
            <w:noProof/>
            <w:webHidden/>
          </w:rPr>
        </w:r>
        <w:r w:rsidR="00031704" w:rsidRPr="00EC1FA9">
          <w:rPr>
            <w:noProof/>
            <w:webHidden/>
          </w:rPr>
          <w:fldChar w:fldCharType="separate"/>
        </w:r>
        <w:r w:rsidR="00781CA0">
          <w:rPr>
            <w:noProof/>
            <w:webHidden/>
          </w:rPr>
          <w:t>24</w:t>
        </w:r>
        <w:r w:rsidR="00031704" w:rsidRPr="00EC1FA9">
          <w:rPr>
            <w:noProof/>
            <w:webHidden/>
          </w:rPr>
          <w:fldChar w:fldCharType="end"/>
        </w:r>
      </w:hyperlink>
    </w:p>
    <w:p w14:paraId="725F739A" w14:textId="1A4CA226" w:rsidR="00031704" w:rsidRPr="00EC1FA9" w:rsidRDefault="001E3F3E">
      <w:pPr>
        <w:pStyle w:val="TableofFigures"/>
        <w:tabs>
          <w:tab w:val="right" w:leader="dot" w:pos="12950"/>
        </w:tabs>
        <w:rPr>
          <w:rFonts w:eastAsiaTheme="minorEastAsia"/>
          <w:noProof/>
        </w:rPr>
      </w:pPr>
      <w:hyperlink w:anchor="_Toc10026784" w:history="1">
        <w:r w:rsidR="00031704" w:rsidRPr="00EC1FA9">
          <w:rPr>
            <w:rStyle w:val="Hyperlink"/>
            <w:noProof/>
          </w:rPr>
          <w:t>Figure S3: NO2 concentration (ug/m3) by living location stratified into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_Toc10026784 \h </w:instrText>
        </w:r>
        <w:r w:rsidR="00031704" w:rsidRPr="00EC1FA9">
          <w:rPr>
            <w:noProof/>
            <w:webHidden/>
          </w:rPr>
        </w:r>
        <w:r w:rsidR="00031704" w:rsidRPr="00EC1FA9">
          <w:rPr>
            <w:noProof/>
            <w:webHidden/>
          </w:rPr>
          <w:fldChar w:fldCharType="separate"/>
        </w:r>
        <w:r w:rsidR="00781CA0">
          <w:rPr>
            <w:noProof/>
            <w:webHidden/>
          </w:rPr>
          <w:t>25</w:t>
        </w:r>
        <w:r w:rsidR="00031704" w:rsidRPr="00EC1FA9">
          <w:rPr>
            <w:noProof/>
            <w:webHidden/>
          </w:rPr>
          <w:fldChar w:fldCharType="end"/>
        </w:r>
      </w:hyperlink>
    </w:p>
    <w:p w14:paraId="52E2D05B" w14:textId="42D474A2" w:rsidR="00031704" w:rsidRPr="00EC1FA9" w:rsidRDefault="001E3F3E">
      <w:pPr>
        <w:pStyle w:val="TableofFigures"/>
        <w:tabs>
          <w:tab w:val="right" w:leader="dot" w:pos="12950"/>
        </w:tabs>
        <w:rPr>
          <w:rFonts w:eastAsiaTheme="minorEastAsia"/>
          <w:noProof/>
        </w:rPr>
      </w:pPr>
      <w:hyperlink w:anchor="_Toc10026785" w:history="1">
        <w:r w:rsidR="00031704" w:rsidRPr="00EC1FA9">
          <w:rPr>
            <w:rStyle w:val="Hyperlink"/>
            <w:noProof/>
          </w:rPr>
          <w:t>Figure S4: NO2 concentration (ug/m3) by median income group stratified into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_Toc10026785 \h </w:instrText>
        </w:r>
        <w:r w:rsidR="00031704" w:rsidRPr="00EC1FA9">
          <w:rPr>
            <w:noProof/>
            <w:webHidden/>
          </w:rPr>
        </w:r>
        <w:r w:rsidR="00031704" w:rsidRPr="00EC1FA9">
          <w:rPr>
            <w:noProof/>
            <w:webHidden/>
          </w:rPr>
          <w:fldChar w:fldCharType="separate"/>
        </w:r>
        <w:r w:rsidR="00781CA0">
          <w:rPr>
            <w:noProof/>
            <w:webHidden/>
          </w:rPr>
          <w:t>25</w:t>
        </w:r>
        <w:r w:rsidR="00031704" w:rsidRPr="00EC1FA9">
          <w:rPr>
            <w:noProof/>
            <w:webHidden/>
          </w:rPr>
          <w:fldChar w:fldCharType="end"/>
        </w:r>
      </w:hyperlink>
    </w:p>
    <w:p w14:paraId="6260252C" w14:textId="5698DDC9" w:rsidR="00031704" w:rsidRPr="00EC1FA9" w:rsidRDefault="001E3F3E">
      <w:pPr>
        <w:pStyle w:val="TableofFigures"/>
        <w:tabs>
          <w:tab w:val="right" w:leader="dot" w:pos="12950"/>
        </w:tabs>
        <w:rPr>
          <w:rFonts w:eastAsiaTheme="minorEastAsia"/>
          <w:noProof/>
        </w:rPr>
      </w:pPr>
      <w:hyperlink w:anchor="_Toc10026786" w:history="1">
        <w:r w:rsidR="00031704" w:rsidRPr="00EC1FA9">
          <w:rPr>
            <w:rStyle w:val="Hyperlink"/>
            <w:noProof/>
          </w:rPr>
          <w:t>Figure S5: NO2 concentration (ug/m3) by state</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_Toc10026786 \h </w:instrText>
        </w:r>
        <w:r w:rsidR="00031704" w:rsidRPr="00EC1FA9">
          <w:rPr>
            <w:noProof/>
            <w:webHidden/>
          </w:rPr>
        </w:r>
        <w:r w:rsidR="00031704" w:rsidRPr="00EC1FA9">
          <w:rPr>
            <w:noProof/>
            <w:webHidden/>
          </w:rPr>
          <w:fldChar w:fldCharType="separate"/>
        </w:r>
        <w:r w:rsidR="00781CA0">
          <w:rPr>
            <w:noProof/>
            <w:webHidden/>
          </w:rPr>
          <w:t>26</w:t>
        </w:r>
        <w:r w:rsidR="00031704" w:rsidRPr="00EC1FA9">
          <w:rPr>
            <w:noProof/>
            <w:webHidden/>
          </w:rPr>
          <w:fldChar w:fldCharType="end"/>
        </w:r>
      </w:hyperlink>
    </w:p>
    <w:p w14:paraId="1D7EFB54" w14:textId="19188BF5" w:rsidR="00031704" w:rsidRPr="00EC1FA9" w:rsidRDefault="001E3F3E">
      <w:pPr>
        <w:pStyle w:val="TableofFigures"/>
        <w:tabs>
          <w:tab w:val="right" w:leader="dot" w:pos="12950"/>
        </w:tabs>
        <w:rPr>
          <w:rFonts w:eastAsiaTheme="minorEastAsia"/>
          <w:noProof/>
        </w:rPr>
      </w:pPr>
      <w:hyperlink w:anchor="_Toc10026787" w:history="1">
        <w:r w:rsidR="00031704" w:rsidRPr="00EC1FA9">
          <w:rPr>
            <w:rStyle w:val="Hyperlink"/>
            <w:noProof/>
          </w:rPr>
          <w:t>Figure S6: NO2 concentration (ug/m3) by state and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_Toc10026787 \h </w:instrText>
        </w:r>
        <w:r w:rsidR="00031704" w:rsidRPr="00EC1FA9">
          <w:rPr>
            <w:noProof/>
            <w:webHidden/>
          </w:rPr>
        </w:r>
        <w:r w:rsidR="00031704" w:rsidRPr="00EC1FA9">
          <w:rPr>
            <w:noProof/>
            <w:webHidden/>
          </w:rPr>
          <w:fldChar w:fldCharType="separate"/>
        </w:r>
        <w:r w:rsidR="00781CA0">
          <w:rPr>
            <w:noProof/>
            <w:webHidden/>
          </w:rPr>
          <w:t>27</w:t>
        </w:r>
        <w:r w:rsidR="00031704" w:rsidRPr="00EC1FA9">
          <w:rPr>
            <w:noProof/>
            <w:webHidden/>
          </w:rPr>
          <w:fldChar w:fldCharType="end"/>
        </w:r>
      </w:hyperlink>
    </w:p>
    <w:p w14:paraId="2B7C8009" w14:textId="58E3EEAA" w:rsidR="00031704" w:rsidRPr="00EC1FA9" w:rsidRDefault="001E3F3E">
      <w:pPr>
        <w:pStyle w:val="TableofFigures"/>
        <w:tabs>
          <w:tab w:val="right" w:leader="dot" w:pos="12950"/>
        </w:tabs>
        <w:rPr>
          <w:rFonts w:eastAsiaTheme="minorEastAsia"/>
          <w:noProof/>
        </w:rPr>
      </w:pPr>
      <w:hyperlink w:anchor="_Toc10026788" w:history="1">
        <w:r w:rsidR="00031704" w:rsidRPr="00EC1FA9">
          <w:rPr>
            <w:rStyle w:val="Hyperlink"/>
            <w:noProof/>
          </w:rPr>
          <w:t>Figure S7: NO2 concentration (ug/m3) by state and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_Toc10026788 \h </w:instrText>
        </w:r>
        <w:r w:rsidR="00031704" w:rsidRPr="00EC1FA9">
          <w:rPr>
            <w:noProof/>
            <w:webHidden/>
          </w:rPr>
        </w:r>
        <w:r w:rsidR="00031704" w:rsidRPr="00EC1FA9">
          <w:rPr>
            <w:noProof/>
            <w:webHidden/>
          </w:rPr>
          <w:fldChar w:fldCharType="separate"/>
        </w:r>
        <w:r w:rsidR="00781CA0">
          <w:rPr>
            <w:noProof/>
            <w:webHidden/>
          </w:rPr>
          <w:t>28</w:t>
        </w:r>
        <w:r w:rsidR="00031704" w:rsidRPr="00EC1FA9">
          <w:rPr>
            <w:noProof/>
            <w:webHidden/>
          </w:rPr>
          <w:fldChar w:fldCharType="end"/>
        </w:r>
      </w:hyperlink>
    </w:p>
    <w:p w14:paraId="6248ADC9" w14:textId="50355467" w:rsidR="00031704" w:rsidRPr="00EC1FA9" w:rsidRDefault="001E3F3E">
      <w:pPr>
        <w:pStyle w:val="TableofFigures"/>
        <w:tabs>
          <w:tab w:val="right" w:leader="dot" w:pos="12950"/>
        </w:tabs>
        <w:rPr>
          <w:rFonts w:eastAsiaTheme="minorEastAsia"/>
          <w:noProof/>
        </w:rPr>
      </w:pPr>
      <w:hyperlink w:anchor="_Toc10026789" w:history="1">
        <w:r w:rsidR="00031704" w:rsidRPr="00EC1FA9">
          <w:rPr>
            <w:rStyle w:val="Hyperlink"/>
            <w:noProof/>
          </w:rPr>
          <w:t>Figure S8: Attributable Fraction by living location</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_Toc10026789 \h </w:instrText>
        </w:r>
        <w:r w:rsidR="00031704" w:rsidRPr="00EC1FA9">
          <w:rPr>
            <w:noProof/>
            <w:webHidden/>
          </w:rPr>
        </w:r>
        <w:r w:rsidR="00031704" w:rsidRPr="00EC1FA9">
          <w:rPr>
            <w:noProof/>
            <w:webHidden/>
          </w:rPr>
          <w:fldChar w:fldCharType="separate"/>
        </w:r>
        <w:r w:rsidR="00781CA0">
          <w:rPr>
            <w:noProof/>
            <w:webHidden/>
          </w:rPr>
          <w:t>29</w:t>
        </w:r>
        <w:r w:rsidR="00031704" w:rsidRPr="00EC1FA9">
          <w:rPr>
            <w:noProof/>
            <w:webHidden/>
          </w:rPr>
          <w:fldChar w:fldCharType="end"/>
        </w:r>
      </w:hyperlink>
    </w:p>
    <w:p w14:paraId="193FF407" w14:textId="2D7A9E9D" w:rsidR="00031704" w:rsidRPr="00EC1FA9" w:rsidRDefault="001E3F3E">
      <w:pPr>
        <w:pStyle w:val="TableofFigures"/>
        <w:tabs>
          <w:tab w:val="right" w:leader="dot" w:pos="12950"/>
        </w:tabs>
        <w:rPr>
          <w:rFonts w:eastAsiaTheme="minorEastAsia"/>
          <w:noProof/>
        </w:rPr>
      </w:pPr>
      <w:hyperlink w:anchor="_Toc10026790" w:history="1">
        <w:r w:rsidR="00031704" w:rsidRPr="00EC1FA9">
          <w:rPr>
            <w:rStyle w:val="Hyperlink"/>
            <w:noProof/>
          </w:rPr>
          <w:t>Figure S9: Attributable Fraction by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_Toc10026790 \h </w:instrText>
        </w:r>
        <w:r w:rsidR="00031704" w:rsidRPr="00EC1FA9">
          <w:rPr>
            <w:noProof/>
            <w:webHidden/>
          </w:rPr>
        </w:r>
        <w:r w:rsidR="00031704" w:rsidRPr="00EC1FA9">
          <w:rPr>
            <w:noProof/>
            <w:webHidden/>
          </w:rPr>
          <w:fldChar w:fldCharType="separate"/>
        </w:r>
        <w:r w:rsidR="00781CA0">
          <w:rPr>
            <w:noProof/>
            <w:webHidden/>
          </w:rPr>
          <w:t>29</w:t>
        </w:r>
        <w:r w:rsidR="00031704" w:rsidRPr="00EC1FA9">
          <w:rPr>
            <w:noProof/>
            <w:webHidden/>
          </w:rPr>
          <w:fldChar w:fldCharType="end"/>
        </w:r>
      </w:hyperlink>
    </w:p>
    <w:p w14:paraId="45817B9F" w14:textId="79A8A707" w:rsidR="00031704" w:rsidRPr="00EC1FA9" w:rsidRDefault="001E3F3E">
      <w:pPr>
        <w:pStyle w:val="TableofFigures"/>
        <w:tabs>
          <w:tab w:val="right" w:leader="dot" w:pos="12950"/>
        </w:tabs>
        <w:rPr>
          <w:rFonts w:eastAsiaTheme="minorEastAsia"/>
          <w:noProof/>
        </w:rPr>
      </w:pPr>
      <w:hyperlink w:anchor="_Toc10026791" w:history="1">
        <w:r w:rsidR="00031704" w:rsidRPr="00EC1FA9">
          <w:rPr>
            <w:rStyle w:val="Hyperlink"/>
            <w:noProof/>
          </w:rPr>
          <w:t>Figure S10: Attributable Fraction by living location stratified into median income group</w:t>
        </w:r>
        <w:r w:rsidR="00031704" w:rsidRPr="00EC1FA9">
          <w:rPr>
            <w:noProof/>
            <w:webHidden/>
          </w:rPr>
          <w:tab/>
        </w:r>
        <w:r w:rsidR="00031704" w:rsidRPr="00EC1FA9">
          <w:rPr>
            <w:noProof/>
            <w:webHidden/>
          </w:rPr>
          <w:fldChar w:fldCharType="begin"/>
        </w:r>
        <w:r w:rsidR="00031704" w:rsidRPr="00EC1FA9">
          <w:rPr>
            <w:noProof/>
            <w:webHidden/>
          </w:rPr>
          <w:instrText xml:space="preserve"> PAGEREF _Toc10026791 \h </w:instrText>
        </w:r>
        <w:r w:rsidR="00031704" w:rsidRPr="00EC1FA9">
          <w:rPr>
            <w:noProof/>
            <w:webHidden/>
          </w:rPr>
        </w:r>
        <w:r w:rsidR="00031704" w:rsidRPr="00EC1FA9">
          <w:rPr>
            <w:noProof/>
            <w:webHidden/>
          </w:rPr>
          <w:fldChar w:fldCharType="separate"/>
        </w:r>
        <w:r w:rsidR="00781CA0">
          <w:rPr>
            <w:noProof/>
            <w:webHidden/>
          </w:rPr>
          <w:t>30</w:t>
        </w:r>
        <w:r w:rsidR="00031704" w:rsidRPr="00EC1FA9">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8B358F4" w:rsidR="004E4D3F" w:rsidRPr="00EC1FA9" w:rsidRDefault="004E4D3F" w:rsidP="004E4D3F">
      <w:pPr>
        <w:pStyle w:val="Caption"/>
        <w:keepNext/>
      </w:pPr>
      <w:bookmarkStart w:id="216" w:name="_Ref9945401"/>
      <w:bookmarkStart w:id="217" w:name="_Toc9940846"/>
      <w:bookmarkStart w:id="218" w:name="_Toc10026778"/>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1</w:t>
      </w:r>
      <w:r w:rsidR="003A36B2">
        <w:rPr>
          <w:noProof/>
        </w:rPr>
        <w:fldChar w:fldCharType="end"/>
      </w:r>
      <w:bookmarkEnd w:id="216"/>
      <w:r w:rsidRPr="00EC1FA9">
        <w:t xml:space="preserve">: </w:t>
      </w:r>
      <w:commentRangeStart w:id="219"/>
      <w:r w:rsidRPr="00EC1FA9">
        <w:t xml:space="preserve">NO2 </w:t>
      </w:r>
      <w:commentRangeEnd w:id="219"/>
      <w:r w:rsidR="00FB320A">
        <w:rPr>
          <w:rStyle w:val="CommentReference"/>
          <w:i w:val="0"/>
          <w:iCs w:val="0"/>
          <w:color w:val="auto"/>
        </w:rPr>
        <w:commentReference w:id="219"/>
      </w:r>
      <w:r w:rsidRPr="00EC1FA9">
        <w:t>concentration by state</w:t>
      </w:r>
      <w:bookmarkEnd w:id="217"/>
      <w:bookmarkEnd w:id="218"/>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376EFA">
            <w:pPr>
              <w:rPr>
                <w:b/>
                <w:bCs/>
              </w:rPr>
            </w:pPr>
            <w:r w:rsidRPr="00EC1FA9">
              <w:rPr>
                <w:b/>
                <w:bCs/>
              </w:rPr>
              <w:t>State</w:t>
            </w:r>
          </w:p>
        </w:tc>
        <w:tc>
          <w:tcPr>
            <w:tcW w:w="619" w:type="pct"/>
            <w:noWrap/>
            <w:hideMark/>
          </w:tcPr>
          <w:p w14:paraId="7B0D883C" w14:textId="77777777" w:rsidR="004E4D3F" w:rsidRPr="00EC1FA9" w:rsidRDefault="004E4D3F" w:rsidP="00376EFA">
            <w:pPr>
              <w:rPr>
                <w:b/>
                <w:bCs/>
              </w:rPr>
            </w:pPr>
            <w:r w:rsidRPr="00EC1FA9">
              <w:rPr>
                <w:b/>
                <w:bCs/>
              </w:rPr>
              <w:t>Mean</w:t>
            </w:r>
          </w:p>
        </w:tc>
        <w:tc>
          <w:tcPr>
            <w:tcW w:w="619" w:type="pct"/>
            <w:noWrap/>
            <w:hideMark/>
          </w:tcPr>
          <w:p w14:paraId="51306EB1" w14:textId="77777777" w:rsidR="004E4D3F" w:rsidRPr="00EC1FA9" w:rsidRDefault="004E4D3F" w:rsidP="00376EFA">
            <w:pPr>
              <w:rPr>
                <w:b/>
                <w:bCs/>
              </w:rPr>
            </w:pPr>
            <w:r w:rsidRPr="00EC1FA9">
              <w:rPr>
                <w:b/>
                <w:bCs/>
              </w:rPr>
              <w:t>Min</w:t>
            </w:r>
          </w:p>
        </w:tc>
        <w:tc>
          <w:tcPr>
            <w:tcW w:w="619" w:type="pct"/>
            <w:noWrap/>
            <w:hideMark/>
          </w:tcPr>
          <w:p w14:paraId="4A1350BF" w14:textId="77777777" w:rsidR="004E4D3F" w:rsidRPr="00EC1FA9" w:rsidRDefault="004E4D3F" w:rsidP="00376EFA">
            <w:pPr>
              <w:rPr>
                <w:b/>
                <w:bCs/>
              </w:rPr>
            </w:pPr>
            <w:r w:rsidRPr="00EC1FA9">
              <w:rPr>
                <w:b/>
                <w:bCs/>
              </w:rPr>
              <w:t>25%</w:t>
            </w:r>
          </w:p>
        </w:tc>
        <w:tc>
          <w:tcPr>
            <w:tcW w:w="619" w:type="pct"/>
            <w:noWrap/>
            <w:hideMark/>
          </w:tcPr>
          <w:p w14:paraId="620D7E0F" w14:textId="77777777" w:rsidR="004E4D3F" w:rsidRPr="00EC1FA9" w:rsidRDefault="004E4D3F" w:rsidP="00376EFA">
            <w:pPr>
              <w:rPr>
                <w:b/>
                <w:bCs/>
              </w:rPr>
            </w:pPr>
            <w:r w:rsidRPr="00EC1FA9">
              <w:rPr>
                <w:b/>
                <w:bCs/>
              </w:rPr>
              <w:t>Median</w:t>
            </w:r>
          </w:p>
        </w:tc>
        <w:tc>
          <w:tcPr>
            <w:tcW w:w="619" w:type="pct"/>
            <w:noWrap/>
            <w:hideMark/>
          </w:tcPr>
          <w:p w14:paraId="3AA9FB03" w14:textId="77777777" w:rsidR="004E4D3F" w:rsidRPr="00EC1FA9" w:rsidRDefault="004E4D3F" w:rsidP="00376EFA">
            <w:pPr>
              <w:rPr>
                <w:b/>
                <w:bCs/>
              </w:rPr>
            </w:pPr>
            <w:r w:rsidRPr="00EC1FA9">
              <w:rPr>
                <w:b/>
                <w:bCs/>
              </w:rPr>
              <w:t>75%</w:t>
            </w:r>
          </w:p>
        </w:tc>
        <w:tc>
          <w:tcPr>
            <w:tcW w:w="616" w:type="pct"/>
            <w:noWrap/>
            <w:hideMark/>
          </w:tcPr>
          <w:p w14:paraId="260F7BB5" w14:textId="77777777" w:rsidR="004E4D3F" w:rsidRPr="00EC1FA9" w:rsidRDefault="004E4D3F" w:rsidP="00376EFA">
            <w:pP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376EFA">
            <w:r w:rsidRPr="00EC1FA9">
              <w:t>10.3</w:t>
            </w:r>
          </w:p>
        </w:tc>
        <w:tc>
          <w:tcPr>
            <w:tcW w:w="619" w:type="pct"/>
            <w:noWrap/>
            <w:hideMark/>
          </w:tcPr>
          <w:p w14:paraId="1EB2B7F9" w14:textId="77777777" w:rsidR="004E4D3F" w:rsidRPr="00EC1FA9" w:rsidRDefault="004E4D3F" w:rsidP="00376EFA">
            <w:r w:rsidRPr="00EC1FA9">
              <w:t>3.0</w:t>
            </w:r>
          </w:p>
        </w:tc>
        <w:tc>
          <w:tcPr>
            <w:tcW w:w="619" w:type="pct"/>
            <w:noWrap/>
            <w:hideMark/>
          </w:tcPr>
          <w:p w14:paraId="49488F91" w14:textId="77777777" w:rsidR="004E4D3F" w:rsidRPr="00EC1FA9" w:rsidRDefault="004E4D3F" w:rsidP="00376EFA">
            <w:r w:rsidRPr="00EC1FA9">
              <w:t>7.1</w:t>
            </w:r>
          </w:p>
        </w:tc>
        <w:tc>
          <w:tcPr>
            <w:tcW w:w="619" w:type="pct"/>
            <w:noWrap/>
            <w:hideMark/>
          </w:tcPr>
          <w:p w14:paraId="7FB88BC8" w14:textId="77777777" w:rsidR="004E4D3F" w:rsidRPr="00EC1FA9" w:rsidRDefault="004E4D3F" w:rsidP="00376EFA">
            <w:r w:rsidRPr="00EC1FA9">
              <w:t>9.3</w:t>
            </w:r>
          </w:p>
        </w:tc>
        <w:tc>
          <w:tcPr>
            <w:tcW w:w="619" w:type="pct"/>
            <w:noWrap/>
            <w:hideMark/>
          </w:tcPr>
          <w:p w14:paraId="65D77D40" w14:textId="77777777" w:rsidR="004E4D3F" w:rsidRPr="00EC1FA9" w:rsidRDefault="004E4D3F" w:rsidP="00376EFA">
            <w:r w:rsidRPr="00EC1FA9">
              <w:t>12.5</w:t>
            </w:r>
          </w:p>
        </w:tc>
        <w:tc>
          <w:tcPr>
            <w:tcW w:w="616" w:type="pct"/>
            <w:noWrap/>
            <w:hideMark/>
          </w:tcPr>
          <w:p w14:paraId="16ECFB5C" w14:textId="77777777" w:rsidR="004E4D3F" w:rsidRPr="00EC1FA9" w:rsidRDefault="004E4D3F" w:rsidP="00376EFA">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376EFA">
            <w:r w:rsidRPr="00EC1FA9">
              <w:t>17.0</w:t>
            </w:r>
          </w:p>
        </w:tc>
        <w:tc>
          <w:tcPr>
            <w:tcW w:w="619" w:type="pct"/>
            <w:noWrap/>
            <w:hideMark/>
          </w:tcPr>
          <w:p w14:paraId="18C72450" w14:textId="77777777" w:rsidR="004E4D3F" w:rsidRPr="00EC1FA9" w:rsidRDefault="004E4D3F" w:rsidP="00376EFA">
            <w:r w:rsidRPr="00EC1FA9">
              <w:t>4.6</w:t>
            </w:r>
          </w:p>
        </w:tc>
        <w:tc>
          <w:tcPr>
            <w:tcW w:w="619" w:type="pct"/>
            <w:noWrap/>
            <w:hideMark/>
          </w:tcPr>
          <w:p w14:paraId="2AC8CAC2" w14:textId="77777777" w:rsidR="004E4D3F" w:rsidRPr="00EC1FA9" w:rsidRDefault="004E4D3F" w:rsidP="00376EFA">
            <w:r w:rsidRPr="00EC1FA9">
              <w:t>10.1</w:t>
            </w:r>
          </w:p>
        </w:tc>
        <w:tc>
          <w:tcPr>
            <w:tcW w:w="619" w:type="pct"/>
            <w:noWrap/>
            <w:hideMark/>
          </w:tcPr>
          <w:p w14:paraId="74174911" w14:textId="77777777" w:rsidR="004E4D3F" w:rsidRPr="00EC1FA9" w:rsidRDefault="004E4D3F" w:rsidP="00376EFA">
            <w:r w:rsidRPr="00EC1FA9">
              <w:t>15.1</w:t>
            </w:r>
          </w:p>
        </w:tc>
        <w:tc>
          <w:tcPr>
            <w:tcW w:w="619" w:type="pct"/>
            <w:noWrap/>
            <w:hideMark/>
          </w:tcPr>
          <w:p w14:paraId="3C5B1427" w14:textId="77777777" w:rsidR="004E4D3F" w:rsidRPr="00EC1FA9" w:rsidRDefault="004E4D3F" w:rsidP="00376EFA">
            <w:r w:rsidRPr="00EC1FA9">
              <w:t>23.4</w:t>
            </w:r>
          </w:p>
        </w:tc>
        <w:tc>
          <w:tcPr>
            <w:tcW w:w="616" w:type="pct"/>
            <w:noWrap/>
            <w:hideMark/>
          </w:tcPr>
          <w:p w14:paraId="0D20E321" w14:textId="77777777" w:rsidR="004E4D3F" w:rsidRPr="00EC1FA9" w:rsidRDefault="004E4D3F" w:rsidP="00376EFA">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376EFA">
            <w:r w:rsidRPr="00EC1FA9">
              <w:t>9.3</w:t>
            </w:r>
          </w:p>
        </w:tc>
        <w:tc>
          <w:tcPr>
            <w:tcW w:w="619" w:type="pct"/>
            <w:noWrap/>
            <w:hideMark/>
          </w:tcPr>
          <w:p w14:paraId="0623F35A" w14:textId="77777777" w:rsidR="004E4D3F" w:rsidRPr="00EC1FA9" w:rsidRDefault="004E4D3F" w:rsidP="00376EFA">
            <w:r w:rsidRPr="00EC1FA9">
              <w:t>3.2</w:t>
            </w:r>
          </w:p>
        </w:tc>
        <w:tc>
          <w:tcPr>
            <w:tcW w:w="619" w:type="pct"/>
            <w:noWrap/>
            <w:hideMark/>
          </w:tcPr>
          <w:p w14:paraId="2C3B6770" w14:textId="77777777" w:rsidR="004E4D3F" w:rsidRPr="00EC1FA9" w:rsidRDefault="004E4D3F" w:rsidP="00376EFA">
            <w:r w:rsidRPr="00EC1FA9">
              <w:t>6.2</w:t>
            </w:r>
          </w:p>
        </w:tc>
        <w:tc>
          <w:tcPr>
            <w:tcW w:w="619" w:type="pct"/>
            <w:noWrap/>
            <w:hideMark/>
          </w:tcPr>
          <w:p w14:paraId="7DFBFFD0" w14:textId="77777777" w:rsidR="004E4D3F" w:rsidRPr="00EC1FA9" w:rsidRDefault="004E4D3F" w:rsidP="00376EFA">
            <w:r w:rsidRPr="00EC1FA9">
              <w:t>8.1</w:t>
            </w:r>
          </w:p>
        </w:tc>
        <w:tc>
          <w:tcPr>
            <w:tcW w:w="619" w:type="pct"/>
            <w:noWrap/>
            <w:hideMark/>
          </w:tcPr>
          <w:p w14:paraId="4791BD62" w14:textId="77777777" w:rsidR="004E4D3F" w:rsidRPr="00EC1FA9" w:rsidRDefault="004E4D3F" w:rsidP="00376EFA">
            <w:r w:rsidRPr="00EC1FA9">
              <w:t>11.6</w:t>
            </w:r>
          </w:p>
        </w:tc>
        <w:tc>
          <w:tcPr>
            <w:tcW w:w="616" w:type="pct"/>
            <w:noWrap/>
            <w:hideMark/>
          </w:tcPr>
          <w:p w14:paraId="3D1B24F4" w14:textId="77777777" w:rsidR="004E4D3F" w:rsidRPr="00EC1FA9" w:rsidRDefault="004E4D3F" w:rsidP="00376EFA">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376EFA">
            <w:r w:rsidRPr="00EC1FA9">
              <w:t>21.1</w:t>
            </w:r>
          </w:p>
        </w:tc>
        <w:tc>
          <w:tcPr>
            <w:tcW w:w="619" w:type="pct"/>
            <w:noWrap/>
            <w:hideMark/>
          </w:tcPr>
          <w:p w14:paraId="6A5C8588" w14:textId="77777777" w:rsidR="004E4D3F" w:rsidRPr="00EC1FA9" w:rsidRDefault="004E4D3F" w:rsidP="00376EFA">
            <w:r w:rsidRPr="00EC1FA9">
              <w:t>1.6</w:t>
            </w:r>
          </w:p>
        </w:tc>
        <w:tc>
          <w:tcPr>
            <w:tcW w:w="619" w:type="pct"/>
            <w:noWrap/>
            <w:hideMark/>
          </w:tcPr>
          <w:p w14:paraId="7A7B9875" w14:textId="77777777" w:rsidR="004E4D3F" w:rsidRPr="00EC1FA9" w:rsidRDefault="004E4D3F" w:rsidP="00376EFA">
            <w:r w:rsidRPr="00EC1FA9">
              <w:t>12.7</w:t>
            </w:r>
          </w:p>
        </w:tc>
        <w:tc>
          <w:tcPr>
            <w:tcW w:w="619" w:type="pct"/>
            <w:noWrap/>
            <w:hideMark/>
          </w:tcPr>
          <w:p w14:paraId="7294A97A" w14:textId="77777777" w:rsidR="004E4D3F" w:rsidRPr="00EC1FA9" w:rsidRDefault="004E4D3F" w:rsidP="00376EFA">
            <w:r w:rsidRPr="00EC1FA9">
              <w:t>19.3</w:t>
            </w:r>
          </w:p>
        </w:tc>
        <w:tc>
          <w:tcPr>
            <w:tcW w:w="619" w:type="pct"/>
            <w:noWrap/>
            <w:hideMark/>
          </w:tcPr>
          <w:p w14:paraId="4C369997" w14:textId="77777777" w:rsidR="004E4D3F" w:rsidRPr="00EC1FA9" w:rsidRDefault="004E4D3F" w:rsidP="00376EFA">
            <w:r w:rsidRPr="00EC1FA9">
              <w:t>27.9</w:t>
            </w:r>
          </w:p>
        </w:tc>
        <w:tc>
          <w:tcPr>
            <w:tcW w:w="616" w:type="pct"/>
            <w:noWrap/>
            <w:hideMark/>
          </w:tcPr>
          <w:p w14:paraId="65AF21D3" w14:textId="77777777" w:rsidR="004E4D3F" w:rsidRPr="00EC1FA9" w:rsidRDefault="004E4D3F" w:rsidP="00376EFA">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376EFA">
            <w:r w:rsidRPr="00EC1FA9">
              <w:t>18.1</w:t>
            </w:r>
          </w:p>
        </w:tc>
        <w:tc>
          <w:tcPr>
            <w:tcW w:w="619" w:type="pct"/>
            <w:noWrap/>
            <w:hideMark/>
          </w:tcPr>
          <w:p w14:paraId="56DC5450" w14:textId="77777777" w:rsidR="004E4D3F" w:rsidRPr="00EC1FA9" w:rsidRDefault="004E4D3F" w:rsidP="00376EFA">
            <w:r w:rsidRPr="00EC1FA9">
              <w:t>3.4</w:t>
            </w:r>
          </w:p>
        </w:tc>
        <w:tc>
          <w:tcPr>
            <w:tcW w:w="619" w:type="pct"/>
            <w:noWrap/>
            <w:hideMark/>
          </w:tcPr>
          <w:p w14:paraId="5D9B743A" w14:textId="77777777" w:rsidR="004E4D3F" w:rsidRPr="00EC1FA9" w:rsidRDefault="004E4D3F" w:rsidP="00376EFA">
            <w:r w:rsidRPr="00EC1FA9">
              <w:t>9.3</w:t>
            </w:r>
          </w:p>
        </w:tc>
        <w:tc>
          <w:tcPr>
            <w:tcW w:w="619" w:type="pct"/>
            <w:noWrap/>
            <w:hideMark/>
          </w:tcPr>
          <w:p w14:paraId="2FC6B5E1" w14:textId="77777777" w:rsidR="004E4D3F" w:rsidRPr="00EC1FA9" w:rsidRDefault="004E4D3F" w:rsidP="00376EFA">
            <w:r w:rsidRPr="00EC1FA9">
              <w:t>15.2</w:t>
            </w:r>
          </w:p>
        </w:tc>
        <w:tc>
          <w:tcPr>
            <w:tcW w:w="619" w:type="pct"/>
            <w:noWrap/>
            <w:hideMark/>
          </w:tcPr>
          <w:p w14:paraId="753C4649" w14:textId="77777777" w:rsidR="004E4D3F" w:rsidRPr="00EC1FA9" w:rsidRDefault="004E4D3F" w:rsidP="00376EFA">
            <w:r w:rsidRPr="00EC1FA9">
              <w:t>24.8</w:t>
            </w:r>
          </w:p>
        </w:tc>
        <w:tc>
          <w:tcPr>
            <w:tcW w:w="616" w:type="pct"/>
            <w:noWrap/>
            <w:hideMark/>
          </w:tcPr>
          <w:p w14:paraId="24615EA6" w14:textId="77777777" w:rsidR="004E4D3F" w:rsidRPr="00EC1FA9" w:rsidRDefault="004E4D3F" w:rsidP="00376EFA">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376EFA">
            <w:r w:rsidRPr="00EC1FA9">
              <w:t>15.6</w:t>
            </w:r>
          </w:p>
        </w:tc>
        <w:tc>
          <w:tcPr>
            <w:tcW w:w="619" w:type="pct"/>
            <w:noWrap/>
            <w:hideMark/>
          </w:tcPr>
          <w:p w14:paraId="0C86DBC6" w14:textId="77777777" w:rsidR="004E4D3F" w:rsidRPr="00EC1FA9" w:rsidRDefault="004E4D3F" w:rsidP="00376EFA">
            <w:r w:rsidRPr="00EC1FA9">
              <w:t>7.3</w:t>
            </w:r>
          </w:p>
        </w:tc>
        <w:tc>
          <w:tcPr>
            <w:tcW w:w="619" w:type="pct"/>
            <w:noWrap/>
            <w:hideMark/>
          </w:tcPr>
          <w:p w14:paraId="2CA9EE1B" w14:textId="77777777" w:rsidR="004E4D3F" w:rsidRPr="00EC1FA9" w:rsidRDefault="004E4D3F" w:rsidP="00376EFA">
            <w:r w:rsidRPr="00EC1FA9">
              <w:t>11.9</w:t>
            </w:r>
          </w:p>
        </w:tc>
        <w:tc>
          <w:tcPr>
            <w:tcW w:w="619" w:type="pct"/>
            <w:noWrap/>
            <w:hideMark/>
          </w:tcPr>
          <w:p w14:paraId="0E205DF9" w14:textId="77777777" w:rsidR="004E4D3F" w:rsidRPr="00EC1FA9" w:rsidRDefault="004E4D3F" w:rsidP="00376EFA">
            <w:r w:rsidRPr="00EC1FA9">
              <w:t>15.0</w:t>
            </w:r>
          </w:p>
        </w:tc>
        <w:tc>
          <w:tcPr>
            <w:tcW w:w="619" w:type="pct"/>
            <w:noWrap/>
            <w:hideMark/>
          </w:tcPr>
          <w:p w14:paraId="0AC1DCF9" w14:textId="77777777" w:rsidR="004E4D3F" w:rsidRPr="00EC1FA9" w:rsidRDefault="004E4D3F" w:rsidP="00376EFA">
            <w:r w:rsidRPr="00EC1FA9">
              <w:t>18.6</w:t>
            </w:r>
          </w:p>
        </w:tc>
        <w:tc>
          <w:tcPr>
            <w:tcW w:w="616" w:type="pct"/>
            <w:noWrap/>
            <w:hideMark/>
          </w:tcPr>
          <w:p w14:paraId="4A46E2D2" w14:textId="77777777" w:rsidR="004E4D3F" w:rsidRPr="00EC1FA9" w:rsidRDefault="004E4D3F" w:rsidP="00376EFA">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376EFA">
            <w:r w:rsidRPr="00EC1FA9">
              <w:t>13.2</w:t>
            </w:r>
          </w:p>
        </w:tc>
        <w:tc>
          <w:tcPr>
            <w:tcW w:w="619" w:type="pct"/>
            <w:noWrap/>
            <w:hideMark/>
          </w:tcPr>
          <w:p w14:paraId="2434203F" w14:textId="77777777" w:rsidR="004E4D3F" w:rsidRPr="00EC1FA9" w:rsidRDefault="004E4D3F" w:rsidP="00376EFA">
            <w:r w:rsidRPr="00EC1FA9">
              <w:t>7.1</w:t>
            </w:r>
          </w:p>
        </w:tc>
        <w:tc>
          <w:tcPr>
            <w:tcW w:w="619" w:type="pct"/>
            <w:noWrap/>
            <w:hideMark/>
          </w:tcPr>
          <w:p w14:paraId="7EC5DCA3" w14:textId="77777777" w:rsidR="004E4D3F" w:rsidRPr="00EC1FA9" w:rsidRDefault="004E4D3F" w:rsidP="00376EFA">
            <w:r w:rsidRPr="00EC1FA9">
              <w:t>9.3</w:t>
            </w:r>
          </w:p>
        </w:tc>
        <w:tc>
          <w:tcPr>
            <w:tcW w:w="619" w:type="pct"/>
            <w:noWrap/>
            <w:hideMark/>
          </w:tcPr>
          <w:p w14:paraId="07AE4B8F" w14:textId="77777777" w:rsidR="004E4D3F" w:rsidRPr="00EC1FA9" w:rsidRDefault="004E4D3F" w:rsidP="00376EFA">
            <w:r w:rsidRPr="00EC1FA9">
              <w:t>11.6</w:t>
            </w:r>
          </w:p>
        </w:tc>
        <w:tc>
          <w:tcPr>
            <w:tcW w:w="619" w:type="pct"/>
            <w:noWrap/>
            <w:hideMark/>
          </w:tcPr>
          <w:p w14:paraId="4495679E" w14:textId="77777777" w:rsidR="004E4D3F" w:rsidRPr="00EC1FA9" w:rsidRDefault="004E4D3F" w:rsidP="00376EFA">
            <w:r w:rsidRPr="00EC1FA9">
              <w:t>16.7</w:t>
            </w:r>
          </w:p>
        </w:tc>
        <w:tc>
          <w:tcPr>
            <w:tcW w:w="616" w:type="pct"/>
            <w:noWrap/>
            <w:hideMark/>
          </w:tcPr>
          <w:p w14:paraId="32B4FADB" w14:textId="77777777" w:rsidR="004E4D3F" w:rsidRPr="00EC1FA9" w:rsidRDefault="004E4D3F" w:rsidP="00376EFA">
            <w:r w:rsidRPr="00EC1FA9">
              <w:t>28.7</w:t>
            </w:r>
          </w:p>
        </w:tc>
      </w:tr>
      <w:tr w:rsidR="004E4D3F" w:rsidRPr="00EC1FA9" w14:paraId="2AB4FF6A" w14:textId="77777777" w:rsidTr="00376EFA">
        <w:trPr>
          <w:trHeight w:val="300"/>
        </w:trPr>
        <w:tc>
          <w:tcPr>
            <w:tcW w:w="1288" w:type="pct"/>
            <w:noWrap/>
            <w:hideMark/>
          </w:tcPr>
          <w:p w14:paraId="32E25932" w14:textId="6AD5E114" w:rsidR="004E4D3F" w:rsidRPr="00EC1FA9" w:rsidRDefault="004E4D3F" w:rsidP="00376EFA">
            <w:r w:rsidRPr="00EC1FA9">
              <w:t xml:space="preserve">District </w:t>
            </w:r>
            <w:del w:id="220" w:author="Khreis, Haneen" w:date="2019-06-16T10:31:00Z">
              <w:r w:rsidRPr="00EC1FA9" w:rsidDel="007413B1">
                <w:delText>Of</w:delText>
              </w:r>
            </w:del>
            <w:ins w:id="221" w:author="Khreis, Haneen" w:date="2019-06-16T10:31:00Z">
              <w:r w:rsidR="007413B1" w:rsidRPr="00EC1FA9">
                <w:t>of</w:t>
              </w:r>
            </w:ins>
            <w:bookmarkStart w:id="222" w:name="_GoBack"/>
            <w:bookmarkEnd w:id="222"/>
            <w:r w:rsidRPr="00EC1FA9">
              <w:t xml:space="preserve"> Columbia</w:t>
            </w:r>
          </w:p>
        </w:tc>
        <w:tc>
          <w:tcPr>
            <w:tcW w:w="619" w:type="pct"/>
            <w:noWrap/>
            <w:hideMark/>
          </w:tcPr>
          <w:p w14:paraId="3084A61C" w14:textId="77777777" w:rsidR="004E4D3F" w:rsidRPr="00EC1FA9" w:rsidRDefault="004E4D3F" w:rsidP="00376EFA">
            <w:r w:rsidRPr="00EC1FA9">
              <w:t>26.3</w:t>
            </w:r>
          </w:p>
        </w:tc>
        <w:tc>
          <w:tcPr>
            <w:tcW w:w="619" w:type="pct"/>
            <w:noWrap/>
            <w:hideMark/>
          </w:tcPr>
          <w:p w14:paraId="6BE55CEE" w14:textId="77777777" w:rsidR="004E4D3F" w:rsidRPr="00EC1FA9" w:rsidRDefault="004E4D3F" w:rsidP="00376EFA">
            <w:r w:rsidRPr="00EC1FA9">
              <w:t>20.2</w:t>
            </w:r>
          </w:p>
        </w:tc>
        <w:tc>
          <w:tcPr>
            <w:tcW w:w="619" w:type="pct"/>
            <w:noWrap/>
            <w:hideMark/>
          </w:tcPr>
          <w:p w14:paraId="592B11B7" w14:textId="77777777" w:rsidR="004E4D3F" w:rsidRPr="00EC1FA9" w:rsidRDefault="004E4D3F" w:rsidP="00376EFA">
            <w:r w:rsidRPr="00EC1FA9">
              <w:t>24.2</w:t>
            </w:r>
          </w:p>
        </w:tc>
        <w:tc>
          <w:tcPr>
            <w:tcW w:w="619" w:type="pct"/>
            <w:noWrap/>
            <w:hideMark/>
          </w:tcPr>
          <w:p w14:paraId="6453920A" w14:textId="77777777" w:rsidR="004E4D3F" w:rsidRPr="00EC1FA9" w:rsidRDefault="004E4D3F" w:rsidP="00376EFA">
            <w:r w:rsidRPr="00EC1FA9">
              <w:t>25.4</w:t>
            </w:r>
          </w:p>
        </w:tc>
        <w:tc>
          <w:tcPr>
            <w:tcW w:w="619" w:type="pct"/>
            <w:noWrap/>
            <w:hideMark/>
          </w:tcPr>
          <w:p w14:paraId="75166D6F" w14:textId="77777777" w:rsidR="004E4D3F" w:rsidRPr="00EC1FA9" w:rsidRDefault="004E4D3F" w:rsidP="00376EFA">
            <w:r w:rsidRPr="00EC1FA9">
              <w:t>28.5</w:t>
            </w:r>
          </w:p>
        </w:tc>
        <w:tc>
          <w:tcPr>
            <w:tcW w:w="616" w:type="pct"/>
            <w:noWrap/>
            <w:hideMark/>
          </w:tcPr>
          <w:p w14:paraId="7871396D" w14:textId="77777777" w:rsidR="004E4D3F" w:rsidRPr="00EC1FA9" w:rsidRDefault="004E4D3F" w:rsidP="00376EFA">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376EFA">
            <w:r w:rsidRPr="00EC1FA9">
              <w:t>10.7</w:t>
            </w:r>
          </w:p>
        </w:tc>
        <w:tc>
          <w:tcPr>
            <w:tcW w:w="619" w:type="pct"/>
            <w:noWrap/>
            <w:hideMark/>
          </w:tcPr>
          <w:p w14:paraId="181464D4" w14:textId="77777777" w:rsidR="004E4D3F" w:rsidRPr="00EC1FA9" w:rsidRDefault="004E4D3F" w:rsidP="00376EFA">
            <w:r w:rsidRPr="00EC1FA9">
              <w:t>1.8</w:t>
            </w:r>
          </w:p>
        </w:tc>
        <w:tc>
          <w:tcPr>
            <w:tcW w:w="619" w:type="pct"/>
            <w:noWrap/>
            <w:hideMark/>
          </w:tcPr>
          <w:p w14:paraId="616CCAEB" w14:textId="77777777" w:rsidR="004E4D3F" w:rsidRPr="00EC1FA9" w:rsidRDefault="004E4D3F" w:rsidP="00376EFA">
            <w:r w:rsidRPr="00EC1FA9">
              <w:t>7.4</w:t>
            </w:r>
          </w:p>
        </w:tc>
        <w:tc>
          <w:tcPr>
            <w:tcW w:w="619" w:type="pct"/>
            <w:noWrap/>
            <w:hideMark/>
          </w:tcPr>
          <w:p w14:paraId="25B1722A" w14:textId="77777777" w:rsidR="004E4D3F" w:rsidRPr="00EC1FA9" w:rsidRDefault="004E4D3F" w:rsidP="00376EFA">
            <w:r w:rsidRPr="00EC1FA9">
              <w:t>10.2</w:t>
            </w:r>
          </w:p>
        </w:tc>
        <w:tc>
          <w:tcPr>
            <w:tcW w:w="619" w:type="pct"/>
            <w:noWrap/>
            <w:hideMark/>
          </w:tcPr>
          <w:p w14:paraId="2375721A" w14:textId="77777777" w:rsidR="004E4D3F" w:rsidRPr="00EC1FA9" w:rsidRDefault="004E4D3F" w:rsidP="00376EFA">
            <w:r w:rsidRPr="00EC1FA9">
              <w:t>13.7</w:t>
            </w:r>
          </w:p>
        </w:tc>
        <w:tc>
          <w:tcPr>
            <w:tcW w:w="616" w:type="pct"/>
            <w:noWrap/>
            <w:hideMark/>
          </w:tcPr>
          <w:p w14:paraId="6BA715CD" w14:textId="77777777" w:rsidR="004E4D3F" w:rsidRPr="00EC1FA9" w:rsidRDefault="004E4D3F" w:rsidP="00376EFA">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376EFA">
            <w:r w:rsidRPr="00EC1FA9">
              <w:t>10.8</w:t>
            </w:r>
          </w:p>
        </w:tc>
        <w:tc>
          <w:tcPr>
            <w:tcW w:w="619" w:type="pct"/>
            <w:noWrap/>
            <w:hideMark/>
          </w:tcPr>
          <w:p w14:paraId="0C3B7A25" w14:textId="77777777" w:rsidR="004E4D3F" w:rsidRPr="00EC1FA9" w:rsidRDefault="004E4D3F" w:rsidP="00376EFA">
            <w:r w:rsidRPr="00EC1FA9">
              <w:t>3.0</w:t>
            </w:r>
          </w:p>
        </w:tc>
        <w:tc>
          <w:tcPr>
            <w:tcW w:w="619" w:type="pct"/>
            <w:noWrap/>
            <w:hideMark/>
          </w:tcPr>
          <w:p w14:paraId="60C981D1" w14:textId="77777777" w:rsidR="004E4D3F" w:rsidRPr="00EC1FA9" w:rsidRDefault="004E4D3F" w:rsidP="00376EFA">
            <w:r w:rsidRPr="00EC1FA9">
              <w:t>6.8</w:t>
            </w:r>
          </w:p>
        </w:tc>
        <w:tc>
          <w:tcPr>
            <w:tcW w:w="619" w:type="pct"/>
            <w:noWrap/>
            <w:hideMark/>
          </w:tcPr>
          <w:p w14:paraId="2D86231B" w14:textId="77777777" w:rsidR="004E4D3F" w:rsidRPr="00EC1FA9" w:rsidRDefault="004E4D3F" w:rsidP="00376EFA">
            <w:r w:rsidRPr="00EC1FA9">
              <w:t>9.8</w:t>
            </w:r>
          </w:p>
        </w:tc>
        <w:tc>
          <w:tcPr>
            <w:tcW w:w="619" w:type="pct"/>
            <w:noWrap/>
            <w:hideMark/>
          </w:tcPr>
          <w:p w14:paraId="0DFD7B75" w14:textId="77777777" w:rsidR="004E4D3F" w:rsidRPr="00EC1FA9" w:rsidRDefault="004E4D3F" w:rsidP="00376EFA">
            <w:r w:rsidRPr="00EC1FA9">
              <w:t>13.6</w:t>
            </w:r>
          </w:p>
        </w:tc>
        <w:tc>
          <w:tcPr>
            <w:tcW w:w="616" w:type="pct"/>
            <w:noWrap/>
            <w:hideMark/>
          </w:tcPr>
          <w:p w14:paraId="5075F744" w14:textId="77777777" w:rsidR="004E4D3F" w:rsidRPr="00EC1FA9" w:rsidRDefault="004E4D3F" w:rsidP="00376EFA">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376EFA">
            <w:r w:rsidRPr="00EC1FA9">
              <w:t>9.8</w:t>
            </w:r>
          </w:p>
        </w:tc>
        <w:tc>
          <w:tcPr>
            <w:tcW w:w="619" w:type="pct"/>
            <w:noWrap/>
            <w:hideMark/>
          </w:tcPr>
          <w:p w14:paraId="660E1B21" w14:textId="77777777" w:rsidR="004E4D3F" w:rsidRPr="00EC1FA9" w:rsidRDefault="004E4D3F" w:rsidP="00376EFA">
            <w:r w:rsidRPr="00EC1FA9">
              <w:t>3.1</w:t>
            </w:r>
          </w:p>
        </w:tc>
        <w:tc>
          <w:tcPr>
            <w:tcW w:w="619" w:type="pct"/>
            <w:noWrap/>
            <w:hideMark/>
          </w:tcPr>
          <w:p w14:paraId="4633B008" w14:textId="77777777" w:rsidR="004E4D3F" w:rsidRPr="00EC1FA9" w:rsidRDefault="004E4D3F" w:rsidP="00376EFA">
            <w:r w:rsidRPr="00EC1FA9">
              <w:t>6.4</w:t>
            </w:r>
          </w:p>
        </w:tc>
        <w:tc>
          <w:tcPr>
            <w:tcW w:w="619" w:type="pct"/>
            <w:noWrap/>
            <w:hideMark/>
          </w:tcPr>
          <w:p w14:paraId="47F50417" w14:textId="77777777" w:rsidR="004E4D3F" w:rsidRPr="00EC1FA9" w:rsidRDefault="004E4D3F" w:rsidP="00376EFA">
            <w:r w:rsidRPr="00EC1FA9">
              <w:t>8.8</w:t>
            </w:r>
          </w:p>
        </w:tc>
        <w:tc>
          <w:tcPr>
            <w:tcW w:w="619" w:type="pct"/>
            <w:noWrap/>
            <w:hideMark/>
          </w:tcPr>
          <w:p w14:paraId="1DAAB063" w14:textId="77777777" w:rsidR="004E4D3F" w:rsidRPr="00EC1FA9" w:rsidRDefault="004E4D3F" w:rsidP="00376EFA">
            <w:r w:rsidRPr="00EC1FA9">
              <w:t>12.6</w:t>
            </w:r>
          </w:p>
        </w:tc>
        <w:tc>
          <w:tcPr>
            <w:tcW w:w="616" w:type="pct"/>
            <w:noWrap/>
            <w:hideMark/>
          </w:tcPr>
          <w:p w14:paraId="383D8B20" w14:textId="77777777" w:rsidR="004E4D3F" w:rsidRPr="00EC1FA9" w:rsidRDefault="004E4D3F" w:rsidP="00376EFA">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376EFA">
            <w:r w:rsidRPr="00EC1FA9">
              <w:t>19.0</w:t>
            </w:r>
          </w:p>
        </w:tc>
        <w:tc>
          <w:tcPr>
            <w:tcW w:w="619" w:type="pct"/>
            <w:noWrap/>
            <w:hideMark/>
          </w:tcPr>
          <w:p w14:paraId="61477608" w14:textId="77777777" w:rsidR="004E4D3F" w:rsidRPr="00EC1FA9" w:rsidRDefault="004E4D3F" w:rsidP="00376EFA">
            <w:r w:rsidRPr="00EC1FA9">
              <w:t>4.4</w:t>
            </w:r>
          </w:p>
        </w:tc>
        <w:tc>
          <w:tcPr>
            <w:tcW w:w="619" w:type="pct"/>
            <w:noWrap/>
            <w:hideMark/>
          </w:tcPr>
          <w:p w14:paraId="0D880C8B" w14:textId="77777777" w:rsidR="004E4D3F" w:rsidRPr="00EC1FA9" w:rsidRDefault="004E4D3F" w:rsidP="00376EFA">
            <w:r w:rsidRPr="00EC1FA9">
              <w:t>10.1</w:t>
            </w:r>
          </w:p>
        </w:tc>
        <w:tc>
          <w:tcPr>
            <w:tcW w:w="619" w:type="pct"/>
            <w:noWrap/>
            <w:hideMark/>
          </w:tcPr>
          <w:p w14:paraId="3755D8BC" w14:textId="77777777" w:rsidR="004E4D3F" w:rsidRPr="00EC1FA9" w:rsidRDefault="004E4D3F" w:rsidP="00376EFA">
            <w:r w:rsidRPr="00EC1FA9">
              <w:t>15.5</w:t>
            </w:r>
          </w:p>
        </w:tc>
        <w:tc>
          <w:tcPr>
            <w:tcW w:w="619" w:type="pct"/>
            <w:noWrap/>
            <w:hideMark/>
          </w:tcPr>
          <w:p w14:paraId="73686C86" w14:textId="77777777" w:rsidR="004E4D3F" w:rsidRPr="00EC1FA9" w:rsidRDefault="004E4D3F" w:rsidP="00376EFA">
            <w:r w:rsidRPr="00EC1FA9">
              <w:t>26.9</w:t>
            </w:r>
          </w:p>
        </w:tc>
        <w:tc>
          <w:tcPr>
            <w:tcW w:w="616" w:type="pct"/>
            <w:noWrap/>
            <w:hideMark/>
          </w:tcPr>
          <w:p w14:paraId="081854C8" w14:textId="77777777" w:rsidR="004E4D3F" w:rsidRPr="00EC1FA9" w:rsidRDefault="004E4D3F" w:rsidP="00376EFA">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376EFA">
            <w:r w:rsidRPr="00EC1FA9">
              <w:t>15.4</w:t>
            </w:r>
          </w:p>
        </w:tc>
        <w:tc>
          <w:tcPr>
            <w:tcW w:w="619" w:type="pct"/>
            <w:noWrap/>
            <w:hideMark/>
          </w:tcPr>
          <w:p w14:paraId="1DF15499" w14:textId="77777777" w:rsidR="004E4D3F" w:rsidRPr="00EC1FA9" w:rsidRDefault="004E4D3F" w:rsidP="00376EFA">
            <w:r w:rsidRPr="00EC1FA9">
              <w:t>6.7</w:t>
            </w:r>
          </w:p>
        </w:tc>
        <w:tc>
          <w:tcPr>
            <w:tcW w:w="619" w:type="pct"/>
            <w:noWrap/>
            <w:hideMark/>
          </w:tcPr>
          <w:p w14:paraId="4E473CBC" w14:textId="77777777" w:rsidR="004E4D3F" w:rsidRPr="00EC1FA9" w:rsidRDefault="004E4D3F" w:rsidP="00376EFA">
            <w:r w:rsidRPr="00EC1FA9">
              <w:t>10.7</w:t>
            </w:r>
          </w:p>
        </w:tc>
        <w:tc>
          <w:tcPr>
            <w:tcW w:w="619" w:type="pct"/>
            <w:noWrap/>
            <w:hideMark/>
          </w:tcPr>
          <w:p w14:paraId="1DF1D942" w14:textId="77777777" w:rsidR="004E4D3F" w:rsidRPr="00EC1FA9" w:rsidRDefault="004E4D3F" w:rsidP="00376EFA">
            <w:r w:rsidRPr="00EC1FA9">
              <w:t>14.4</w:t>
            </w:r>
          </w:p>
        </w:tc>
        <w:tc>
          <w:tcPr>
            <w:tcW w:w="619" w:type="pct"/>
            <w:noWrap/>
            <w:hideMark/>
          </w:tcPr>
          <w:p w14:paraId="62286E19" w14:textId="77777777" w:rsidR="004E4D3F" w:rsidRPr="00EC1FA9" w:rsidRDefault="004E4D3F" w:rsidP="00376EFA">
            <w:r w:rsidRPr="00EC1FA9">
              <w:t>18.7</w:t>
            </w:r>
          </w:p>
        </w:tc>
        <w:tc>
          <w:tcPr>
            <w:tcW w:w="616" w:type="pct"/>
            <w:noWrap/>
            <w:hideMark/>
          </w:tcPr>
          <w:p w14:paraId="4414ACF8" w14:textId="77777777" w:rsidR="004E4D3F" w:rsidRPr="00EC1FA9" w:rsidRDefault="004E4D3F" w:rsidP="00376EFA">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376EFA">
            <w:r w:rsidRPr="00EC1FA9">
              <w:t>9.1</w:t>
            </w:r>
          </w:p>
        </w:tc>
        <w:tc>
          <w:tcPr>
            <w:tcW w:w="619" w:type="pct"/>
            <w:noWrap/>
            <w:hideMark/>
          </w:tcPr>
          <w:p w14:paraId="500F4C69" w14:textId="77777777" w:rsidR="004E4D3F" w:rsidRPr="00EC1FA9" w:rsidRDefault="004E4D3F" w:rsidP="00376EFA">
            <w:r w:rsidRPr="00EC1FA9">
              <w:t>4.3</w:t>
            </w:r>
          </w:p>
        </w:tc>
        <w:tc>
          <w:tcPr>
            <w:tcW w:w="619" w:type="pct"/>
            <w:noWrap/>
            <w:hideMark/>
          </w:tcPr>
          <w:p w14:paraId="75F342D7" w14:textId="77777777" w:rsidR="004E4D3F" w:rsidRPr="00EC1FA9" w:rsidRDefault="004E4D3F" w:rsidP="00376EFA">
            <w:r w:rsidRPr="00EC1FA9">
              <w:t>6.1</w:t>
            </w:r>
          </w:p>
        </w:tc>
        <w:tc>
          <w:tcPr>
            <w:tcW w:w="619" w:type="pct"/>
            <w:noWrap/>
            <w:hideMark/>
          </w:tcPr>
          <w:p w14:paraId="10582520" w14:textId="77777777" w:rsidR="004E4D3F" w:rsidRPr="00EC1FA9" w:rsidRDefault="004E4D3F" w:rsidP="00376EFA">
            <w:r w:rsidRPr="00EC1FA9">
              <w:t>8.0</w:t>
            </w:r>
          </w:p>
        </w:tc>
        <w:tc>
          <w:tcPr>
            <w:tcW w:w="619" w:type="pct"/>
            <w:noWrap/>
            <w:hideMark/>
          </w:tcPr>
          <w:p w14:paraId="2094E936" w14:textId="77777777" w:rsidR="004E4D3F" w:rsidRPr="00EC1FA9" w:rsidRDefault="004E4D3F" w:rsidP="00376EFA">
            <w:r w:rsidRPr="00EC1FA9">
              <w:t>11.7</w:t>
            </w:r>
          </w:p>
        </w:tc>
        <w:tc>
          <w:tcPr>
            <w:tcW w:w="616" w:type="pct"/>
            <w:noWrap/>
            <w:hideMark/>
          </w:tcPr>
          <w:p w14:paraId="0BC37305" w14:textId="77777777" w:rsidR="004E4D3F" w:rsidRPr="00EC1FA9" w:rsidRDefault="004E4D3F" w:rsidP="00376EFA">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376EFA">
            <w:r w:rsidRPr="00EC1FA9">
              <w:t>9.7</w:t>
            </w:r>
          </w:p>
        </w:tc>
        <w:tc>
          <w:tcPr>
            <w:tcW w:w="619" w:type="pct"/>
            <w:noWrap/>
            <w:hideMark/>
          </w:tcPr>
          <w:p w14:paraId="2E7D49AF" w14:textId="77777777" w:rsidR="004E4D3F" w:rsidRPr="00EC1FA9" w:rsidRDefault="004E4D3F" w:rsidP="00376EFA">
            <w:r w:rsidRPr="00EC1FA9">
              <w:t>4.5</w:t>
            </w:r>
          </w:p>
        </w:tc>
        <w:tc>
          <w:tcPr>
            <w:tcW w:w="619" w:type="pct"/>
            <w:noWrap/>
            <w:hideMark/>
          </w:tcPr>
          <w:p w14:paraId="17808C94" w14:textId="77777777" w:rsidR="004E4D3F" w:rsidRPr="00EC1FA9" w:rsidRDefault="004E4D3F" w:rsidP="00376EFA">
            <w:r w:rsidRPr="00EC1FA9">
              <w:t>6.3</w:t>
            </w:r>
          </w:p>
        </w:tc>
        <w:tc>
          <w:tcPr>
            <w:tcW w:w="619" w:type="pct"/>
            <w:noWrap/>
            <w:hideMark/>
          </w:tcPr>
          <w:p w14:paraId="399DC09D" w14:textId="77777777" w:rsidR="004E4D3F" w:rsidRPr="00EC1FA9" w:rsidRDefault="004E4D3F" w:rsidP="00376EFA">
            <w:r w:rsidRPr="00EC1FA9">
              <w:t>8.8</w:t>
            </w:r>
          </w:p>
        </w:tc>
        <w:tc>
          <w:tcPr>
            <w:tcW w:w="619" w:type="pct"/>
            <w:noWrap/>
            <w:hideMark/>
          </w:tcPr>
          <w:p w14:paraId="73F31F5F" w14:textId="77777777" w:rsidR="004E4D3F" w:rsidRPr="00EC1FA9" w:rsidRDefault="004E4D3F" w:rsidP="00376EFA">
            <w:r w:rsidRPr="00EC1FA9">
              <w:t>12.4</w:t>
            </w:r>
          </w:p>
        </w:tc>
        <w:tc>
          <w:tcPr>
            <w:tcW w:w="616" w:type="pct"/>
            <w:noWrap/>
            <w:hideMark/>
          </w:tcPr>
          <w:p w14:paraId="510785A2" w14:textId="77777777" w:rsidR="004E4D3F" w:rsidRPr="00EC1FA9" w:rsidRDefault="004E4D3F" w:rsidP="00376EFA">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376EFA">
            <w:r w:rsidRPr="00EC1FA9">
              <w:t>12.4</w:t>
            </w:r>
          </w:p>
        </w:tc>
        <w:tc>
          <w:tcPr>
            <w:tcW w:w="619" w:type="pct"/>
            <w:noWrap/>
            <w:hideMark/>
          </w:tcPr>
          <w:p w14:paraId="58714AA8" w14:textId="77777777" w:rsidR="004E4D3F" w:rsidRPr="00EC1FA9" w:rsidRDefault="004E4D3F" w:rsidP="00376EFA">
            <w:r w:rsidRPr="00EC1FA9">
              <w:t>6.1</w:t>
            </w:r>
          </w:p>
        </w:tc>
        <w:tc>
          <w:tcPr>
            <w:tcW w:w="619" w:type="pct"/>
            <w:noWrap/>
            <w:hideMark/>
          </w:tcPr>
          <w:p w14:paraId="0D49E9C6" w14:textId="77777777" w:rsidR="004E4D3F" w:rsidRPr="00EC1FA9" w:rsidRDefault="004E4D3F" w:rsidP="00376EFA">
            <w:r w:rsidRPr="00EC1FA9">
              <w:t>8.9</w:t>
            </w:r>
          </w:p>
        </w:tc>
        <w:tc>
          <w:tcPr>
            <w:tcW w:w="619" w:type="pct"/>
            <w:noWrap/>
            <w:hideMark/>
          </w:tcPr>
          <w:p w14:paraId="679A10C4" w14:textId="77777777" w:rsidR="004E4D3F" w:rsidRPr="00EC1FA9" w:rsidRDefault="004E4D3F" w:rsidP="00376EFA">
            <w:r w:rsidRPr="00EC1FA9">
              <w:t>10.8</w:t>
            </w:r>
          </w:p>
        </w:tc>
        <w:tc>
          <w:tcPr>
            <w:tcW w:w="619" w:type="pct"/>
            <w:noWrap/>
            <w:hideMark/>
          </w:tcPr>
          <w:p w14:paraId="1C82261E" w14:textId="77777777" w:rsidR="004E4D3F" w:rsidRPr="00EC1FA9" w:rsidRDefault="004E4D3F" w:rsidP="00376EFA">
            <w:r w:rsidRPr="00EC1FA9">
              <w:t>14.8</w:t>
            </w:r>
          </w:p>
        </w:tc>
        <w:tc>
          <w:tcPr>
            <w:tcW w:w="616" w:type="pct"/>
            <w:noWrap/>
            <w:hideMark/>
          </w:tcPr>
          <w:p w14:paraId="47FD0A7D" w14:textId="77777777" w:rsidR="004E4D3F" w:rsidRPr="00EC1FA9" w:rsidRDefault="004E4D3F" w:rsidP="00376EFA">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376EFA">
            <w:r w:rsidRPr="00EC1FA9">
              <w:t>9.6</w:t>
            </w:r>
          </w:p>
        </w:tc>
        <w:tc>
          <w:tcPr>
            <w:tcW w:w="619" w:type="pct"/>
            <w:noWrap/>
            <w:hideMark/>
          </w:tcPr>
          <w:p w14:paraId="6BD9CFF6" w14:textId="77777777" w:rsidR="004E4D3F" w:rsidRPr="00EC1FA9" w:rsidRDefault="004E4D3F" w:rsidP="00376EFA">
            <w:r w:rsidRPr="00EC1FA9">
              <w:t>3.0</w:t>
            </w:r>
          </w:p>
        </w:tc>
        <w:tc>
          <w:tcPr>
            <w:tcW w:w="619" w:type="pct"/>
            <w:noWrap/>
            <w:hideMark/>
          </w:tcPr>
          <w:p w14:paraId="1E0BF632" w14:textId="77777777" w:rsidR="004E4D3F" w:rsidRPr="00EC1FA9" w:rsidRDefault="004E4D3F" w:rsidP="00376EFA">
            <w:r w:rsidRPr="00EC1FA9">
              <w:t>5.3</w:t>
            </w:r>
          </w:p>
        </w:tc>
        <w:tc>
          <w:tcPr>
            <w:tcW w:w="619" w:type="pct"/>
            <w:noWrap/>
            <w:hideMark/>
          </w:tcPr>
          <w:p w14:paraId="4BF0B04F" w14:textId="77777777" w:rsidR="004E4D3F" w:rsidRPr="00EC1FA9" w:rsidRDefault="004E4D3F" w:rsidP="00376EFA">
            <w:r w:rsidRPr="00EC1FA9">
              <w:t>8.0</w:t>
            </w:r>
          </w:p>
        </w:tc>
        <w:tc>
          <w:tcPr>
            <w:tcW w:w="619" w:type="pct"/>
            <w:noWrap/>
            <w:hideMark/>
          </w:tcPr>
          <w:p w14:paraId="6BA89FDD" w14:textId="77777777" w:rsidR="004E4D3F" w:rsidRPr="00EC1FA9" w:rsidRDefault="004E4D3F" w:rsidP="00376EFA">
            <w:r w:rsidRPr="00EC1FA9">
              <w:t>12.6</w:t>
            </w:r>
          </w:p>
        </w:tc>
        <w:tc>
          <w:tcPr>
            <w:tcW w:w="616" w:type="pct"/>
            <w:noWrap/>
            <w:hideMark/>
          </w:tcPr>
          <w:p w14:paraId="3F09C0F8" w14:textId="77777777" w:rsidR="004E4D3F" w:rsidRPr="00EC1FA9" w:rsidRDefault="004E4D3F" w:rsidP="00376EFA">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376EFA">
            <w:r w:rsidRPr="00EC1FA9">
              <w:t>6.3</w:t>
            </w:r>
          </w:p>
        </w:tc>
        <w:tc>
          <w:tcPr>
            <w:tcW w:w="619" w:type="pct"/>
            <w:noWrap/>
            <w:hideMark/>
          </w:tcPr>
          <w:p w14:paraId="7DDDE2CE" w14:textId="77777777" w:rsidR="004E4D3F" w:rsidRPr="00EC1FA9" w:rsidRDefault="004E4D3F" w:rsidP="00376EFA">
            <w:r w:rsidRPr="00EC1FA9">
              <w:t>2.0</w:t>
            </w:r>
          </w:p>
        </w:tc>
        <w:tc>
          <w:tcPr>
            <w:tcW w:w="619" w:type="pct"/>
            <w:noWrap/>
            <w:hideMark/>
          </w:tcPr>
          <w:p w14:paraId="4452EBB3" w14:textId="77777777" w:rsidR="004E4D3F" w:rsidRPr="00EC1FA9" w:rsidRDefault="004E4D3F" w:rsidP="00376EFA">
            <w:r w:rsidRPr="00EC1FA9">
              <w:t>4.4</w:t>
            </w:r>
          </w:p>
        </w:tc>
        <w:tc>
          <w:tcPr>
            <w:tcW w:w="619" w:type="pct"/>
            <w:noWrap/>
            <w:hideMark/>
          </w:tcPr>
          <w:p w14:paraId="3C291D66" w14:textId="77777777" w:rsidR="004E4D3F" w:rsidRPr="00EC1FA9" w:rsidRDefault="004E4D3F" w:rsidP="00376EFA">
            <w:r w:rsidRPr="00EC1FA9">
              <w:t>5.8</w:t>
            </w:r>
          </w:p>
        </w:tc>
        <w:tc>
          <w:tcPr>
            <w:tcW w:w="619" w:type="pct"/>
            <w:noWrap/>
            <w:hideMark/>
          </w:tcPr>
          <w:p w14:paraId="1059B710" w14:textId="77777777" w:rsidR="004E4D3F" w:rsidRPr="00EC1FA9" w:rsidRDefault="004E4D3F" w:rsidP="00376EFA">
            <w:r w:rsidRPr="00EC1FA9">
              <w:t>7.5</w:t>
            </w:r>
          </w:p>
        </w:tc>
        <w:tc>
          <w:tcPr>
            <w:tcW w:w="616" w:type="pct"/>
            <w:noWrap/>
            <w:hideMark/>
          </w:tcPr>
          <w:p w14:paraId="5CD08E98" w14:textId="77777777" w:rsidR="004E4D3F" w:rsidRPr="00EC1FA9" w:rsidRDefault="004E4D3F" w:rsidP="00376EFA">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376EFA">
            <w:r w:rsidRPr="00EC1FA9">
              <w:t>16.1</w:t>
            </w:r>
          </w:p>
        </w:tc>
        <w:tc>
          <w:tcPr>
            <w:tcW w:w="619" w:type="pct"/>
            <w:noWrap/>
            <w:hideMark/>
          </w:tcPr>
          <w:p w14:paraId="78C73511" w14:textId="77777777" w:rsidR="004E4D3F" w:rsidRPr="00EC1FA9" w:rsidRDefault="004E4D3F" w:rsidP="00376EFA">
            <w:r w:rsidRPr="00EC1FA9">
              <w:t>5.9</w:t>
            </w:r>
          </w:p>
        </w:tc>
        <w:tc>
          <w:tcPr>
            <w:tcW w:w="619" w:type="pct"/>
            <w:noWrap/>
            <w:hideMark/>
          </w:tcPr>
          <w:p w14:paraId="0D4BB8A0" w14:textId="77777777" w:rsidR="004E4D3F" w:rsidRPr="00EC1FA9" w:rsidRDefault="004E4D3F" w:rsidP="00376EFA">
            <w:r w:rsidRPr="00EC1FA9">
              <w:t>11.8</w:t>
            </w:r>
          </w:p>
        </w:tc>
        <w:tc>
          <w:tcPr>
            <w:tcW w:w="619" w:type="pct"/>
            <w:noWrap/>
            <w:hideMark/>
          </w:tcPr>
          <w:p w14:paraId="2CF697E2" w14:textId="77777777" w:rsidR="004E4D3F" w:rsidRPr="00EC1FA9" w:rsidRDefault="004E4D3F" w:rsidP="00376EFA">
            <w:r w:rsidRPr="00EC1FA9">
              <w:t>15.3</w:t>
            </w:r>
          </w:p>
        </w:tc>
        <w:tc>
          <w:tcPr>
            <w:tcW w:w="619" w:type="pct"/>
            <w:noWrap/>
            <w:hideMark/>
          </w:tcPr>
          <w:p w14:paraId="0B2D9711" w14:textId="77777777" w:rsidR="004E4D3F" w:rsidRPr="00EC1FA9" w:rsidRDefault="004E4D3F" w:rsidP="00376EFA">
            <w:r w:rsidRPr="00EC1FA9">
              <w:t>20.8</w:t>
            </w:r>
          </w:p>
        </w:tc>
        <w:tc>
          <w:tcPr>
            <w:tcW w:w="616" w:type="pct"/>
            <w:noWrap/>
            <w:hideMark/>
          </w:tcPr>
          <w:p w14:paraId="6F09121B" w14:textId="77777777" w:rsidR="004E4D3F" w:rsidRPr="00EC1FA9" w:rsidRDefault="004E4D3F" w:rsidP="00376EFA">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376EFA">
            <w:r w:rsidRPr="00EC1FA9">
              <w:t>14.1</w:t>
            </w:r>
          </w:p>
        </w:tc>
        <w:tc>
          <w:tcPr>
            <w:tcW w:w="619" w:type="pct"/>
            <w:noWrap/>
            <w:hideMark/>
          </w:tcPr>
          <w:p w14:paraId="4D3C59F9" w14:textId="77777777" w:rsidR="004E4D3F" w:rsidRPr="00EC1FA9" w:rsidRDefault="004E4D3F" w:rsidP="00376EFA">
            <w:r w:rsidRPr="00EC1FA9">
              <w:t>3.7</w:t>
            </w:r>
          </w:p>
        </w:tc>
        <w:tc>
          <w:tcPr>
            <w:tcW w:w="619" w:type="pct"/>
            <w:noWrap/>
            <w:hideMark/>
          </w:tcPr>
          <w:p w14:paraId="1F547A5A" w14:textId="77777777" w:rsidR="004E4D3F" w:rsidRPr="00EC1FA9" w:rsidRDefault="004E4D3F" w:rsidP="00376EFA">
            <w:r w:rsidRPr="00EC1FA9">
              <w:t>10.3</w:t>
            </w:r>
          </w:p>
        </w:tc>
        <w:tc>
          <w:tcPr>
            <w:tcW w:w="619" w:type="pct"/>
            <w:noWrap/>
            <w:hideMark/>
          </w:tcPr>
          <w:p w14:paraId="06E6A0D2" w14:textId="77777777" w:rsidR="004E4D3F" w:rsidRPr="00EC1FA9" w:rsidRDefault="004E4D3F" w:rsidP="00376EFA">
            <w:r w:rsidRPr="00EC1FA9">
              <w:t>13.2</w:t>
            </w:r>
          </w:p>
        </w:tc>
        <w:tc>
          <w:tcPr>
            <w:tcW w:w="619" w:type="pct"/>
            <w:noWrap/>
            <w:hideMark/>
          </w:tcPr>
          <w:p w14:paraId="58B44EC3" w14:textId="77777777" w:rsidR="004E4D3F" w:rsidRPr="00EC1FA9" w:rsidRDefault="004E4D3F" w:rsidP="00376EFA">
            <w:r w:rsidRPr="00EC1FA9">
              <w:t>17.0</w:t>
            </w:r>
          </w:p>
        </w:tc>
        <w:tc>
          <w:tcPr>
            <w:tcW w:w="616" w:type="pct"/>
            <w:noWrap/>
            <w:hideMark/>
          </w:tcPr>
          <w:p w14:paraId="183E6AB4" w14:textId="77777777" w:rsidR="004E4D3F" w:rsidRPr="00EC1FA9" w:rsidRDefault="004E4D3F" w:rsidP="00376EFA">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376EFA">
            <w:r w:rsidRPr="00EC1FA9">
              <w:t>12.9</w:t>
            </w:r>
          </w:p>
        </w:tc>
        <w:tc>
          <w:tcPr>
            <w:tcW w:w="619" w:type="pct"/>
            <w:noWrap/>
            <w:hideMark/>
          </w:tcPr>
          <w:p w14:paraId="771C7DB6" w14:textId="77777777" w:rsidR="004E4D3F" w:rsidRPr="00EC1FA9" w:rsidRDefault="004E4D3F" w:rsidP="00376EFA">
            <w:r w:rsidRPr="00EC1FA9">
              <w:t>2.8</w:t>
            </w:r>
          </w:p>
        </w:tc>
        <w:tc>
          <w:tcPr>
            <w:tcW w:w="619" w:type="pct"/>
            <w:noWrap/>
            <w:hideMark/>
          </w:tcPr>
          <w:p w14:paraId="1B0FB491" w14:textId="77777777" w:rsidR="004E4D3F" w:rsidRPr="00EC1FA9" w:rsidRDefault="004E4D3F" w:rsidP="00376EFA">
            <w:r w:rsidRPr="00EC1FA9">
              <w:t>7.7</w:t>
            </w:r>
          </w:p>
        </w:tc>
        <w:tc>
          <w:tcPr>
            <w:tcW w:w="619" w:type="pct"/>
            <w:noWrap/>
            <w:hideMark/>
          </w:tcPr>
          <w:p w14:paraId="448EE57C" w14:textId="77777777" w:rsidR="004E4D3F" w:rsidRPr="00EC1FA9" w:rsidRDefault="004E4D3F" w:rsidP="00376EFA">
            <w:r w:rsidRPr="00EC1FA9">
              <w:t>11.3</w:t>
            </w:r>
          </w:p>
        </w:tc>
        <w:tc>
          <w:tcPr>
            <w:tcW w:w="619" w:type="pct"/>
            <w:noWrap/>
            <w:hideMark/>
          </w:tcPr>
          <w:p w14:paraId="39069279" w14:textId="77777777" w:rsidR="004E4D3F" w:rsidRPr="00EC1FA9" w:rsidRDefault="004E4D3F" w:rsidP="00376EFA">
            <w:r w:rsidRPr="00EC1FA9">
              <w:t>17.5</w:t>
            </w:r>
          </w:p>
        </w:tc>
        <w:tc>
          <w:tcPr>
            <w:tcW w:w="616" w:type="pct"/>
            <w:noWrap/>
            <w:hideMark/>
          </w:tcPr>
          <w:p w14:paraId="4C2E1049" w14:textId="77777777" w:rsidR="004E4D3F" w:rsidRPr="00EC1FA9" w:rsidRDefault="004E4D3F" w:rsidP="00376EFA">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376EFA">
            <w:r w:rsidRPr="00EC1FA9">
              <w:t>9.9</w:t>
            </w:r>
          </w:p>
        </w:tc>
        <w:tc>
          <w:tcPr>
            <w:tcW w:w="619" w:type="pct"/>
            <w:noWrap/>
            <w:hideMark/>
          </w:tcPr>
          <w:p w14:paraId="35B1E5E8" w14:textId="77777777" w:rsidR="004E4D3F" w:rsidRPr="00EC1FA9" w:rsidRDefault="004E4D3F" w:rsidP="00376EFA">
            <w:r w:rsidRPr="00EC1FA9">
              <w:t>2.9</w:t>
            </w:r>
          </w:p>
        </w:tc>
        <w:tc>
          <w:tcPr>
            <w:tcW w:w="619" w:type="pct"/>
            <w:noWrap/>
            <w:hideMark/>
          </w:tcPr>
          <w:p w14:paraId="04CDB9D8" w14:textId="77777777" w:rsidR="004E4D3F" w:rsidRPr="00EC1FA9" w:rsidRDefault="004E4D3F" w:rsidP="00376EFA">
            <w:r w:rsidRPr="00EC1FA9">
              <w:t>5.0</w:t>
            </w:r>
          </w:p>
        </w:tc>
        <w:tc>
          <w:tcPr>
            <w:tcW w:w="619" w:type="pct"/>
            <w:noWrap/>
            <w:hideMark/>
          </w:tcPr>
          <w:p w14:paraId="635F4EA9" w14:textId="77777777" w:rsidR="004E4D3F" w:rsidRPr="00EC1FA9" w:rsidRDefault="004E4D3F" w:rsidP="00376EFA">
            <w:r w:rsidRPr="00EC1FA9">
              <w:t>7.8</w:t>
            </w:r>
          </w:p>
        </w:tc>
        <w:tc>
          <w:tcPr>
            <w:tcW w:w="619" w:type="pct"/>
            <w:noWrap/>
            <w:hideMark/>
          </w:tcPr>
          <w:p w14:paraId="5A599644" w14:textId="77777777" w:rsidR="004E4D3F" w:rsidRPr="00EC1FA9" w:rsidRDefault="004E4D3F" w:rsidP="00376EFA">
            <w:r w:rsidRPr="00EC1FA9">
              <w:t>12.5</w:t>
            </w:r>
          </w:p>
        </w:tc>
        <w:tc>
          <w:tcPr>
            <w:tcW w:w="616" w:type="pct"/>
            <w:noWrap/>
            <w:hideMark/>
          </w:tcPr>
          <w:p w14:paraId="39E6859F" w14:textId="77777777" w:rsidR="004E4D3F" w:rsidRPr="00EC1FA9" w:rsidRDefault="004E4D3F" w:rsidP="00376EFA">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376EFA">
            <w:r w:rsidRPr="00EC1FA9">
              <w:t>8.3</w:t>
            </w:r>
          </w:p>
        </w:tc>
        <w:tc>
          <w:tcPr>
            <w:tcW w:w="619" w:type="pct"/>
            <w:noWrap/>
            <w:hideMark/>
          </w:tcPr>
          <w:p w14:paraId="02D8E5CB" w14:textId="77777777" w:rsidR="004E4D3F" w:rsidRPr="00EC1FA9" w:rsidRDefault="004E4D3F" w:rsidP="00376EFA">
            <w:r w:rsidRPr="00EC1FA9">
              <w:t>3.1</w:t>
            </w:r>
          </w:p>
        </w:tc>
        <w:tc>
          <w:tcPr>
            <w:tcW w:w="619" w:type="pct"/>
            <w:noWrap/>
            <w:hideMark/>
          </w:tcPr>
          <w:p w14:paraId="55F44056" w14:textId="77777777" w:rsidR="004E4D3F" w:rsidRPr="00EC1FA9" w:rsidRDefault="004E4D3F" w:rsidP="00376EFA">
            <w:r w:rsidRPr="00EC1FA9">
              <w:t>5.6</w:t>
            </w:r>
          </w:p>
        </w:tc>
        <w:tc>
          <w:tcPr>
            <w:tcW w:w="619" w:type="pct"/>
            <w:noWrap/>
            <w:hideMark/>
          </w:tcPr>
          <w:p w14:paraId="165507CD" w14:textId="77777777" w:rsidR="004E4D3F" w:rsidRPr="00EC1FA9" w:rsidRDefault="004E4D3F" w:rsidP="00376EFA">
            <w:r w:rsidRPr="00EC1FA9">
              <w:t>7.0</w:t>
            </w:r>
          </w:p>
        </w:tc>
        <w:tc>
          <w:tcPr>
            <w:tcW w:w="619" w:type="pct"/>
            <w:noWrap/>
            <w:hideMark/>
          </w:tcPr>
          <w:p w14:paraId="571904CF" w14:textId="77777777" w:rsidR="004E4D3F" w:rsidRPr="00EC1FA9" w:rsidRDefault="004E4D3F" w:rsidP="00376EFA">
            <w:r w:rsidRPr="00EC1FA9">
              <w:t>10.2</w:t>
            </w:r>
          </w:p>
        </w:tc>
        <w:tc>
          <w:tcPr>
            <w:tcW w:w="616" w:type="pct"/>
            <w:noWrap/>
            <w:hideMark/>
          </w:tcPr>
          <w:p w14:paraId="75DA6205" w14:textId="77777777" w:rsidR="004E4D3F" w:rsidRPr="00EC1FA9" w:rsidRDefault="004E4D3F" w:rsidP="00376EFA">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376EFA">
            <w:r w:rsidRPr="00EC1FA9">
              <w:t>9.3</w:t>
            </w:r>
          </w:p>
        </w:tc>
        <w:tc>
          <w:tcPr>
            <w:tcW w:w="619" w:type="pct"/>
            <w:noWrap/>
            <w:hideMark/>
          </w:tcPr>
          <w:p w14:paraId="0F703572" w14:textId="77777777" w:rsidR="004E4D3F" w:rsidRPr="00EC1FA9" w:rsidRDefault="004E4D3F" w:rsidP="00376EFA">
            <w:r w:rsidRPr="00EC1FA9">
              <w:t>4.4</w:t>
            </w:r>
          </w:p>
        </w:tc>
        <w:tc>
          <w:tcPr>
            <w:tcW w:w="619" w:type="pct"/>
            <w:noWrap/>
            <w:hideMark/>
          </w:tcPr>
          <w:p w14:paraId="5EBF12F4" w14:textId="77777777" w:rsidR="004E4D3F" w:rsidRPr="00EC1FA9" w:rsidRDefault="004E4D3F" w:rsidP="00376EFA">
            <w:r w:rsidRPr="00EC1FA9">
              <w:t>6.8</w:t>
            </w:r>
          </w:p>
        </w:tc>
        <w:tc>
          <w:tcPr>
            <w:tcW w:w="619" w:type="pct"/>
            <w:noWrap/>
            <w:hideMark/>
          </w:tcPr>
          <w:p w14:paraId="634711DA" w14:textId="77777777" w:rsidR="004E4D3F" w:rsidRPr="00EC1FA9" w:rsidRDefault="004E4D3F" w:rsidP="00376EFA">
            <w:r w:rsidRPr="00EC1FA9">
              <w:t>8.4</w:t>
            </w:r>
          </w:p>
        </w:tc>
        <w:tc>
          <w:tcPr>
            <w:tcW w:w="619" w:type="pct"/>
            <w:noWrap/>
            <w:hideMark/>
          </w:tcPr>
          <w:p w14:paraId="3884B1A9" w14:textId="77777777" w:rsidR="004E4D3F" w:rsidRPr="00EC1FA9" w:rsidRDefault="004E4D3F" w:rsidP="00376EFA">
            <w:r w:rsidRPr="00EC1FA9">
              <w:t>11.0</w:t>
            </w:r>
          </w:p>
        </w:tc>
        <w:tc>
          <w:tcPr>
            <w:tcW w:w="616" w:type="pct"/>
            <w:noWrap/>
            <w:hideMark/>
          </w:tcPr>
          <w:p w14:paraId="55A07596" w14:textId="77777777" w:rsidR="004E4D3F" w:rsidRPr="00EC1FA9" w:rsidRDefault="004E4D3F" w:rsidP="00376EFA">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376EFA">
            <w:r w:rsidRPr="00EC1FA9">
              <w:t>6.2</w:t>
            </w:r>
          </w:p>
        </w:tc>
        <w:tc>
          <w:tcPr>
            <w:tcW w:w="619" w:type="pct"/>
            <w:noWrap/>
            <w:hideMark/>
          </w:tcPr>
          <w:p w14:paraId="041214CF" w14:textId="77777777" w:rsidR="004E4D3F" w:rsidRPr="00EC1FA9" w:rsidRDefault="004E4D3F" w:rsidP="00376EFA">
            <w:r w:rsidRPr="00EC1FA9">
              <w:t>1.7</w:t>
            </w:r>
          </w:p>
        </w:tc>
        <w:tc>
          <w:tcPr>
            <w:tcW w:w="619" w:type="pct"/>
            <w:noWrap/>
            <w:hideMark/>
          </w:tcPr>
          <w:p w14:paraId="44B4FA5A" w14:textId="77777777" w:rsidR="004E4D3F" w:rsidRPr="00EC1FA9" w:rsidRDefault="004E4D3F" w:rsidP="00376EFA">
            <w:r w:rsidRPr="00EC1FA9">
              <w:t>4.0</w:t>
            </w:r>
          </w:p>
        </w:tc>
        <w:tc>
          <w:tcPr>
            <w:tcW w:w="619" w:type="pct"/>
            <w:noWrap/>
            <w:hideMark/>
          </w:tcPr>
          <w:p w14:paraId="6DF52E87" w14:textId="77777777" w:rsidR="004E4D3F" w:rsidRPr="00EC1FA9" w:rsidRDefault="004E4D3F" w:rsidP="00376EFA">
            <w:r w:rsidRPr="00EC1FA9">
              <w:t>5.5</w:t>
            </w:r>
          </w:p>
        </w:tc>
        <w:tc>
          <w:tcPr>
            <w:tcW w:w="619" w:type="pct"/>
            <w:noWrap/>
            <w:hideMark/>
          </w:tcPr>
          <w:p w14:paraId="7206D718" w14:textId="77777777" w:rsidR="004E4D3F" w:rsidRPr="00EC1FA9" w:rsidRDefault="004E4D3F" w:rsidP="00376EFA">
            <w:r w:rsidRPr="00EC1FA9">
              <w:t>8.0</w:t>
            </w:r>
          </w:p>
        </w:tc>
        <w:tc>
          <w:tcPr>
            <w:tcW w:w="616" w:type="pct"/>
            <w:noWrap/>
            <w:hideMark/>
          </w:tcPr>
          <w:p w14:paraId="0B769CD9" w14:textId="77777777" w:rsidR="004E4D3F" w:rsidRPr="00EC1FA9" w:rsidRDefault="004E4D3F" w:rsidP="00376EFA">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376EFA">
            <w:r w:rsidRPr="00EC1FA9">
              <w:t>8.6</w:t>
            </w:r>
          </w:p>
        </w:tc>
        <w:tc>
          <w:tcPr>
            <w:tcW w:w="619" w:type="pct"/>
            <w:noWrap/>
            <w:hideMark/>
          </w:tcPr>
          <w:p w14:paraId="5BEA58EC" w14:textId="77777777" w:rsidR="004E4D3F" w:rsidRPr="00EC1FA9" w:rsidRDefault="004E4D3F" w:rsidP="00376EFA">
            <w:r w:rsidRPr="00EC1FA9">
              <w:t>3.0</w:t>
            </w:r>
          </w:p>
        </w:tc>
        <w:tc>
          <w:tcPr>
            <w:tcW w:w="619" w:type="pct"/>
            <w:noWrap/>
            <w:hideMark/>
          </w:tcPr>
          <w:p w14:paraId="48622EAD" w14:textId="77777777" w:rsidR="004E4D3F" w:rsidRPr="00EC1FA9" w:rsidRDefault="004E4D3F" w:rsidP="00376EFA">
            <w:r w:rsidRPr="00EC1FA9">
              <w:t>5.2</w:t>
            </w:r>
          </w:p>
        </w:tc>
        <w:tc>
          <w:tcPr>
            <w:tcW w:w="619" w:type="pct"/>
            <w:noWrap/>
            <w:hideMark/>
          </w:tcPr>
          <w:p w14:paraId="79A56D9F" w14:textId="77777777" w:rsidR="004E4D3F" w:rsidRPr="00EC1FA9" w:rsidRDefault="004E4D3F" w:rsidP="00376EFA">
            <w:r w:rsidRPr="00EC1FA9">
              <w:t>7.7</w:t>
            </w:r>
          </w:p>
        </w:tc>
        <w:tc>
          <w:tcPr>
            <w:tcW w:w="619" w:type="pct"/>
            <w:noWrap/>
            <w:hideMark/>
          </w:tcPr>
          <w:p w14:paraId="5A6B779A" w14:textId="77777777" w:rsidR="004E4D3F" w:rsidRPr="00EC1FA9" w:rsidRDefault="004E4D3F" w:rsidP="00376EFA">
            <w:r w:rsidRPr="00EC1FA9">
              <w:t>11.1</w:t>
            </w:r>
          </w:p>
        </w:tc>
        <w:tc>
          <w:tcPr>
            <w:tcW w:w="616" w:type="pct"/>
            <w:noWrap/>
            <w:hideMark/>
          </w:tcPr>
          <w:p w14:paraId="67D83F1C" w14:textId="77777777" w:rsidR="004E4D3F" w:rsidRPr="00EC1FA9" w:rsidRDefault="004E4D3F" w:rsidP="00376EFA">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376EFA">
            <w:r w:rsidRPr="00EC1FA9">
              <w:t>15.9</w:t>
            </w:r>
          </w:p>
        </w:tc>
        <w:tc>
          <w:tcPr>
            <w:tcW w:w="619" w:type="pct"/>
            <w:noWrap/>
            <w:hideMark/>
          </w:tcPr>
          <w:p w14:paraId="6D140DA0" w14:textId="77777777" w:rsidR="004E4D3F" w:rsidRPr="00EC1FA9" w:rsidRDefault="004E4D3F" w:rsidP="00376EFA">
            <w:r w:rsidRPr="00EC1FA9">
              <w:t>5.5</w:t>
            </w:r>
          </w:p>
        </w:tc>
        <w:tc>
          <w:tcPr>
            <w:tcW w:w="619" w:type="pct"/>
            <w:noWrap/>
            <w:hideMark/>
          </w:tcPr>
          <w:p w14:paraId="355B9F19" w14:textId="77777777" w:rsidR="004E4D3F" w:rsidRPr="00EC1FA9" w:rsidRDefault="004E4D3F" w:rsidP="00376EFA">
            <w:r w:rsidRPr="00EC1FA9">
              <w:t>10.5</w:t>
            </w:r>
          </w:p>
        </w:tc>
        <w:tc>
          <w:tcPr>
            <w:tcW w:w="619" w:type="pct"/>
            <w:noWrap/>
            <w:hideMark/>
          </w:tcPr>
          <w:p w14:paraId="16F3522F" w14:textId="77777777" w:rsidR="004E4D3F" w:rsidRPr="00EC1FA9" w:rsidRDefault="004E4D3F" w:rsidP="00376EFA">
            <w:r w:rsidRPr="00EC1FA9">
              <w:t>14.7</w:t>
            </w:r>
          </w:p>
        </w:tc>
        <w:tc>
          <w:tcPr>
            <w:tcW w:w="619" w:type="pct"/>
            <w:noWrap/>
            <w:hideMark/>
          </w:tcPr>
          <w:p w14:paraId="0FA48F39" w14:textId="77777777" w:rsidR="004E4D3F" w:rsidRPr="00EC1FA9" w:rsidRDefault="004E4D3F" w:rsidP="00376EFA">
            <w:r w:rsidRPr="00EC1FA9">
              <w:t>20.8</w:t>
            </w:r>
          </w:p>
        </w:tc>
        <w:tc>
          <w:tcPr>
            <w:tcW w:w="616" w:type="pct"/>
            <w:noWrap/>
            <w:hideMark/>
          </w:tcPr>
          <w:p w14:paraId="37172F63" w14:textId="77777777" w:rsidR="004E4D3F" w:rsidRPr="00EC1FA9" w:rsidRDefault="004E4D3F" w:rsidP="00376EFA">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376EFA">
            <w:r w:rsidRPr="00EC1FA9">
              <w:t>9.1</w:t>
            </w:r>
          </w:p>
        </w:tc>
        <w:tc>
          <w:tcPr>
            <w:tcW w:w="619" w:type="pct"/>
            <w:noWrap/>
            <w:hideMark/>
          </w:tcPr>
          <w:p w14:paraId="75592E36" w14:textId="77777777" w:rsidR="004E4D3F" w:rsidRPr="00EC1FA9" w:rsidRDefault="004E4D3F" w:rsidP="00376EFA">
            <w:r w:rsidRPr="00EC1FA9">
              <w:t>5.0</w:t>
            </w:r>
          </w:p>
        </w:tc>
        <w:tc>
          <w:tcPr>
            <w:tcW w:w="619" w:type="pct"/>
            <w:noWrap/>
            <w:hideMark/>
          </w:tcPr>
          <w:p w14:paraId="794EBBD5" w14:textId="77777777" w:rsidR="004E4D3F" w:rsidRPr="00EC1FA9" w:rsidRDefault="004E4D3F" w:rsidP="00376EFA">
            <w:r w:rsidRPr="00EC1FA9">
              <w:t>7.4</w:t>
            </w:r>
          </w:p>
        </w:tc>
        <w:tc>
          <w:tcPr>
            <w:tcW w:w="619" w:type="pct"/>
            <w:noWrap/>
            <w:hideMark/>
          </w:tcPr>
          <w:p w14:paraId="5C88E213" w14:textId="77777777" w:rsidR="004E4D3F" w:rsidRPr="00EC1FA9" w:rsidRDefault="004E4D3F" w:rsidP="00376EFA">
            <w:r w:rsidRPr="00EC1FA9">
              <w:t>8.4</w:t>
            </w:r>
          </w:p>
        </w:tc>
        <w:tc>
          <w:tcPr>
            <w:tcW w:w="619" w:type="pct"/>
            <w:noWrap/>
            <w:hideMark/>
          </w:tcPr>
          <w:p w14:paraId="0A55CAF2" w14:textId="77777777" w:rsidR="004E4D3F" w:rsidRPr="00EC1FA9" w:rsidRDefault="004E4D3F" w:rsidP="00376EFA">
            <w:r w:rsidRPr="00EC1FA9">
              <w:t>10.3</w:t>
            </w:r>
          </w:p>
        </w:tc>
        <w:tc>
          <w:tcPr>
            <w:tcW w:w="616" w:type="pct"/>
            <w:noWrap/>
            <w:hideMark/>
          </w:tcPr>
          <w:p w14:paraId="185769CD" w14:textId="77777777" w:rsidR="004E4D3F" w:rsidRPr="00EC1FA9" w:rsidRDefault="004E4D3F" w:rsidP="00376EFA">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376EFA">
            <w:r w:rsidRPr="00EC1FA9">
              <w:t>21.0</w:t>
            </w:r>
          </w:p>
        </w:tc>
        <w:tc>
          <w:tcPr>
            <w:tcW w:w="619" w:type="pct"/>
            <w:noWrap/>
            <w:hideMark/>
          </w:tcPr>
          <w:p w14:paraId="0EB3C33A" w14:textId="77777777" w:rsidR="004E4D3F" w:rsidRPr="00EC1FA9" w:rsidRDefault="004E4D3F" w:rsidP="00376EFA">
            <w:r w:rsidRPr="00EC1FA9">
              <w:t>7.1</w:t>
            </w:r>
          </w:p>
        </w:tc>
        <w:tc>
          <w:tcPr>
            <w:tcW w:w="619" w:type="pct"/>
            <w:noWrap/>
            <w:hideMark/>
          </w:tcPr>
          <w:p w14:paraId="215542F7" w14:textId="77777777" w:rsidR="004E4D3F" w:rsidRPr="00EC1FA9" w:rsidRDefault="004E4D3F" w:rsidP="00376EFA">
            <w:r w:rsidRPr="00EC1FA9">
              <w:t>15.8</w:t>
            </w:r>
          </w:p>
        </w:tc>
        <w:tc>
          <w:tcPr>
            <w:tcW w:w="619" w:type="pct"/>
            <w:noWrap/>
            <w:hideMark/>
          </w:tcPr>
          <w:p w14:paraId="5EF6CEBA" w14:textId="77777777" w:rsidR="004E4D3F" w:rsidRPr="00EC1FA9" w:rsidRDefault="004E4D3F" w:rsidP="00376EFA">
            <w:r w:rsidRPr="00EC1FA9">
              <w:t>20.2</w:t>
            </w:r>
          </w:p>
        </w:tc>
        <w:tc>
          <w:tcPr>
            <w:tcW w:w="619" w:type="pct"/>
            <w:noWrap/>
            <w:hideMark/>
          </w:tcPr>
          <w:p w14:paraId="3D659CF9" w14:textId="77777777" w:rsidR="004E4D3F" w:rsidRPr="00EC1FA9" w:rsidRDefault="004E4D3F" w:rsidP="00376EFA">
            <w:r w:rsidRPr="00EC1FA9">
              <w:t>25.7</w:t>
            </w:r>
          </w:p>
        </w:tc>
        <w:tc>
          <w:tcPr>
            <w:tcW w:w="616" w:type="pct"/>
            <w:noWrap/>
            <w:hideMark/>
          </w:tcPr>
          <w:p w14:paraId="7E43C968" w14:textId="77777777" w:rsidR="004E4D3F" w:rsidRPr="00EC1FA9" w:rsidRDefault="004E4D3F" w:rsidP="00376EFA">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376EFA">
            <w:r w:rsidRPr="00EC1FA9">
              <w:t>12.1</w:t>
            </w:r>
          </w:p>
        </w:tc>
        <w:tc>
          <w:tcPr>
            <w:tcW w:w="619" w:type="pct"/>
            <w:noWrap/>
            <w:hideMark/>
          </w:tcPr>
          <w:p w14:paraId="78EAF70E" w14:textId="77777777" w:rsidR="004E4D3F" w:rsidRPr="00EC1FA9" w:rsidRDefault="004E4D3F" w:rsidP="00376EFA">
            <w:r w:rsidRPr="00EC1FA9">
              <w:t>4.7</w:t>
            </w:r>
          </w:p>
        </w:tc>
        <w:tc>
          <w:tcPr>
            <w:tcW w:w="619" w:type="pct"/>
            <w:noWrap/>
            <w:hideMark/>
          </w:tcPr>
          <w:p w14:paraId="6914D5DC" w14:textId="77777777" w:rsidR="004E4D3F" w:rsidRPr="00EC1FA9" w:rsidRDefault="004E4D3F" w:rsidP="00376EFA">
            <w:r w:rsidRPr="00EC1FA9">
              <w:t>7.9</w:t>
            </w:r>
          </w:p>
        </w:tc>
        <w:tc>
          <w:tcPr>
            <w:tcW w:w="619" w:type="pct"/>
            <w:noWrap/>
            <w:hideMark/>
          </w:tcPr>
          <w:p w14:paraId="5F5D49D6" w14:textId="77777777" w:rsidR="004E4D3F" w:rsidRPr="00EC1FA9" w:rsidRDefault="004E4D3F" w:rsidP="00376EFA">
            <w:r w:rsidRPr="00EC1FA9">
              <w:t>11.0</w:t>
            </w:r>
          </w:p>
        </w:tc>
        <w:tc>
          <w:tcPr>
            <w:tcW w:w="619" w:type="pct"/>
            <w:noWrap/>
            <w:hideMark/>
          </w:tcPr>
          <w:p w14:paraId="18E68CAF" w14:textId="77777777" w:rsidR="004E4D3F" w:rsidRPr="00EC1FA9" w:rsidRDefault="004E4D3F" w:rsidP="00376EFA">
            <w:r w:rsidRPr="00EC1FA9">
              <w:t>14.8</w:t>
            </w:r>
          </w:p>
        </w:tc>
        <w:tc>
          <w:tcPr>
            <w:tcW w:w="616" w:type="pct"/>
            <w:noWrap/>
            <w:hideMark/>
          </w:tcPr>
          <w:p w14:paraId="5FAFC54D" w14:textId="77777777" w:rsidR="004E4D3F" w:rsidRPr="00EC1FA9" w:rsidRDefault="004E4D3F" w:rsidP="00376EFA">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376EFA">
            <w:r w:rsidRPr="00EC1FA9">
              <w:t>16.6</w:t>
            </w:r>
          </w:p>
        </w:tc>
        <w:tc>
          <w:tcPr>
            <w:tcW w:w="619" w:type="pct"/>
            <w:noWrap/>
            <w:hideMark/>
          </w:tcPr>
          <w:p w14:paraId="0D747CCF" w14:textId="77777777" w:rsidR="004E4D3F" w:rsidRPr="00EC1FA9" w:rsidRDefault="004E4D3F" w:rsidP="00376EFA">
            <w:r w:rsidRPr="00EC1FA9">
              <w:t>3.2</w:t>
            </w:r>
          </w:p>
        </w:tc>
        <w:tc>
          <w:tcPr>
            <w:tcW w:w="619" w:type="pct"/>
            <w:noWrap/>
            <w:hideMark/>
          </w:tcPr>
          <w:p w14:paraId="48E4DA7B" w14:textId="77777777" w:rsidR="004E4D3F" w:rsidRPr="00EC1FA9" w:rsidRDefault="004E4D3F" w:rsidP="00376EFA">
            <w:r w:rsidRPr="00EC1FA9">
              <w:t>8.3</w:t>
            </w:r>
          </w:p>
        </w:tc>
        <w:tc>
          <w:tcPr>
            <w:tcW w:w="619" w:type="pct"/>
            <w:noWrap/>
            <w:hideMark/>
          </w:tcPr>
          <w:p w14:paraId="0E9E6CE4" w14:textId="77777777" w:rsidR="004E4D3F" w:rsidRPr="00EC1FA9" w:rsidRDefault="004E4D3F" w:rsidP="00376EFA">
            <w:r w:rsidRPr="00EC1FA9">
              <w:t>12.4</w:t>
            </w:r>
          </w:p>
        </w:tc>
        <w:tc>
          <w:tcPr>
            <w:tcW w:w="619" w:type="pct"/>
            <w:noWrap/>
            <w:hideMark/>
          </w:tcPr>
          <w:p w14:paraId="6EC40FE3" w14:textId="77777777" w:rsidR="004E4D3F" w:rsidRPr="00EC1FA9" w:rsidRDefault="004E4D3F" w:rsidP="00376EFA">
            <w:r w:rsidRPr="00EC1FA9">
              <w:t>23.9</w:t>
            </w:r>
          </w:p>
        </w:tc>
        <w:tc>
          <w:tcPr>
            <w:tcW w:w="616" w:type="pct"/>
            <w:noWrap/>
            <w:hideMark/>
          </w:tcPr>
          <w:p w14:paraId="72A265FB" w14:textId="77777777" w:rsidR="004E4D3F" w:rsidRPr="00EC1FA9" w:rsidRDefault="004E4D3F" w:rsidP="00376EFA">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376EFA">
            <w:r w:rsidRPr="00EC1FA9">
              <w:t>11.0</w:t>
            </w:r>
          </w:p>
        </w:tc>
        <w:tc>
          <w:tcPr>
            <w:tcW w:w="619" w:type="pct"/>
            <w:noWrap/>
            <w:hideMark/>
          </w:tcPr>
          <w:p w14:paraId="3D49FD50" w14:textId="77777777" w:rsidR="004E4D3F" w:rsidRPr="00EC1FA9" w:rsidRDefault="004E4D3F" w:rsidP="00376EFA">
            <w:r w:rsidRPr="00EC1FA9">
              <w:t>3.2</w:t>
            </w:r>
          </w:p>
        </w:tc>
        <w:tc>
          <w:tcPr>
            <w:tcW w:w="619" w:type="pct"/>
            <w:noWrap/>
            <w:hideMark/>
          </w:tcPr>
          <w:p w14:paraId="5A87CBF7" w14:textId="77777777" w:rsidR="004E4D3F" w:rsidRPr="00EC1FA9" w:rsidRDefault="004E4D3F" w:rsidP="00376EFA">
            <w:r w:rsidRPr="00EC1FA9">
              <w:t>8.0</w:t>
            </w:r>
          </w:p>
        </w:tc>
        <w:tc>
          <w:tcPr>
            <w:tcW w:w="619" w:type="pct"/>
            <w:noWrap/>
            <w:hideMark/>
          </w:tcPr>
          <w:p w14:paraId="26A89DC5" w14:textId="77777777" w:rsidR="004E4D3F" w:rsidRPr="00EC1FA9" w:rsidRDefault="004E4D3F" w:rsidP="00376EFA">
            <w:r w:rsidRPr="00EC1FA9">
              <w:t>10.4</w:t>
            </w:r>
          </w:p>
        </w:tc>
        <w:tc>
          <w:tcPr>
            <w:tcW w:w="619" w:type="pct"/>
            <w:noWrap/>
            <w:hideMark/>
          </w:tcPr>
          <w:p w14:paraId="2DB95CA5" w14:textId="77777777" w:rsidR="004E4D3F" w:rsidRPr="00EC1FA9" w:rsidRDefault="004E4D3F" w:rsidP="00376EFA">
            <w:r w:rsidRPr="00EC1FA9">
              <w:t>13.5</w:t>
            </w:r>
          </w:p>
        </w:tc>
        <w:tc>
          <w:tcPr>
            <w:tcW w:w="616" w:type="pct"/>
            <w:noWrap/>
            <w:hideMark/>
          </w:tcPr>
          <w:p w14:paraId="3B23E3C2" w14:textId="77777777" w:rsidR="004E4D3F" w:rsidRPr="00EC1FA9" w:rsidRDefault="004E4D3F" w:rsidP="00376EFA">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376EFA">
            <w:r w:rsidRPr="00EC1FA9">
              <w:t>5.4</w:t>
            </w:r>
          </w:p>
        </w:tc>
        <w:tc>
          <w:tcPr>
            <w:tcW w:w="619" w:type="pct"/>
            <w:noWrap/>
            <w:hideMark/>
          </w:tcPr>
          <w:p w14:paraId="52A9D4EB" w14:textId="77777777" w:rsidR="004E4D3F" w:rsidRPr="00EC1FA9" w:rsidRDefault="004E4D3F" w:rsidP="00376EFA">
            <w:r w:rsidRPr="00EC1FA9">
              <w:t>2.1</w:t>
            </w:r>
          </w:p>
        </w:tc>
        <w:tc>
          <w:tcPr>
            <w:tcW w:w="619" w:type="pct"/>
            <w:noWrap/>
            <w:hideMark/>
          </w:tcPr>
          <w:p w14:paraId="585A2BFD" w14:textId="77777777" w:rsidR="004E4D3F" w:rsidRPr="00EC1FA9" w:rsidRDefault="004E4D3F" w:rsidP="00376EFA">
            <w:r w:rsidRPr="00EC1FA9">
              <w:t>3.3</w:t>
            </w:r>
          </w:p>
        </w:tc>
        <w:tc>
          <w:tcPr>
            <w:tcW w:w="619" w:type="pct"/>
            <w:noWrap/>
            <w:hideMark/>
          </w:tcPr>
          <w:p w14:paraId="165662FA" w14:textId="77777777" w:rsidR="004E4D3F" w:rsidRPr="00EC1FA9" w:rsidRDefault="004E4D3F" w:rsidP="00376EFA">
            <w:r w:rsidRPr="00EC1FA9">
              <w:t>4.0</w:t>
            </w:r>
          </w:p>
        </w:tc>
        <w:tc>
          <w:tcPr>
            <w:tcW w:w="619" w:type="pct"/>
            <w:noWrap/>
            <w:hideMark/>
          </w:tcPr>
          <w:p w14:paraId="0B1FD10A" w14:textId="77777777" w:rsidR="004E4D3F" w:rsidRPr="00EC1FA9" w:rsidRDefault="004E4D3F" w:rsidP="00376EFA">
            <w:r w:rsidRPr="00EC1FA9">
              <w:t>6.9</w:t>
            </w:r>
          </w:p>
        </w:tc>
        <w:tc>
          <w:tcPr>
            <w:tcW w:w="616" w:type="pct"/>
            <w:noWrap/>
            <w:hideMark/>
          </w:tcPr>
          <w:p w14:paraId="5EA3134B" w14:textId="77777777" w:rsidR="004E4D3F" w:rsidRPr="00EC1FA9" w:rsidRDefault="004E4D3F" w:rsidP="00376EFA">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376EFA">
            <w:r w:rsidRPr="00EC1FA9">
              <w:t>14.3</w:t>
            </w:r>
          </w:p>
        </w:tc>
        <w:tc>
          <w:tcPr>
            <w:tcW w:w="619" w:type="pct"/>
            <w:noWrap/>
            <w:hideMark/>
          </w:tcPr>
          <w:p w14:paraId="497CED75" w14:textId="77777777" w:rsidR="004E4D3F" w:rsidRPr="00EC1FA9" w:rsidRDefault="004E4D3F" w:rsidP="00376EFA">
            <w:r w:rsidRPr="00EC1FA9">
              <w:t>7.5</w:t>
            </w:r>
          </w:p>
        </w:tc>
        <w:tc>
          <w:tcPr>
            <w:tcW w:w="619" w:type="pct"/>
            <w:noWrap/>
            <w:hideMark/>
          </w:tcPr>
          <w:p w14:paraId="58AE8DED" w14:textId="77777777" w:rsidR="004E4D3F" w:rsidRPr="00EC1FA9" w:rsidRDefault="004E4D3F" w:rsidP="00376EFA">
            <w:r w:rsidRPr="00EC1FA9">
              <w:t>10.7</w:t>
            </w:r>
          </w:p>
        </w:tc>
        <w:tc>
          <w:tcPr>
            <w:tcW w:w="619" w:type="pct"/>
            <w:noWrap/>
            <w:hideMark/>
          </w:tcPr>
          <w:p w14:paraId="3B879092" w14:textId="77777777" w:rsidR="004E4D3F" w:rsidRPr="00EC1FA9" w:rsidRDefault="004E4D3F" w:rsidP="00376EFA">
            <w:r w:rsidRPr="00EC1FA9">
              <w:t>13.6</w:t>
            </w:r>
          </w:p>
        </w:tc>
        <w:tc>
          <w:tcPr>
            <w:tcW w:w="619" w:type="pct"/>
            <w:noWrap/>
            <w:hideMark/>
          </w:tcPr>
          <w:p w14:paraId="5AC1F1DA" w14:textId="77777777" w:rsidR="004E4D3F" w:rsidRPr="00EC1FA9" w:rsidRDefault="004E4D3F" w:rsidP="00376EFA">
            <w:r w:rsidRPr="00EC1FA9">
              <w:t>17.3</w:t>
            </w:r>
          </w:p>
        </w:tc>
        <w:tc>
          <w:tcPr>
            <w:tcW w:w="616" w:type="pct"/>
            <w:noWrap/>
            <w:hideMark/>
          </w:tcPr>
          <w:p w14:paraId="5D68169A" w14:textId="77777777" w:rsidR="004E4D3F" w:rsidRPr="00EC1FA9" w:rsidRDefault="004E4D3F" w:rsidP="00376EFA">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376EFA">
            <w:r w:rsidRPr="00EC1FA9">
              <w:t>10.4</w:t>
            </w:r>
          </w:p>
        </w:tc>
        <w:tc>
          <w:tcPr>
            <w:tcW w:w="619" w:type="pct"/>
            <w:noWrap/>
            <w:hideMark/>
          </w:tcPr>
          <w:p w14:paraId="7385B84B" w14:textId="77777777" w:rsidR="004E4D3F" w:rsidRPr="00EC1FA9" w:rsidRDefault="004E4D3F" w:rsidP="00376EFA">
            <w:r w:rsidRPr="00EC1FA9">
              <w:t>4.1</w:t>
            </w:r>
          </w:p>
        </w:tc>
        <w:tc>
          <w:tcPr>
            <w:tcW w:w="619" w:type="pct"/>
            <w:noWrap/>
            <w:hideMark/>
          </w:tcPr>
          <w:p w14:paraId="6BFC0869" w14:textId="77777777" w:rsidR="004E4D3F" w:rsidRPr="00EC1FA9" w:rsidRDefault="004E4D3F" w:rsidP="00376EFA">
            <w:r w:rsidRPr="00EC1FA9">
              <w:t>7.0</w:t>
            </w:r>
          </w:p>
        </w:tc>
        <w:tc>
          <w:tcPr>
            <w:tcW w:w="619" w:type="pct"/>
            <w:noWrap/>
            <w:hideMark/>
          </w:tcPr>
          <w:p w14:paraId="3EDB8507" w14:textId="77777777" w:rsidR="004E4D3F" w:rsidRPr="00EC1FA9" w:rsidRDefault="004E4D3F" w:rsidP="00376EFA">
            <w:r w:rsidRPr="00EC1FA9">
              <w:t>9.5</w:t>
            </w:r>
          </w:p>
        </w:tc>
        <w:tc>
          <w:tcPr>
            <w:tcW w:w="619" w:type="pct"/>
            <w:noWrap/>
            <w:hideMark/>
          </w:tcPr>
          <w:p w14:paraId="068B3224" w14:textId="77777777" w:rsidR="004E4D3F" w:rsidRPr="00EC1FA9" w:rsidRDefault="004E4D3F" w:rsidP="00376EFA">
            <w:r w:rsidRPr="00EC1FA9">
              <w:t>13.1</w:t>
            </w:r>
          </w:p>
        </w:tc>
        <w:tc>
          <w:tcPr>
            <w:tcW w:w="616" w:type="pct"/>
            <w:noWrap/>
            <w:hideMark/>
          </w:tcPr>
          <w:p w14:paraId="250F4554" w14:textId="77777777" w:rsidR="004E4D3F" w:rsidRPr="00EC1FA9" w:rsidRDefault="004E4D3F" w:rsidP="00376EFA">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376EFA">
            <w:r w:rsidRPr="00EC1FA9">
              <w:t>11.1</w:t>
            </w:r>
          </w:p>
        </w:tc>
        <w:tc>
          <w:tcPr>
            <w:tcW w:w="619" w:type="pct"/>
            <w:noWrap/>
            <w:hideMark/>
          </w:tcPr>
          <w:p w14:paraId="638FE747" w14:textId="77777777" w:rsidR="004E4D3F" w:rsidRPr="00EC1FA9" w:rsidRDefault="004E4D3F" w:rsidP="00376EFA">
            <w:r w:rsidRPr="00EC1FA9">
              <w:t>1.5</w:t>
            </w:r>
          </w:p>
        </w:tc>
        <w:tc>
          <w:tcPr>
            <w:tcW w:w="619" w:type="pct"/>
            <w:noWrap/>
            <w:hideMark/>
          </w:tcPr>
          <w:p w14:paraId="22A88602" w14:textId="77777777" w:rsidR="004E4D3F" w:rsidRPr="00EC1FA9" w:rsidRDefault="004E4D3F" w:rsidP="00376EFA">
            <w:r w:rsidRPr="00EC1FA9">
              <w:t>7.0</w:t>
            </w:r>
          </w:p>
        </w:tc>
        <w:tc>
          <w:tcPr>
            <w:tcW w:w="619" w:type="pct"/>
            <w:noWrap/>
            <w:hideMark/>
          </w:tcPr>
          <w:p w14:paraId="3629ADD4" w14:textId="77777777" w:rsidR="004E4D3F" w:rsidRPr="00EC1FA9" w:rsidRDefault="004E4D3F" w:rsidP="00376EFA">
            <w:r w:rsidRPr="00EC1FA9">
              <w:t>10.1</w:t>
            </w:r>
          </w:p>
        </w:tc>
        <w:tc>
          <w:tcPr>
            <w:tcW w:w="619" w:type="pct"/>
            <w:noWrap/>
            <w:hideMark/>
          </w:tcPr>
          <w:p w14:paraId="77FE7335" w14:textId="77777777" w:rsidR="004E4D3F" w:rsidRPr="00EC1FA9" w:rsidRDefault="004E4D3F" w:rsidP="00376EFA">
            <w:r w:rsidRPr="00EC1FA9">
              <w:t>14.3</w:t>
            </w:r>
          </w:p>
        </w:tc>
        <w:tc>
          <w:tcPr>
            <w:tcW w:w="616" w:type="pct"/>
            <w:noWrap/>
            <w:hideMark/>
          </w:tcPr>
          <w:p w14:paraId="7796A63F" w14:textId="77777777" w:rsidR="004E4D3F" w:rsidRPr="00EC1FA9" w:rsidRDefault="004E4D3F" w:rsidP="00376EFA">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376EFA">
            <w:r w:rsidRPr="00EC1FA9">
              <w:t>16.6</w:t>
            </w:r>
          </w:p>
        </w:tc>
        <w:tc>
          <w:tcPr>
            <w:tcW w:w="619" w:type="pct"/>
            <w:noWrap/>
            <w:hideMark/>
          </w:tcPr>
          <w:p w14:paraId="4B51F471" w14:textId="77777777" w:rsidR="004E4D3F" w:rsidRPr="00EC1FA9" w:rsidRDefault="004E4D3F" w:rsidP="00376EFA">
            <w:r w:rsidRPr="00EC1FA9">
              <w:t>6.4</w:t>
            </w:r>
          </w:p>
        </w:tc>
        <w:tc>
          <w:tcPr>
            <w:tcW w:w="619" w:type="pct"/>
            <w:noWrap/>
            <w:hideMark/>
          </w:tcPr>
          <w:p w14:paraId="221B7343" w14:textId="77777777" w:rsidR="004E4D3F" w:rsidRPr="00EC1FA9" w:rsidRDefault="004E4D3F" w:rsidP="00376EFA">
            <w:r w:rsidRPr="00EC1FA9">
              <w:t>12.2</w:t>
            </w:r>
          </w:p>
        </w:tc>
        <w:tc>
          <w:tcPr>
            <w:tcW w:w="619" w:type="pct"/>
            <w:noWrap/>
            <w:hideMark/>
          </w:tcPr>
          <w:p w14:paraId="12218D83" w14:textId="77777777" w:rsidR="004E4D3F" w:rsidRPr="00EC1FA9" w:rsidRDefault="004E4D3F" w:rsidP="00376EFA">
            <w:r w:rsidRPr="00EC1FA9">
              <w:t>15.5</w:t>
            </w:r>
          </w:p>
        </w:tc>
        <w:tc>
          <w:tcPr>
            <w:tcW w:w="619" w:type="pct"/>
            <w:noWrap/>
            <w:hideMark/>
          </w:tcPr>
          <w:p w14:paraId="2C3E8899" w14:textId="77777777" w:rsidR="004E4D3F" w:rsidRPr="00EC1FA9" w:rsidRDefault="004E4D3F" w:rsidP="00376EFA">
            <w:r w:rsidRPr="00EC1FA9">
              <w:t>20.1</w:t>
            </w:r>
          </w:p>
        </w:tc>
        <w:tc>
          <w:tcPr>
            <w:tcW w:w="616" w:type="pct"/>
            <w:noWrap/>
            <w:hideMark/>
          </w:tcPr>
          <w:p w14:paraId="760B1D49" w14:textId="77777777" w:rsidR="004E4D3F" w:rsidRPr="00EC1FA9" w:rsidRDefault="004E4D3F" w:rsidP="00376EFA">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376EFA">
            <w:r w:rsidRPr="00EC1FA9">
              <w:t>13.8</w:t>
            </w:r>
          </w:p>
        </w:tc>
        <w:tc>
          <w:tcPr>
            <w:tcW w:w="619" w:type="pct"/>
            <w:noWrap/>
            <w:hideMark/>
          </w:tcPr>
          <w:p w14:paraId="7EFEE292" w14:textId="77777777" w:rsidR="004E4D3F" w:rsidRPr="00EC1FA9" w:rsidRDefault="004E4D3F" w:rsidP="00376EFA">
            <w:r w:rsidRPr="00EC1FA9">
              <w:t>5.9</w:t>
            </w:r>
          </w:p>
        </w:tc>
        <w:tc>
          <w:tcPr>
            <w:tcW w:w="619" w:type="pct"/>
            <w:noWrap/>
            <w:hideMark/>
          </w:tcPr>
          <w:p w14:paraId="1346ECA2" w14:textId="77777777" w:rsidR="004E4D3F" w:rsidRPr="00EC1FA9" w:rsidRDefault="004E4D3F" w:rsidP="00376EFA">
            <w:r w:rsidRPr="00EC1FA9">
              <w:t>11.1</w:t>
            </w:r>
          </w:p>
        </w:tc>
        <w:tc>
          <w:tcPr>
            <w:tcW w:w="619" w:type="pct"/>
            <w:noWrap/>
            <w:hideMark/>
          </w:tcPr>
          <w:p w14:paraId="22F0C46A" w14:textId="77777777" w:rsidR="004E4D3F" w:rsidRPr="00EC1FA9" w:rsidRDefault="004E4D3F" w:rsidP="00376EFA">
            <w:r w:rsidRPr="00EC1FA9">
              <w:t>13.7</w:t>
            </w:r>
          </w:p>
        </w:tc>
        <w:tc>
          <w:tcPr>
            <w:tcW w:w="619" w:type="pct"/>
            <w:noWrap/>
            <w:hideMark/>
          </w:tcPr>
          <w:p w14:paraId="09ABEDE1" w14:textId="77777777" w:rsidR="004E4D3F" w:rsidRPr="00EC1FA9" w:rsidRDefault="004E4D3F" w:rsidP="00376EFA">
            <w:r w:rsidRPr="00EC1FA9">
              <w:t>16.2</w:t>
            </w:r>
          </w:p>
        </w:tc>
        <w:tc>
          <w:tcPr>
            <w:tcW w:w="616" w:type="pct"/>
            <w:noWrap/>
            <w:hideMark/>
          </w:tcPr>
          <w:p w14:paraId="23D17C46" w14:textId="77777777" w:rsidR="004E4D3F" w:rsidRPr="00EC1FA9" w:rsidRDefault="004E4D3F" w:rsidP="00376EFA">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376EFA">
            <w:r w:rsidRPr="00EC1FA9">
              <w:t>9.4</w:t>
            </w:r>
          </w:p>
        </w:tc>
        <w:tc>
          <w:tcPr>
            <w:tcW w:w="619" w:type="pct"/>
            <w:noWrap/>
            <w:hideMark/>
          </w:tcPr>
          <w:p w14:paraId="365A337D" w14:textId="77777777" w:rsidR="004E4D3F" w:rsidRPr="00EC1FA9" w:rsidRDefault="004E4D3F" w:rsidP="00376EFA">
            <w:r w:rsidRPr="00EC1FA9">
              <w:t>3.3</w:t>
            </w:r>
          </w:p>
        </w:tc>
        <w:tc>
          <w:tcPr>
            <w:tcW w:w="619" w:type="pct"/>
            <w:noWrap/>
            <w:hideMark/>
          </w:tcPr>
          <w:p w14:paraId="3D760BD7" w14:textId="77777777" w:rsidR="004E4D3F" w:rsidRPr="00EC1FA9" w:rsidRDefault="004E4D3F" w:rsidP="00376EFA">
            <w:r w:rsidRPr="00EC1FA9">
              <w:t>6.4</w:t>
            </w:r>
          </w:p>
        </w:tc>
        <w:tc>
          <w:tcPr>
            <w:tcW w:w="619" w:type="pct"/>
            <w:noWrap/>
            <w:hideMark/>
          </w:tcPr>
          <w:p w14:paraId="74B1113E" w14:textId="77777777" w:rsidR="004E4D3F" w:rsidRPr="00EC1FA9" w:rsidRDefault="004E4D3F" w:rsidP="00376EFA">
            <w:r w:rsidRPr="00EC1FA9">
              <w:t>8.9</w:t>
            </w:r>
          </w:p>
        </w:tc>
        <w:tc>
          <w:tcPr>
            <w:tcW w:w="619" w:type="pct"/>
            <w:noWrap/>
            <w:hideMark/>
          </w:tcPr>
          <w:p w14:paraId="47EF6512" w14:textId="77777777" w:rsidR="004E4D3F" w:rsidRPr="00EC1FA9" w:rsidRDefault="004E4D3F" w:rsidP="00376EFA">
            <w:r w:rsidRPr="00EC1FA9">
              <w:t>11.9</w:t>
            </w:r>
          </w:p>
        </w:tc>
        <w:tc>
          <w:tcPr>
            <w:tcW w:w="616" w:type="pct"/>
            <w:noWrap/>
            <w:hideMark/>
          </w:tcPr>
          <w:p w14:paraId="46052C98" w14:textId="77777777" w:rsidR="004E4D3F" w:rsidRPr="00EC1FA9" w:rsidRDefault="004E4D3F" w:rsidP="00376EFA">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376EFA">
            <w:r w:rsidRPr="00EC1FA9">
              <w:t>5.2</w:t>
            </w:r>
          </w:p>
        </w:tc>
        <w:tc>
          <w:tcPr>
            <w:tcW w:w="619" w:type="pct"/>
            <w:noWrap/>
            <w:hideMark/>
          </w:tcPr>
          <w:p w14:paraId="0E30FF3D" w14:textId="77777777" w:rsidR="004E4D3F" w:rsidRPr="00EC1FA9" w:rsidRDefault="004E4D3F" w:rsidP="00376EFA">
            <w:r w:rsidRPr="00EC1FA9">
              <w:t>1.8</w:t>
            </w:r>
          </w:p>
        </w:tc>
        <w:tc>
          <w:tcPr>
            <w:tcW w:w="619" w:type="pct"/>
            <w:noWrap/>
            <w:hideMark/>
          </w:tcPr>
          <w:p w14:paraId="08BC78C4" w14:textId="77777777" w:rsidR="004E4D3F" w:rsidRPr="00EC1FA9" w:rsidRDefault="004E4D3F" w:rsidP="00376EFA">
            <w:r w:rsidRPr="00EC1FA9">
              <w:t>3.3</w:t>
            </w:r>
          </w:p>
        </w:tc>
        <w:tc>
          <w:tcPr>
            <w:tcW w:w="619" w:type="pct"/>
            <w:noWrap/>
            <w:hideMark/>
          </w:tcPr>
          <w:p w14:paraId="4171B41F" w14:textId="77777777" w:rsidR="004E4D3F" w:rsidRPr="00EC1FA9" w:rsidRDefault="004E4D3F" w:rsidP="00376EFA">
            <w:r w:rsidRPr="00EC1FA9">
              <w:t>4.2</w:t>
            </w:r>
          </w:p>
        </w:tc>
        <w:tc>
          <w:tcPr>
            <w:tcW w:w="619" w:type="pct"/>
            <w:noWrap/>
            <w:hideMark/>
          </w:tcPr>
          <w:p w14:paraId="4217D697" w14:textId="77777777" w:rsidR="004E4D3F" w:rsidRPr="00EC1FA9" w:rsidRDefault="004E4D3F" w:rsidP="00376EFA">
            <w:r w:rsidRPr="00EC1FA9">
              <w:t>6.7</w:t>
            </w:r>
          </w:p>
        </w:tc>
        <w:tc>
          <w:tcPr>
            <w:tcW w:w="616" w:type="pct"/>
            <w:noWrap/>
            <w:hideMark/>
          </w:tcPr>
          <w:p w14:paraId="279023B7" w14:textId="77777777" w:rsidR="004E4D3F" w:rsidRPr="00EC1FA9" w:rsidRDefault="004E4D3F" w:rsidP="00376EFA">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376EFA">
            <w:r w:rsidRPr="00EC1FA9">
              <w:t>12.7</w:t>
            </w:r>
          </w:p>
        </w:tc>
        <w:tc>
          <w:tcPr>
            <w:tcW w:w="619" w:type="pct"/>
            <w:noWrap/>
            <w:hideMark/>
          </w:tcPr>
          <w:p w14:paraId="5336A6B3" w14:textId="77777777" w:rsidR="004E4D3F" w:rsidRPr="00EC1FA9" w:rsidRDefault="004E4D3F" w:rsidP="00376EFA">
            <w:r w:rsidRPr="00EC1FA9">
              <w:t>5.9</w:t>
            </w:r>
          </w:p>
        </w:tc>
        <w:tc>
          <w:tcPr>
            <w:tcW w:w="619" w:type="pct"/>
            <w:noWrap/>
            <w:hideMark/>
          </w:tcPr>
          <w:p w14:paraId="72A5FBFD" w14:textId="77777777" w:rsidR="004E4D3F" w:rsidRPr="00EC1FA9" w:rsidRDefault="004E4D3F" w:rsidP="00376EFA">
            <w:r w:rsidRPr="00EC1FA9">
              <w:t>9.2</w:t>
            </w:r>
          </w:p>
        </w:tc>
        <w:tc>
          <w:tcPr>
            <w:tcW w:w="619" w:type="pct"/>
            <w:noWrap/>
            <w:hideMark/>
          </w:tcPr>
          <w:p w14:paraId="64C10661" w14:textId="77777777" w:rsidR="004E4D3F" w:rsidRPr="00EC1FA9" w:rsidRDefault="004E4D3F" w:rsidP="00376EFA">
            <w:r w:rsidRPr="00EC1FA9">
              <w:t>11.2</w:t>
            </w:r>
          </w:p>
        </w:tc>
        <w:tc>
          <w:tcPr>
            <w:tcW w:w="619" w:type="pct"/>
            <w:noWrap/>
            <w:hideMark/>
          </w:tcPr>
          <w:p w14:paraId="5C1E9F9D" w14:textId="77777777" w:rsidR="004E4D3F" w:rsidRPr="00EC1FA9" w:rsidRDefault="004E4D3F" w:rsidP="00376EFA">
            <w:r w:rsidRPr="00EC1FA9">
              <w:t>15.0</w:t>
            </w:r>
          </w:p>
        </w:tc>
        <w:tc>
          <w:tcPr>
            <w:tcW w:w="616" w:type="pct"/>
            <w:noWrap/>
            <w:hideMark/>
          </w:tcPr>
          <w:p w14:paraId="1DDE24DA" w14:textId="77777777" w:rsidR="004E4D3F" w:rsidRPr="00EC1FA9" w:rsidRDefault="004E4D3F" w:rsidP="00376EFA">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376EFA">
            <w:r w:rsidRPr="00EC1FA9">
              <w:t>11.5</w:t>
            </w:r>
          </w:p>
        </w:tc>
        <w:tc>
          <w:tcPr>
            <w:tcW w:w="619" w:type="pct"/>
            <w:noWrap/>
            <w:hideMark/>
          </w:tcPr>
          <w:p w14:paraId="254F681D" w14:textId="77777777" w:rsidR="004E4D3F" w:rsidRPr="00EC1FA9" w:rsidRDefault="004E4D3F" w:rsidP="00376EFA">
            <w:r w:rsidRPr="00EC1FA9">
              <w:t>1.9</w:t>
            </w:r>
          </w:p>
        </w:tc>
        <w:tc>
          <w:tcPr>
            <w:tcW w:w="619" w:type="pct"/>
            <w:noWrap/>
            <w:hideMark/>
          </w:tcPr>
          <w:p w14:paraId="7259E4F1" w14:textId="77777777" w:rsidR="004E4D3F" w:rsidRPr="00EC1FA9" w:rsidRDefault="004E4D3F" w:rsidP="00376EFA">
            <w:r w:rsidRPr="00EC1FA9">
              <w:t>7.0</w:t>
            </w:r>
          </w:p>
        </w:tc>
        <w:tc>
          <w:tcPr>
            <w:tcW w:w="619" w:type="pct"/>
            <w:noWrap/>
            <w:hideMark/>
          </w:tcPr>
          <w:p w14:paraId="7DB0EB88" w14:textId="77777777" w:rsidR="004E4D3F" w:rsidRPr="00EC1FA9" w:rsidRDefault="004E4D3F" w:rsidP="00376EFA">
            <w:r w:rsidRPr="00EC1FA9">
              <w:t>10.4</w:t>
            </w:r>
          </w:p>
        </w:tc>
        <w:tc>
          <w:tcPr>
            <w:tcW w:w="619" w:type="pct"/>
            <w:noWrap/>
            <w:hideMark/>
          </w:tcPr>
          <w:p w14:paraId="0748B586" w14:textId="77777777" w:rsidR="004E4D3F" w:rsidRPr="00EC1FA9" w:rsidRDefault="004E4D3F" w:rsidP="00376EFA">
            <w:r w:rsidRPr="00EC1FA9">
              <w:t>14.5</w:t>
            </w:r>
          </w:p>
        </w:tc>
        <w:tc>
          <w:tcPr>
            <w:tcW w:w="616" w:type="pct"/>
            <w:noWrap/>
            <w:hideMark/>
          </w:tcPr>
          <w:p w14:paraId="0B688590" w14:textId="77777777" w:rsidR="004E4D3F" w:rsidRPr="00EC1FA9" w:rsidRDefault="004E4D3F" w:rsidP="00376EFA">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376EFA">
            <w:r w:rsidRPr="00EC1FA9">
              <w:t>17.0</w:t>
            </w:r>
          </w:p>
        </w:tc>
        <w:tc>
          <w:tcPr>
            <w:tcW w:w="619" w:type="pct"/>
            <w:noWrap/>
            <w:hideMark/>
          </w:tcPr>
          <w:p w14:paraId="3AB2FEA5" w14:textId="77777777" w:rsidR="004E4D3F" w:rsidRPr="00EC1FA9" w:rsidRDefault="004E4D3F" w:rsidP="00376EFA">
            <w:r w:rsidRPr="00EC1FA9">
              <w:t>4.3</w:t>
            </w:r>
          </w:p>
        </w:tc>
        <w:tc>
          <w:tcPr>
            <w:tcW w:w="619" w:type="pct"/>
            <w:noWrap/>
            <w:hideMark/>
          </w:tcPr>
          <w:p w14:paraId="7FDFC386" w14:textId="77777777" w:rsidR="004E4D3F" w:rsidRPr="00EC1FA9" w:rsidRDefault="004E4D3F" w:rsidP="00376EFA">
            <w:r w:rsidRPr="00EC1FA9">
              <w:t>10.0</w:t>
            </w:r>
          </w:p>
        </w:tc>
        <w:tc>
          <w:tcPr>
            <w:tcW w:w="619" w:type="pct"/>
            <w:noWrap/>
            <w:hideMark/>
          </w:tcPr>
          <w:p w14:paraId="465CE5BD" w14:textId="77777777" w:rsidR="004E4D3F" w:rsidRPr="00EC1FA9" w:rsidRDefault="004E4D3F" w:rsidP="00376EFA">
            <w:r w:rsidRPr="00EC1FA9">
              <w:t>15.4</w:t>
            </w:r>
          </w:p>
        </w:tc>
        <w:tc>
          <w:tcPr>
            <w:tcW w:w="619" w:type="pct"/>
            <w:noWrap/>
            <w:hideMark/>
          </w:tcPr>
          <w:p w14:paraId="74E65973" w14:textId="77777777" w:rsidR="004E4D3F" w:rsidRPr="00EC1FA9" w:rsidRDefault="004E4D3F" w:rsidP="00376EFA">
            <w:r w:rsidRPr="00EC1FA9">
              <w:t>23.4</w:t>
            </w:r>
          </w:p>
        </w:tc>
        <w:tc>
          <w:tcPr>
            <w:tcW w:w="616" w:type="pct"/>
            <w:noWrap/>
            <w:hideMark/>
          </w:tcPr>
          <w:p w14:paraId="44029028" w14:textId="77777777" w:rsidR="004E4D3F" w:rsidRPr="00EC1FA9" w:rsidRDefault="004E4D3F" w:rsidP="00376EFA">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376EFA">
            <w:r w:rsidRPr="00EC1FA9">
              <w:t>8.3</w:t>
            </w:r>
          </w:p>
        </w:tc>
        <w:tc>
          <w:tcPr>
            <w:tcW w:w="619" w:type="pct"/>
            <w:noWrap/>
            <w:hideMark/>
          </w:tcPr>
          <w:p w14:paraId="0AB867A3" w14:textId="77777777" w:rsidR="004E4D3F" w:rsidRPr="00EC1FA9" w:rsidRDefault="004E4D3F" w:rsidP="00376EFA">
            <w:r w:rsidRPr="00EC1FA9">
              <w:t>3.3</w:t>
            </w:r>
          </w:p>
        </w:tc>
        <w:tc>
          <w:tcPr>
            <w:tcW w:w="619" w:type="pct"/>
            <w:noWrap/>
            <w:hideMark/>
          </w:tcPr>
          <w:p w14:paraId="5F6C8146" w14:textId="77777777" w:rsidR="004E4D3F" w:rsidRPr="00EC1FA9" w:rsidRDefault="004E4D3F" w:rsidP="00376EFA">
            <w:r w:rsidRPr="00EC1FA9">
              <w:t>7.1</w:t>
            </w:r>
          </w:p>
        </w:tc>
        <w:tc>
          <w:tcPr>
            <w:tcW w:w="619" w:type="pct"/>
            <w:noWrap/>
            <w:hideMark/>
          </w:tcPr>
          <w:p w14:paraId="60A848F2" w14:textId="77777777" w:rsidR="004E4D3F" w:rsidRPr="00EC1FA9" w:rsidRDefault="004E4D3F" w:rsidP="00376EFA">
            <w:r w:rsidRPr="00EC1FA9">
              <w:t>7.9</w:t>
            </w:r>
          </w:p>
        </w:tc>
        <w:tc>
          <w:tcPr>
            <w:tcW w:w="619" w:type="pct"/>
            <w:noWrap/>
            <w:hideMark/>
          </w:tcPr>
          <w:p w14:paraId="3303690C" w14:textId="77777777" w:rsidR="004E4D3F" w:rsidRPr="00EC1FA9" w:rsidRDefault="004E4D3F" w:rsidP="00376EFA">
            <w:r w:rsidRPr="00EC1FA9">
              <w:t>9.1</w:t>
            </w:r>
          </w:p>
        </w:tc>
        <w:tc>
          <w:tcPr>
            <w:tcW w:w="616" w:type="pct"/>
            <w:noWrap/>
            <w:hideMark/>
          </w:tcPr>
          <w:p w14:paraId="24E1B1E0" w14:textId="77777777" w:rsidR="004E4D3F" w:rsidRPr="00EC1FA9" w:rsidRDefault="004E4D3F" w:rsidP="00376EFA">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376EFA">
            <w:r w:rsidRPr="00EC1FA9">
              <w:t>13.5</w:t>
            </w:r>
          </w:p>
        </w:tc>
        <w:tc>
          <w:tcPr>
            <w:tcW w:w="619" w:type="pct"/>
            <w:noWrap/>
            <w:hideMark/>
          </w:tcPr>
          <w:p w14:paraId="1CF06928" w14:textId="77777777" w:rsidR="004E4D3F" w:rsidRPr="00EC1FA9" w:rsidRDefault="004E4D3F" w:rsidP="00376EFA">
            <w:r w:rsidRPr="00EC1FA9">
              <w:t>5.3</w:t>
            </w:r>
          </w:p>
        </w:tc>
        <w:tc>
          <w:tcPr>
            <w:tcW w:w="619" w:type="pct"/>
            <w:noWrap/>
            <w:hideMark/>
          </w:tcPr>
          <w:p w14:paraId="4DFEDD00" w14:textId="77777777" w:rsidR="004E4D3F" w:rsidRPr="00EC1FA9" w:rsidRDefault="004E4D3F" w:rsidP="00376EFA">
            <w:r w:rsidRPr="00EC1FA9">
              <w:t>9.2</w:t>
            </w:r>
          </w:p>
        </w:tc>
        <w:tc>
          <w:tcPr>
            <w:tcW w:w="619" w:type="pct"/>
            <w:noWrap/>
            <w:hideMark/>
          </w:tcPr>
          <w:p w14:paraId="45712F0D" w14:textId="77777777" w:rsidR="004E4D3F" w:rsidRPr="00EC1FA9" w:rsidRDefault="004E4D3F" w:rsidP="00376EFA">
            <w:r w:rsidRPr="00EC1FA9">
              <w:t>12.0</w:t>
            </w:r>
          </w:p>
        </w:tc>
        <w:tc>
          <w:tcPr>
            <w:tcW w:w="619" w:type="pct"/>
            <w:noWrap/>
            <w:hideMark/>
          </w:tcPr>
          <w:p w14:paraId="2226EEB3" w14:textId="77777777" w:rsidR="004E4D3F" w:rsidRPr="00EC1FA9" w:rsidRDefault="004E4D3F" w:rsidP="00376EFA">
            <w:r w:rsidRPr="00EC1FA9">
              <w:t>17.1</w:t>
            </w:r>
          </w:p>
        </w:tc>
        <w:tc>
          <w:tcPr>
            <w:tcW w:w="616" w:type="pct"/>
            <w:noWrap/>
            <w:hideMark/>
          </w:tcPr>
          <w:p w14:paraId="4AA00EDC" w14:textId="77777777" w:rsidR="004E4D3F" w:rsidRPr="00EC1FA9" w:rsidRDefault="004E4D3F" w:rsidP="00376EFA">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376EFA">
            <w:r w:rsidRPr="00EC1FA9">
              <w:t>14.9</w:t>
            </w:r>
          </w:p>
        </w:tc>
        <w:tc>
          <w:tcPr>
            <w:tcW w:w="619" w:type="pct"/>
            <w:noWrap/>
            <w:hideMark/>
          </w:tcPr>
          <w:p w14:paraId="2C1D383C" w14:textId="77777777" w:rsidR="004E4D3F" w:rsidRPr="00EC1FA9" w:rsidRDefault="004E4D3F" w:rsidP="00376EFA">
            <w:r w:rsidRPr="00EC1FA9">
              <w:t>2.9</w:t>
            </w:r>
          </w:p>
        </w:tc>
        <w:tc>
          <w:tcPr>
            <w:tcW w:w="619" w:type="pct"/>
            <w:noWrap/>
            <w:hideMark/>
          </w:tcPr>
          <w:p w14:paraId="78033028" w14:textId="77777777" w:rsidR="004E4D3F" w:rsidRPr="00EC1FA9" w:rsidRDefault="004E4D3F" w:rsidP="00376EFA">
            <w:r w:rsidRPr="00EC1FA9">
              <w:t>9.3</w:t>
            </w:r>
          </w:p>
        </w:tc>
        <w:tc>
          <w:tcPr>
            <w:tcW w:w="619" w:type="pct"/>
            <w:noWrap/>
            <w:hideMark/>
          </w:tcPr>
          <w:p w14:paraId="2D5B70FC" w14:textId="77777777" w:rsidR="004E4D3F" w:rsidRPr="00EC1FA9" w:rsidRDefault="004E4D3F" w:rsidP="00376EFA">
            <w:r w:rsidRPr="00EC1FA9">
              <w:t>13.6</w:t>
            </w:r>
          </w:p>
        </w:tc>
        <w:tc>
          <w:tcPr>
            <w:tcW w:w="619" w:type="pct"/>
            <w:noWrap/>
            <w:hideMark/>
          </w:tcPr>
          <w:p w14:paraId="280A302A" w14:textId="77777777" w:rsidR="004E4D3F" w:rsidRPr="00EC1FA9" w:rsidRDefault="004E4D3F" w:rsidP="00376EFA">
            <w:r w:rsidRPr="00EC1FA9">
              <w:t>19.1</w:t>
            </w:r>
          </w:p>
        </w:tc>
        <w:tc>
          <w:tcPr>
            <w:tcW w:w="616" w:type="pct"/>
            <w:noWrap/>
            <w:hideMark/>
          </w:tcPr>
          <w:p w14:paraId="29E69313" w14:textId="77777777" w:rsidR="004E4D3F" w:rsidRPr="00EC1FA9" w:rsidRDefault="004E4D3F" w:rsidP="00376EFA">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376EFA">
            <w:r w:rsidRPr="00EC1FA9">
              <w:t>12.7</w:t>
            </w:r>
          </w:p>
        </w:tc>
        <w:tc>
          <w:tcPr>
            <w:tcW w:w="619" w:type="pct"/>
            <w:noWrap/>
            <w:hideMark/>
          </w:tcPr>
          <w:p w14:paraId="703A6024" w14:textId="77777777" w:rsidR="004E4D3F" w:rsidRPr="00EC1FA9" w:rsidRDefault="004E4D3F" w:rsidP="00376EFA">
            <w:r w:rsidRPr="00EC1FA9">
              <w:t>6.9</w:t>
            </w:r>
          </w:p>
        </w:tc>
        <w:tc>
          <w:tcPr>
            <w:tcW w:w="619" w:type="pct"/>
            <w:noWrap/>
            <w:hideMark/>
          </w:tcPr>
          <w:p w14:paraId="0A874AAE" w14:textId="77777777" w:rsidR="004E4D3F" w:rsidRPr="00EC1FA9" w:rsidRDefault="004E4D3F" w:rsidP="00376EFA">
            <w:r w:rsidRPr="00EC1FA9">
              <w:t>10.3</w:t>
            </w:r>
          </w:p>
        </w:tc>
        <w:tc>
          <w:tcPr>
            <w:tcW w:w="619" w:type="pct"/>
            <w:noWrap/>
            <w:hideMark/>
          </w:tcPr>
          <w:p w14:paraId="0348BA86" w14:textId="77777777" w:rsidR="004E4D3F" w:rsidRPr="00EC1FA9" w:rsidRDefault="004E4D3F" w:rsidP="00376EFA">
            <w:r w:rsidRPr="00EC1FA9">
              <w:t>11.9</w:t>
            </w:r>
          </w:p>
        </w:tc>
        <w:tc>
          <w:tcPr>
            <w:tcW w:w="619" w:type="pct"/>
            <w:noWrap/>
            <w:hideMark/>
          </w:tcPr>
          <w:p w14:paraId="18285AD5" w14:textId="77777777" w:rsidR="004E4D3F" w:rsidRPr="00EC1FA9" w:rsidRDefault="004E4D3F" w:rsidP="00376EFA">
            <w:r w:rsidRPr="00EC1FA9">
              <w:t>14.9</w:t>
            </w:r>
          </w:p>
        </w:tc>
        <w:tc>
          <w:tcPr>
            <w:tcW w:w="616" w:type="pct"/>
            <w:noWrap/>
            <w:hideMark/>
          </w:tcPr>
          <w:p w14:paraId="5F31610A" w14:textId="77777777" w:rsidR="004E4D3F" w:rsidRPr="00EC1FA9" w:rsidRDefault="004E4D3F" w:rsidP="00376EFA">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376EFA">
            <w:r w:rsidRPr="00EC1FA9">
              <w:t>10.6</w:t>
            </w:r>
          </w:p>
        </w:tc>
        <w:tc>
          <w:tcPr>
            <w:tcW w:w="619" w:type="pct"/>
            <w:noWrap/>
            <w:hideMark/>
          </w:tcPr>
          <w:p w14:paraId="4C395471" w14:textId="77777777" w:rsidR="004E4D3F" w:rsidRPr="00EC1FA9" w:rsidRDefault="004E4D3F" w:rsidP="00376EFA">
            <w:r w:rsidRPr="00EC1FA9">
              <w:t>2.8</w:t>
            </w:r>
          </w:p>
        </w:tc>
        <w:tc>
          <w:tcPr>
            <w:tcW w:w="619" w:type="pct"/>
            <w:noWrap/>
            <w:hideMark/>
          </w:tcPr>
          <w:p w14:paraId="4E695DD3" w14:textId="77777777" w:rsidR="004E4D3F" w:rsidRPr="00EC1FA9" w:rsidRDefault="004E4D3F" w:rsidP="00376EFA">
            <w:r w:rsidRPr="00EC1FA9">
              <w:t>6.6</w:t>
            </w:r>
          </w:p>
        </w:tc>
        <w:tc>
          <w:tcPr>
            <w:tcW w:w="619" w:type="pct"/>
            <w:noWrap/>
            <w:hideMark/>
          </w:tcPr>
          <w:p w14:paraId="3B413B46" w14:textId="77777777" w:rsidR="004E4D3F" w:rsidRPr="00EC1FA9" w:rsidRDefault="004E4D3F" w:rsidP="00376EFA">
            <w:r w:rsidRPr="00EC1FA9">
              <w:t>9.3</w:t>
            </w:r>
          </w:p>
        </w:tc>
        <w:tc>
          <w:tcPr>
            <w:tcW w:w="619" w:type="pct"/>
            <w:noWrap/>
            <w:hideMark/>
          </w:tcPr>
          <w:p w14:paraId="508BBB2E" w14:textId="77777777" w:rsidR="004E4D3F" w:rsidRPr="00EC1FA9" w:rsidRDefault="004E4D3F" w:rsidP="00376EFA">
            <w:r w:rsidRPr="00EC1FA9">
              <w:t>13.5</w:t>
            </w:r>
          </w:p>
        </w:tc>
        <w:tc>
          <w:tcPr>
            <w:tcW w:w="616" w:type="pct"/>
            <w:noWrap/>
            <w:hideMark/>
          </w:tcPr>
          <w:p w14:paraId="1B98A9E2" w14:textId="77777777" w:rsidR="004E4D3F" w:rsidRPr="00EC1FA9" w:rsidRDefault="004E4D3F" w:rsidP="00376EFA">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376EFA">
            <w:r w:rsidRPr="00EC1FA9">
              <w:t>7.6</w:t>
            </w:r>
          </w:p>
        </w:tc>
        <w:tc>
          <w:tcPr>
            <w:tcW w:w="619" w:type="pct"/>
            <w:noWrap/>
            <w:hideMark/>
          </w:tcPr>
          <w:p w14:paraId="012480BC" w14:textId="77777777" w:rsidR="004E4D3F" w:rsidRPr="00EC1FA9" w:rsidRDefault="004E4D3F" w:rsidP="00376EFA">
            <w:r w:rsidRPr="00EC1FA9">
              <w:t>2.0</w:t>
            </w:r>
          </w:p>
        </w:tc>
        <w:tc>
          <w:tcPr>
            <w:tcW w:w="619" w:type="pct"/>
            <w:noWrap/>
            <w:hideMark/>
          </w:tcPr>
          <w:p w14:paraId="706B5E1F" w14:textId="77777777" w:rsidR="004E4D3F" w:rsidRPr="00EC1FA9" w:rsidRDefault="004E4D3F" w:rsidP="00376EFA">
            <w:r w:rsidRPr="00EC1FA9">
              <w:t>4.5</w:t>
            </w:r>
          </w:p>
        </w:tc>
        <w:tc>
          <w:tcPr>
            <w:tcW w:w="619" w:type="pct"/>
            <w:noWrap/>
            <w:hideMark/>
          </w:tcPr>
          <w:p w14:paraId="6206C372" w14:textId="77777777" w:rsidR="004E4D3F" w:rsidRPr="00EC1FA9" w:rsidRDefault="004E4D3F" w:rsidP="00376EFA">
            <w:r w:rsidRPr="00EC1FA9">
              <w:t>6.7</w:t>
            </w:r>
          </w:p>
        </w:tc>
        <w:tc>
          <w:tcPr>
            <w:tcW w:w="619" w:type="pct"/>
            <w:noWrap/>
            <w:hideMark/>
          </w:tcPr>
          <w:p w14:paraId="3884DF48" w14:textId="77777777" w:rsidR="004E4D3F" w:rsidRPr="00EC1FA9" w:rsidRDefault="004E4D3F" w:rsidP="00376EFA">
            <w:r w:rsidRPr="00EC1FA9">
              <w:t>10.1</w:t>
            </w:r>
          </w:p>
        </w:tc>
        <w:tc>
          <w:tcPr>
            <w:tcW w:w="616" w:type="pct"/>
            <w:noWrap/>
            <w:hideMark/>
          </w:tcPr>
          <w:p w14:paraId="5C769217" w14:textId="77777777" w:rsidR="004E4D3F" w:rsidRPr="00EC1FA9" w:rsidRDefault="004E4D3F" w:rsidP="00376EFA">
            <w:r w:rsidRPr="00EC1FA9">
              <w:t>21.4</w:t>
            </w:r>
          </w:p>
        </w:tc>
      </w:tr>
    </w:tbl>
    <w:p w14:paraId="56F74E02" w14:textId="5E299E38" w:rsidR="004E4D3F" w:rsidRPr="00EC1FA9" w:rsidRDefault="004E4D3F" w:rsidP="0054558C">
      <w:pPr>
        <w:rPr>
          <w:i/>
          <w:iCs/>
          <w:color w:val="44546A" w:themeColor="text2"/>
          <w:sz w:val="18"/>
          <w:szCs w:val="18"/>
        </w:rPr>
      </w:pPr>
      <w:r w:rsidRPr="00EC1FA9">
        <w:rPr>
          <w:i/>
          <w:iCs/>
          <w:color w:val="44546A" w:themeColor="text2"/>
          <w:sz w:val="18"/>
          <w:szCs w:val="18"/>
        </w:rPr>
        <w:br w:type="page"/>
      </w:r>
    </w:p>
    <w:p w14:paraId="68788601" w14:textId="2F094059" w:rsidR="004E4D3F" w:rsidRPr="00EC1FA9" w:rsidRDefault="004E4D3F" w:rsidP="004E4D3F">
      <w:pPr>
        <w:pStyle w:val="Caption"/>
        <w:keepNext/>
      </w:pPr>
      <w:bookmarkStart w:id="223" w:name="_Ref9945975"/>
      <w:bookmarkStart w:id="224" w:name="_Toc9940847"/>
      <w:bookmarkStart w:id="225" w:name="_Toc10026779"/>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2</w:t>
      </w:r>
      <w:r w:rsidR="003A36B2">
        <w:rPr>
          <w:noProof/>
        </w:rPr>
        <w:fldChar w:fldCharType="end"/>
      </w:r>
      <w:bookmarkEnd w:id="223"/>
      <w:r w:rsidRPr="00EC1FA9">
        <w:t>: Childhood asthma survey summary by state (Total of 2006-2010)</w:t>
      </w:r>
      <w:bookmarkEnd w:id="224"/>
      <w:bookmarkEnd w:id="225"/>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604"/>
        <w:gridCol w:w="1137"/>
      </w:tblGrid>
      <w:tr w:rsidR="004E4D3F" w:rsidRPr="00EC1FA9" w14:paraId="47B98115" w14:textId="77777777" w:rsidTr="0054558C">
        <w:trPr>
          <w:trHeight w:val="615"/>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ACBS Sample</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BRFSS sample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Ever asthma</w:t>
            </w:r>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Incident case</w:t>
            </w:r>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At-risk</w:t>
            </w:r>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226"/>
            <w:r w:rsidRPr="00EC1FA9">
              <w:rPr>
                <w:rFonts w:ascii="Calibri" w:eastAsia="Times New Roman" w:hAnsi="Calibri" w:cs="Calibri"/>
                <w:b/>
                <w:bCs/>
                <w:color w:val="000000"/>
              </w:rPr>
              <w:t xml:space="preserve">Incidence </w:t>
            </w:r>
            <w:commentRangeEnd w:id="226"/>
            <w:r w:rsidR="00A459C3">
              <w:rPr>
                <w:rStyle w:val="CommentReference"/>
              </w:rPr>
              <w:commentReference w:id="226"/>
            </w:r>
            <w:r w:rsidRPr="00EC1FA9">
              <w:rPr>
                <w:rFonts w:ascii="Calibri" w:eastAsia="Times New Roman" w:hAnsi="Calibri" w:cs="Calibri"/>
                <w:b/>
                <w:bCs/>
                <w:color w:val="000000"/>
              </w:rPr>
              <w:t>rate</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Prevalence rate</w:t>
            </w:r>
          </w:p>
        </w:tc>
        <w:tc>
          <w:tcPr>
            <w:tcW w:w="4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EC1FA9" w:rsidRDefault="004E4D3F" w:rsidP="00376EFA">
            <w:pPr>
              <w:spacing w:after="0" w:line="240" w:lineRule="auto"/>
              <w:jc w:val="center"/>
              <w:rPr>
                <w:rFonts w:ascii="Calibri" w:eastAsia="Times New Roman" w:hAnsi="Calibri" w:cs="Calibri"/>
                <w:b/>
                <w:bCs/>
                <w:color w:val="000000"/>
              </w:rPr>
            </w:pPr>
            <w:commentRangeStart w:id="227"/>
            <w:r w:rsidRPr="00EC1FA9">
              <w:rPr>
                <w:rFonts w:ascii="Calibri" w:eastAsia="Times New Roman" w:hAnsi="Calibri" w:cs="Calibri"/>
                <w:b/>
                <w:bCs/>
                <w:color w:val="000000"/>
              </w:rPr>
              <w:t>Years available</w:t>
            </w:r>
            <w:commentRangeEnd w:id="227"/>
            <w:r w:rsidR="00A53D66">
              <w:rPr>
                <w:rStyle w:val="CommentReference"/>
              </w:rPr>
              <w:commentReference w:id="227"/>
            </w:r>
          </w:p>
        </w:tc>
      </w:tr>
      <w:tr w:rsidR="004E4D3F" w:rsidRPr="00EC1FA9" w14:paraId="231F9772" w14:textId="77777777" w:rsidTr="0054558C">
        <w:trPr>
          <w:trHeight w:val="315"/>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103</w:t>
            </w:r>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5,535</w:t>
            </w:r>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699</w:t>
            </w:r>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4,846</w:t>
            </w:r>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66A4A3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172</w:t>
            </w:r>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11,801</w:t>
            </w:r>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1,543</w:t>
            </w:r>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10,271</w:t>
            </w:r>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625"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443" w:type="pct"/>
            <w:tcBorders>
              <w:top w:val="nil"/>
              <w:left w:val="nil"/>
              <w:bottom w:val="single" w:sz="8" w:space="0" w:color="auto"/>
              <w:right w:val="single" w:sz="8" w:space="0" w:color="auto"/>
            </w:tcBorders>
            <w:shd w:val="clear" w:color="auto" w:fill="auto"/>
            <w:vAlign w:val="center"/>
            <w:hideMark/>
          </w:tcPr>
          <w:p w14:paraId="253F3F4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181673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549</w:t>
            </w:r>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7,112</w:t>
            </w:r>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1,132</w:t>
            </w:r>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w:t>
            </w:r>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6,027</w:t>
            </w:r>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43" w:type="pct"/>
            <w:tcBorders>
              <w:top w:val="nil"/>
              <w:left w:val="nil"/>
              <w:bottom w:val="single" w:sz="8" w:space="0" w:color="auto"/>
              <w:right w:val="single" w:sz="8" w:space="0" w:color="auto"/>
            </w:tcBorders>
            <w:shd w:val="clear" w:color="auto" w:fill="auto"/>
            <w:vAlign w:val="center"/>
            <w:hideMark/>
          </w:tcPr>
          <w:p w14:paraId="48773D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1D77E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69</w:t>
            </w:r>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4,101</w:t>
            </w:r>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685</w:t>
            </w:r>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3,422</w:t>
            </w:r>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17.7</w:t>
            </w:r>
          </w:p>
        </w:tc>
        <w:tc>
          <w:tcPr>
            <w:tcW w:w="625"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19.9</w:t>
            </w:r>
          </w:p>
        </w:tc>
        <w:tc>
          <w:tcPr>
            <w:tcW w:w="443" w:type="pct"/>
            <w:tcBorders>
              <w:top w:val="nil"/>
              <w:left w:val="nil"/>
              <w:bottom w:val="single" w:sz="8" w:space="0" w:color="auto"/>
              <w:right w:val="single" w:sz="8" w:space="0" w:color="auto"/>
            </w:tcBorders>
            <w:shd w:val="clear" w:color="auto" w:fill="auto"/>
            <w:vAlign w:val="center"/>
            <w:hideMark/>
          </w:tcPr>
          <w:p w14:paraId="5CA6DA9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1707B8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545</w:t>
            </w:r>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9,433</w:t>
            </w:r>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1,455</w:t>
            </w:r>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w:t>
            </w:r>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8,004</w:t>
            </w:r>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443" w:type="pct"/>
            <w:tcBorders>
              <w:top w:val="nil"/>
              <w:left w:val="nil"/>
              <w:bottom w:val="single" w:sz="8" w:space="0" w:color="auto"/>
              <w:right w:val="single" w:sz="8" w:space="0" w:color="auto"/>
            </w:tcBorders>
            <w:shd w:val="clear" w:color="auto" w:fill="auto"/>
            <w:vAlign w:val="center"/>
            <w:hideMark/>
          </w:tcPr>
          <w:p w14:paraId="500DEE0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C5B3B7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w:t>
            </w:r>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6,187</w:t>
            </w:r>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778</w:t>
            </w:r>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w:t>
            </w:r>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5,415</w:t>
            </w:r>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12.4</w:t>
            </w:r>
          </w:p>
        </w:tc>
        <w:tc>
          <w:tcPr>
            <w:tcW w:w="443" w:type="pct"/>
            <w:tcBorders>
              <w:top w:val="nil"/>
              <w:left w:val="nil"/>
              <w:bottom w:val="single" w:sz="8" w:space="0" w:color="auto"/>
              <w:right w:val="single" w:sz="8" w:space="0" w:color="auto"/>
            </w:tcBorders>
            <w:shd w:val="clear" w:color="auto" w:fill="auto"/>
            <w:vAlign w:val="center"/>
            <w:hideMark/>
          </w:tcPr>
          <w:p w14:paraId="296B81B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96CD29"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500</w:t>
            </w:r>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9,824</w:t>
            </w:r>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1,361</w:t>
            </w:r>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41</w:t>
            </w:r>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8,504</w:t>
            </w:r>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w:t>
            </w:r>
          </w:p>
        </w:tc>
        <w:tc>
          <w:tcPr>
            <w:tcW w:w="625"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443" w:type="pct"/>
            <w:tcBorders>
              <w:top w:val="nil"/>
              <w:left w:val="nil"/>
              <w:bottom w:val="single" w:sz="8" w:space="0" w:color="auto"/>
              <w:right w:val="single" w:sz="8" w:space="0" w:color="auto"/>
            </w:tcBorders>
            <w:shd w:val="clear" w:color="auto" w:fill="auto"/>
            <w:vAlign w:val="center"/>
            <w:hideMark/>
          </w:tcPr>
          <w:p w14:paraId="453439B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5FAD54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245</w:t>
            </w:r>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8,084</w:t>
            </w:r>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724</w:t>
            </w:r>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7,379</w:t>
            </w:r>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6.3</w:t>
            </w:r>
          </w:p>
        </w:tc>
        <w:tc>
          <w:tcPr>
            <w:tcW w:w="625"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8.4</w:t>
            </w:r>
          </w:p>
        </w:tc>
        <w:tc>
          <w:tcPr>
            <w:tcW w:w="443" w:type="pct"/>
            <w:tcBorders>
              <w:top w:val="nil"/>
              <w:left w:val="nil"/>
              <w:bottom w:val="single" w:sz="8" w:space="0" w:color="auto"/>
              <w:right w:val="single" w:sz="8" w:space="0" w:color="auto"/>
            </w:tcBorders>
            <w:shd w:val="clear" w:color="auto" w:fill="auto"/>
            <w:vAlign w:val="center"/>
            <w:hideMark/>
          </w:tcPr>
          <w:p w14:paraId="795110B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075659E"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827</w:t>
            </w:r>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14,699</w:t>
            </w:r>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1,839</w:t>
            </w:r>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w:t>
            </w:r>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12,910</w:t>
            </w:r>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w:t>
            </w:r>
          </w:p>
        </w:tc>
        <w:tc>
          <w:tcPr>
            <w:tcW w:w="625"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w:t>
            </w:r>
          </w:p>
        </w:tc>
        <w:tc>
          <w:tcPr>
            <w:tcW w:w="443" w:type="pct"/>
            <w:tcBorders>
              <w:top w:val="nil"/>
              <w:left w:val="nil"/>
              <w:bottom w:val="single" w:sz="8" w:space="0" w:color="auto"/>
              <w:right w:val="single" w:sz="8" w:space="0" w:color="auto"/>
            </w:tcBorders>
            <w:shd w:val="clear" w:color="auto" w:fill="auto"/>
            <w:vAlign w:val="center"/>
            <w:hideMark/>
          </w:tcPr>
          <w:p w14:paraId="55AA471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43C5136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w:t>
            </w:r>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8,829</w:t>
            </w:r>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1,214</w:t>
            </w:r>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w:t>
            </w:r>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7,619</w:t>
            </w:r>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w:t>
            </w:r>
          </w:p>
        </w:tc>
        <w:tc>
          <w:tcPr>
            <w:tcW w:w="625"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c>
          <w:tcPr>
            <w:tcW w:w="443" w:type="pct"/>
            <w:tcBorders>
              <w:top w:val="nil"/>
              <w:left w:val="nil"/>
              <w:bottom w:val="single" w:sz="8" w:space="0" w:color="auto"/>
              <w:right w:val="single" w:sz="8" w:space="0" w:color="auto"/>
            </w:tcBorders>
            <w:shd w:val="clear" w:color="auto" w:fill="auto"/>
            <w:vAlign w:val="center"/>
            <w:hideMark/>
          </w:tcPr>
          <w:p w14:paraId="3C166FA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08CAFC8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376</w:t>
            </w:r>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4,523</w:t>
            </w:r>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644</w:t>
            </w:r>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w:t>
            </w:r>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3,902</w:t>
            </w:r>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9.2</w:t>
            </w:r>
          </w:p>
        </w:tc>
        <w:tc>
          <w:tcPr>
            <w:tcW w:w="625"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443" w:type="pct"/>
            <w:tcBorders>
              <w:top w:val="nil"/>
              <w:left w:val="nil"/>
              <w:bottom w:val="single" w:sz="8" w:space="0" w:color="auto"/>
              <w:right w:val="single" w:sz="8" w:space="0" w:color="auto"/>
            </w:tcBorders>
            <w:shd w:val="clear" w:color="auto" w:fill="auto"/>
            <w:vAlign w:val="center"/>
            <w:hideMark/>
          </w:tcPr>
          <w:p w14:paraId="2A4A8B3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F1FF72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624</w:t>
            </w:r>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13,093</w:t>
            </w:r>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1,897</w:t>
            </w:r>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w:t>
            </w:r>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11,240</w:t>
            </w:r>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11.2</w:t>
            </w:r>
          </w:p>
        </w:tc>
        <w:tc>
          <w:tcPr>
            <w:tcW w:w="625"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14.8</w:t>
            </w:r>
          </w:p>
        </w:tc>
        <w:tc>
          <w:tcPr>
            <w:tcW w:w="443" w:type="pct"/>
            <w:tcBorders>
              <w:top w:val="nil"/>
              <w:left w:val="nil"/>
              <w:bottom w:val="single" w:sz="8" w:space="0" w:color="auto"/>
              <w:right w:val="single" w:sz="8" w:space="0" w:color="auto"/>
            </w:tcBorders>
            <w:shd w:val="clear" w:color="auto" w:fill="auto"/>
            <w:vAlign w:val="center"/>
            <w:hideMark/>
          </w:tcPr>
          <w:p w14:paraId="42ED92A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E88FC0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680</w:t>
            </w:r>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10,762</w:t>
            </w:r>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1,524</w:t>
            </w:r>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43</w:t>
            </w:r>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9,281</w:t>
            </w:r>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w:t>
            </w:r>
          </w:p>
        </w:tc>
        <w:tc>
          <w:tcPr>
            <w:tcW w:w="443" w:type="pct"/>
            <w:tcBorders>
              <w:top w:val="nil"/>
              <w:left w:val="nil"/>
              <w:bottom w:val="single" w:sz="8" w:space="0" w:color="auto"/>
              <w:right w:val="single" w:sz="8" w:space="0" w:color="auto"/>
            </w:tcBorders>
            <w:shd w:val="clear" w:color="auto" w:fill="auto"/>
            <w:vAlign w:val="center"/>
            <w:hideMark/>
          </w:tcPr>
          <w:p w14:paraId="2D4A82C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BD28AD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208</w:t>
            </w:r>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10,816</w:t>
            </w:r>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1,527</w:t>
            </w:r>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w:t>
            </w:r>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9,303</w:t>
            </w:r>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625"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443" w:type="pct"/>
            <w:tcBorders>
              <w:top w:val="nil"/>
              <w:left w:val="nil"/>
              <w:bottom w:val="single" w:sz="8" w:space="0" w:color="auto"/>
              <w:right w:val="single" w:sz="8" w:space="0" w:color="auto"/>
            </w:tcBorders>
            <w:shd w:val="clear" w:color="auto" w:fill="auto"/>
            <w:vAlign w:val="center"/>
            <w:hideMark/>
          </w:tcPr>
          <w:p w14:paraId="3A2516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5CDF7D8"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262</w:t>
            </w:r>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5,646</w:t>
            </w:r>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814</w:t>
            </w:r>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w:t>
            </w:r>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4,852</w:t>
            </w:r>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w:t>
            </w:r>
          </w:p>
        </w:tc>
        <w:tc>
          <w:tcPr>
            <w:tcW w:w="625"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6991B4B2"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8FCCFD6"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286</w:t>
            </w:r>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8,609</w:t>
            </w:r>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909</w:t>
            </w:r>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7,717</w:t>
            </w:r>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c>
          <w:tcPr>
            <w:tcW w:w="625"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w:t>
            </w:r>
          </w:p>
        </w:tc>
        <w:tc>
          <w:tcPr>
            <w:tcW w:w="443" w:type="pct"/>
            <w:tcBorders>
              <w:top w:val="nil"/>
              <w:left w:val="nil"/>
              <w:bottom w:val="single" w:sz="8" w:space="0" w:color="auto"/>
              <w:right w:val="single" w:sz="8" w:space="0" w:color="auto"/>
            </w:tcBorders>
            <w:shd w:val="clear" w:color="auto" w:fill="auto"/>
            <w:vAlign w:val="center"/>
            <w:hideMark/>
          </w:tcPr>
          <w:p w14:paraId="33059A4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E9AF1A1"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717</w:t>
            </w:r>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17,883</w:t>
            </w:r>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1,644</w:t>
            </w:r>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53</w:t>
            </w:r>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16,292</w:t>
            </w:r>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9.1</w:t>
            </w:r>
          </w:p>
        </w:tc>
        <w:tc>
          <w:tcPr>
            <w:tcW w:w="625"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9.3</w:t>
            </w:r>
          </w:p>
        </w:tc>
        <w:tc>
          <w:tcPr>
            <w:tcW w:w="443" w:type="pct"/>
            <w:tcBorders>
              <w:top w:val="nil"/>
              <w:left w:val="nil"/>
              <w:bottom w:val="single" w:sz="8" w:space="0" w:color="auto"/>
              <w:right w:val="single" w:sz="8" w:space="0" w:color="auto"/>
            </w:tcBorders>
            <w:shd w:val="clear" w:color="auto" w:fill="auto"/>
            <w:vAlign w:val="center"/>
            <w:hideMark/>
          </w:tcPr>
          <w:p w14:paraId="2BABF32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97F1FDD"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232</w:t>
            </w:r>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5,285</w:t>
            </w:r>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664</w:t>
            </w:r>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19</w:t>
            </w:r>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4,640</w:t>
            </w:r>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625"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w:t>
            </w:r>
          </w:p>
        </w:tc>
        <w:tc>
          <w:tcPr>
            <w:tcW w:w="443" w:type="pct"/>
            <w:tcBorders>
              <w:top w:val="nil"/>
              <w:left w:val="nil"/>
              <w:bottom w:val="single" w:sz="8" w:space="0" w:color="auto"/>
              <w:right w:val="single" w:sz="8" w:space="0" w:color="auto"/>
            </w:tcBorders>
            <w:shd w:val="clear" w:color="auto" w:fill="auto"/>
            <w:vAlign w:val="center"/>
            <w:hideMark/>
          </w:tcPr>
          <w:p w14:paraId="72D53C8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EB71C6B"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458</w:t>
            </w:r>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15,410</w:t>
            </w:r>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2,230</w:t>
            </w:r>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13,212</w:t>
            </w:r>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625"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443" w:type="pct"/>
            <w:tcBorders>
              <w:top w:val="nil"/>
              <w:left w:val="nil"/>
              <w:bottom w:val="single" w:sz="8" w:space="0" w:color="auto"/>
              <w:right w:val="single" w:sz="8" w:space="0" w:color="auto"/>
            </w:tcBorders>
            <w:shd w:val="clear" w:color="auto" w:fill="auto"/>
            <w:vAlign w:val="center"/>
            <w:hideMark/>
          </w:tcPr>
          <w:p w14:paraId="2770D56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285D70"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287</w:t>
            </w:r>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5,554</w:t>
            </w:r>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765</w:t>
            </w:r>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17</w:t>
            </w:r>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4,806</w:t>
            </w:r>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6.7</w:t>
            </w:r>
          </w:p>
        </w:tc>
        <w:tc>
          <w:tcPr>
            <w:tcW w:w="625"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c>
          <w:tcPr>
            <w:tcW w:w="443" w:type="pct"/>
            <w:tcBorders>
              <w:top w:val="nil"/>
              <w:left w:val="nil"/>
              <w:bottom w:val="single" w:sz="8" w:space="0" w:color="auto"/>
              <w:right w:val="single" w:sz="8" w:space="0" w:color="auto"/>
            </w:tcBorders>
            <w:shd w:val="clear" w:color="auto" w:fill="auto"/>
            <w:vAlign w:val="center"/>
            <w:hideMark/>
          </w:tcPr>
          <w:p w14:paraId="5F50E9D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AF6759C"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404</w:t>
            </w:r>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7,083</w:t>
            </w:r>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1,079</w:t>
            </w:r>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28</w:t>
            </w:r>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6,032</w:t>
            </w:r>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w:t>
            </w:r>
          </w:p>
        </w:tc>
        <w:tc>
          <w:tcPr>
            <w:tcW w:w="625"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15.8</w:t>
            </w:r>
          </w:p>
        </w:tc>
        <w:tc>
          <w:tcPr>
            <w:tcW w:w="443" w:type="pct"/>
            <w:tcBorders>
              <w:top w:val="nil"/>
              <w:left w:val="nil"/>
              <w:bottom w:val="single" w:sz="8" w:space="0" w:color="auto"/>
              <w:right w:val="single" w:sz="8" w:space="0" w:color="auto"/>
            </w:tcBorders>
            <w:shd w:val="clear" w:color="auto" w:fill="auto"/>
            <w:vAlign w:val="center"/>
            <w:hideMark/>
          </w:tcPr>
          <w:p w14:paraId="4DD12147"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17D2B1C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351</w:t>
            </w:r>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7,989</w:t>
            </w:r>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1,138</w:t>
            </w:r>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32</w:t>
            </w:r>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6,883</w:t>
            </w:r>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15.1</w:t>
            </w:r>
          </w:p>
        </w:tc>
        <w:tc>
          <w:tcPr>
            <w:tcW w:w="625"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443" w:type="pct"/>
            <w:tcBorders>
              <w:top w:val="nil"/>
              <w:left w:val="nil"/>
              <w:bottom w:val="single" w:sz="8" w:space="0" w:color="auto"/>
              <w:right w:val="single" w:sz="8" w:space="0" w:color="auto"/>
            </w:tcBorders>
            <w:shd w:val="clear" w:color="auto" w:fill="auto"/>
            <w:vAlign w:val="center"/>
            <w:hideMark/>
          </w:tcPr>
          <w:p w14:paraId="6890D89B"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C47618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299</w:t>
            </w:r>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8,611</w:t>
            </w:r>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1,291</w:t>
            </w:r>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21</w:t>
            </w:r>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7,341</w:t>
            </w:r>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625"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c>
          <w:tcPr>
            <w:tcW w:w="443" w:type="pct"/>
            <w:tcBorders>
              <w:top w:val="nil"/>
              <w:left w:val="nil"/>
              <w:bottom w:val="single" w:sz="8" w:space="0" w:color="auto"/>
              <w:right w:val="single" w:sz="8" w:space="0" w:color="auto"/>
            </w:tcBorders>
            <w:shd w:val="clear" w:color="auto" w:fill="auto"/>
            <w:vAlign w:val="center"/>
            <w:hideMark/>
          </w:tcPr>
          <w:p w14:paraId="3C4849E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D13FA9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165</w:t>
            </w:r>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4,793</w:t>
            </w:r>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579</w:t>
            </w:r>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13</w:t>
            </w:r>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4,227</w:t>
            </w:r>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625"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11.1</w:t>
            </w:r>
          </w:p>
        </w:tc>
        <w:tc>
          <w:tcPr>
            <w:tcW w:w="443" w:type="pct"/>
            <w:tcBorders>
              <w:top w:val="nil"/>
              <w:left w:val="nil"/>
              <w:bottom w:val="single" w:sz="8" w:space="0" w:color="auto"/>
              <w:right w:val="single" w:sz="8" w:space="0" w:color="auto"/>
            </w:tcBorders>
            <w:shd w:val="clear" w:color="auto" w:fill="auto"/>
            <w:vAlign w:val="center"/>
            <w:hideMark/>
          </w:tcPr>
          <w:p w14:paraId="46CFCDB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EAF9D5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w:t>
            </w:r>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14,760</w:t>
            </w:r>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2,090</w:t>
            </w:r>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w:t>
            </w:r>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12,682</w:t>
            </w:r>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625"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13.9</w:t>
            </w:r>
          </w:p>
        </w:tc>
        <w:tc>
          <w:tcPr>
            <w:tcW w:w="443" w:type="pct"/>
            <w:tcBorders>
              <w:top w:val="nil"/>
              <w:left w:val="nil"/>
              <w:bottom w:val="single" w:sz="8" w:space="0" w:color="auto"/>
              <w:right w:val="single" w:sz="8" w:space="0" w:color="auto"/>
            </w:tcBorders>
            <w:shd w:val="clear" w:color="auto" w:fill="auto"/>
            <w:vAlign w:val="center"/>
            <w:hideMark/>
          </w:tcPr>
          <w:p w14:paraId="2E863BC4"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567D644"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169</w:t>
            </w:r>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7,127</w:t>
            </w:r>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1,209</w:t>
            </w:r>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w:t>
            </w:r>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5,929</w:t>
            </w:r>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14.3</w:t>
            </w:r>
          </w:p>
        </w:tc>
        <w:tc>
          <w:tcPr>
            <w:tcW w:w="625"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443" w:type="pct"/>
            <w:tcBorders>
              <w:top w:val="nil"/>
              <w:left w:val="nil"/>
              <w:bottom w:val="single" w:sz="8" w:space="0" w:color="auto"/>
              <w:right w:val="single" w:sz="8" w:space="0" w:color="auto"/>
            </w:tcBorders>
            <w:shd w:val="clear" w:color="auto" w:fill="auto"/>
            <w:vAlign w:val="center"/>
            <w:hideMark/>
          </w:tcPr>
          <w:p w14:paraId="7CAB5EF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64D8D177"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780</w:t>
            </w:r>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16,749</w:t>
            </w:r>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2,293</w:t>
            </w:r>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55</w:t>
            </w:r>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14,511</w:t>
            </w:r>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625"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13.1</w:t>
            </w:r>
          </w:p>
        </w:tc>
        <w:tc>
          <w:tcPr>
            <w:tcW w:w="443" w:type="pct"/>
            <w:tcBorders>
              <w:top w:val="nil"/>
              <w:left w:val="nil"/>
              <w:bottom w:val="single" w:sz="8" w:space="0" w:color="auto"/>
              <w:right w:val="single" w:sz="8" w:space="0" w:color="auto"/>
            </w:tcBorders>
            <w:shd w:val="clear" w:color="auto" w:fill="auto"/>
            <w:vAlign w:val="center"/>
            <w:hideMark/>
          </w:tcPr>
          <w:p w14:paraId="5D06B19E"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7FD461B3"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573</w:t>
            </w:r>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14,417</w:t>
            </w:r>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1,617</w:t>
            </w:r>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w:t>
            </w:r>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12,845</w:t>
            </w:r>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625"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10.2</w:t>
            </w:r>
          </w:p>
        </w:tc>
        <w:tc>
          <w:tcPr>
            <w:tcW w:w="443" w:type="pct"/>
            <w:tcBorders>
              <w:top w:val="nil"/>
              <w:left w:val="nil"/>
              <w:bottom w:val="single" w:sz="8" w:space="0" w:color="auto"/>
              <w:right w:val="single" w:sz="8" w:space="0" w:color="auto"/>
            </w:tcBorders>
            <w:shd w:val="clear" w:color="auto" w:fill="auto"/>
            <w:vAlign w:val="center"/>
            <w:hideMark/>
          </w:tcPr>
          <w:p w14:paraId="5C9CA0DF"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91AF49A"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597</w:t>
            </w:r>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8,784</w:t>
            </w:r>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1,220</w:t>
            </w:r>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40</w:t>
            </w:r>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7,604</w:t>
            </w:r>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11.5</w:t>
            </w:r>
          </w:p>
        </w:tc>
        <w:tc>
          <w:tcPr>
            <w:tcW w:w="625"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13.8</w:t>
            </w:r>
          </w:p>
        </w:tc>
        <w:tc>
          <w:tcPr>
            <w:tcW w:w="443" w:type="pct"/>
            <w:tcBorders>
              <w:top w:val="nil"/>
              <w:left w:val="nil"/>
              <w:bottom w:val="single" w:sz="8" w:space="0" w:color="auto"/>
              <w:right w:val="single" w:sz="8" w:space="0" w:color="auto"/>
            </w:tcBorders>
            <w:shd w:val="clear" w:color="auto" w:fill="auto"/>
            <w:vAlign w:val="center"/>
            <w:hideMark/>
          </w:tcPr>
          <w:p w14:paraId="665013F8"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2A288BB2"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594</w:t>
            </w:r>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9,706</w:t>
            </w:r>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1,165</w:t>
            </w:r>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33</w:t>
            </w:r>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8,574</w:t>
            </w:r>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w:t>
            </w:r>
          </w:p>
        </w:tc>
        <w:tc>
          <w:tcPr>
            <w:tcW w:w="625"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443" w:type="pct"/>
            <w:tcBorders>
              <w:top w:val="nil"/>
              <w:left w:val="nil"/>
              <w:bottom w:val="single" w:sz="8" w:space="0" w:color="auto"/>
              <w:right w:val="single" w:sz="8" w:space="0" w:color="auto"/>
            </w:tcBorders>
            <w:shd w:val="clear" w:color="auto" w:fill="auto"/>
            <w:vAlign w:val="center"/>
            <w:hideMark/>
          </w:tcPr>
          <w:p w14:paraId="48A9838D"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594D0BD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85</w:t>
            </w:r>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5,089</w:t>
            </w:r>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663</w:t>
            </w:r>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w:t>
            </w:r>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4,431</w:t>
            </w:r>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625"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12.7</w:t>
            </w:r>
          </w:p>
        </w:tc>
        <w:tc>
          <w:tcPr>
            <w:tcW w:w="443" w:type="pct"/>
            <w:tcBorders>
              <w:top w:val="nil"/>
              <w:left w:val="nil"/>
              <w:bottom w:val="single" w:sz="8" w:space="0" w:color="auto"/>
              <w:right w:val="single" w:sz="8" w:space="0" w:color="auto"/>
            </w:tcBorders>
            <w:shd w:val="clear" w:color="auto" w:fill="auto"/>
            <w:vAlign w:val="center"/>
            <w:hideMark/>
          </w:tcPr>
          <w:p w14:paraId="46EEFC2C"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r w:rsidR="004E4D3F" w:rsidRPr="00EC1FA9" w14:paraId="3EF67345" w14:textId="77777777" w:rsidTr="0054558C">
        <w:trPr>
          <w:trHeight w:val="315"/>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140</w:t>
            </w:r>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5,170</w:t>
            </w:r>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611</w:t>
            </w:r>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10</w:t>
            </w:r>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EC1FA9" w:rsidRDefault="004E4D3F" w:rsidP="00376EFA">
            <w:pPr>
              <w:spacing w:after="0" w:line="240" w:lineRule="auto"/>
              <w:jc w:val="right"/>
              <w:rPr>
                <w:rFonts w:ascii="Calibri" w:eastAsia="Times New Roman" w:hAnsi="Calibri" w:cs="Calibri"/>
                <w:color w:val="000000"/>
              </w:rPr>
            </w:pPr>
            <w:r w:rsidRPr="00EC1FA9">
              <w:rPr>
                <w:rFonts w:ascii="Calibri" w:eastAsia="Times New Roman" w:hAnsi="Calibri" w:cs="Calibri"/>
                <w:color w:val="000000"/>
              </w:rPr>
              <w:t>4,569</w:t>
            </w:r>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12.3</w:t>
            </w:r>
          </w:p>
        </w:tc>
        <w:tc>
          <w:tcPr>
            <w:tcW w:w="625"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10.6</w:t>
            </w:r>
          </w:p>
        </w:tc>
        <w:tc>
          <w:tcPr>
            <w:tcW w:w="443" w:type="pct"/>
            <w:tcBorders>
              <w:top w:val="nil"/>
              <w:left w:val="nil"/>
              <w:bottom w:val="single" w:sz="8" w:space="0" w:color="auto"/>
              <w:right w:val="single" w:sz="8" w:space="0" w:color="auto"/>
            </w:tcBorders>
            <w:shd w:val="clear" w:color="auto" w:fill="auto"/>
            <w:vAlign w:val="center"/>
            <w:hideMark/>
          </w:tcPr>
          <w:p w14:paraId="724AE9C1" w14:textId="77777777" w:rsidR="004E4D3F" w:rsidRPr="00EC1FA9" w:rsidRDefault="004E4D3F"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 </w:t>
            </w:r>
          </w:p>
        </w:tc>
      </w:tr>
    </w:tbl>
    <w:p w14:paraId="12DE540F" w14:textId="2446C5C1" w:rsidR="004E4D3F" w:rsidRPr="00EC1FA9" w:rsidRDefault="004E4D3F" w:rsidP="0054558C">
      <w:pPr>
        <w:rPr>
          <w:b/>
          <w:bCs/>
        </w:rPr>
      </w:pPr>
      <w:r w:rsidRPr="00EC1FA9">
        <w:rPr>
          <w:b/>
          <w:bCs/>
        </w:rPr>
        <w:br w:type="page"/>
      </w:r>
    </w:p>
    <w:p w14:paraId="764B8CA7" w14:textId="2A645591" w:rsidR="004E4D3F" w:rsidRPr="00EC1FA9" w:rsidRDefault="004E4D3F" w:rsidP="004E4D3F">
      <w:pPr>
        <w:pStyle w:val="Caption"/>
        <w:keepNext/>
      </w:pPr>
      <w:bookmarkStart w:id="228" w:name="_Ref9948042"/>
      <w:bookmarkStart w:id="229" w:name="_Toc9940848"/>
      <w:bookmarkStart w:id="230" w:name="_Toc10026780"/>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3</w:t>
      </w:r>
      <w:r w:rsidR="003A36B2">
        <w:rPr>
          <w:noProof/>
        </w:rPr>
        <w:fldChar w:fldCharType="end"/>
      </w:r>
      <w:bookmarkEnd w:id="228"/>
      <w:r w:rsidRPr="00EC1FA9">
        <w:t>: State results</w:t>
      </w:r>
      <w:bookmarkEnd w:id="229"/>
      <w:r w:rsidRPr="00EC1FA9">
        <w:t xml:space="preserve"> and comparison</w:t>
      </w:r>
      <w:bookmarkEnd w:id="230"/>
    </w:p>
    <w:tbl>
      <w:tblPr>
        <w:tblW w:w="5000" w:type="pct"/>
        <w:tblLook w:val="04A0" w:firstRow="1" w:lastRow="0" w:firstColumn="1" w:lastColumn="0" w:noHBand="0" w:noVBand="1"/>
      </w:tblPr>
      <w:tblGrid>
        <w:gridCol w:w="2217"/>
        <w:gridCol w:w="1457"/>
        <w:gridCol w:w="1480"/>
        <w:gridCol w:w="820"/>
        <w:gridCol w:w="756"/>
        <w:gridCol w:w="1295"/>
        <w:gridCol w:w="1060"/>
        <w:gridCol w:w="1480"/>
        <w:gridCol w:w="1563"/>
        <w:gridCol w:w="822"/>
      </w:tblGrid>
      <w:tr w:rsidR="004E4D3F" w:rsidRPr="006B42D3" w14:paraId="527CE55B" w14:textId="77777777" w:rsidTr="00376EFA">
        <w:trPr>
          <w:trHeight w:val="300"/>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B42D3" w:rsidRDefault="004E4D3F" w:rsidP="00376EFA">
            <w:pPr>
              <w:spacing w:after="0" w:line="240" w:lineRule="auto"/>
              <w:rPr>
                <w:rFonts w:ascii="Calibri" w:eastAsia="Times New Roman" w:hAnsi="Calibri" w:cs="Calibri"/>
                <w:color w:val="000000"/>
              </w:rPr>
            </w:pPr>
            <w:r w:rsidRPr="006B42D3">
              <w:rPr>
                <w:rFonts w:ascii="Calibri" w:eastAsia="Times New Roman" w:hAnsi="Calibri" w:cs="Calibri"/>
                <w:color w:val="000000"/>
              </w:rPr>
              <w:t> </w:t>
            </w:r>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Main results</w:t>
            </w:r>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Comparison</w:t>
            </w:r>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B42D3" w:rsidRDefault="004E4D3F" w:rsidP="00376EFA">
            <w:pPr>
              <w:spacing w:after="0" w:line="240" w:lineRule="auto"/>
              <w:jc w:val="center"/>
              <w:rPr>
                <w:rFonts w:ascii="Calibri" w:eastAsia="Times New Roman" w:hAnsi="Calibri" w:cs="Calibri"/>
                <w:color w:val="000000"/>
              </w:rPr>
            </w:pPr>
            <w:r w:rsidRPr="006B42D3">
              <w:rPr>
                <w:rFonts w:ascii="Calibri" w:eastAsia="Times New Roman" w:hAnsi="Calibri" w:cs="Calibri"/>
                <w:color w:val="000000"/>
              </w:rPr>
              <w:t>Difference</w:t>
            </w:r>
          </w:p>
        </w:tc>
      </w:tr>
      <w:tr w:rsidR="004E4D3F" w:rsidRPr="006B42D3" w14:paraId="7F4F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4E4D3F" w:rsidRPr="006B42D3" w14:paraId="3D5DC2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4E4D3F" w:rsidRPr="006B42D3" w14:paraId="315C8AA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11073DF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4D5BD4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4E4D3F" w:rsidRPr="006B42D3" w14:paraId="2BA25C9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BC3A75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4E4D3F" w:rsidRPr="006B42D3" w14:paraId="506E186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4E4D3F" w:rsidRPr="006B42D3" w14:paraId="552E972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45AB43E3"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 xml:space="preserve">District </w:t>
            </w:r>
            <w:del w:id="231" w:author="Khreis, Haneen" w:date="2019-06-16T10:25:00Z">
              <w:r w:rsidRPr="006B42D3" w:rsidDel="00C4713D">
                <w:rPr>
                  <w:rFonts w:ascii="Calibri" w:eastAsia="Times New Roman" w:hAnsi="Calibri" w:cs="Calibri"/>
                  <w:b/>
                  <w:bCs/>
                  <w:color w:val="000000"/>
                </w:rPr>
                <w:delText>Of</w:delText>
              </w:r>
            </w:del>
            <w:ins w:id="232" w:author="Khreis, Haneen" w:date="2019-06-16T10:25:00Z">
              <w:r w:rsidR="00C4713D" w:rsidRPr="006B42D3">
                <w:rPr>
                  <w:rFonts w:ascii="Calibri" w:eastAsia="Times New Roman" w:hAnsi="Calibri" w:cs="Calibri"/>
                  <w:b/>
                  <w:bCs/>
                  <w:color w:val="000000"/>
                </w:rPr>
                <w:t>of</w:t>
              </w:r>
            </w:ins>
            <w:r w:rsidRPr="006B42D3">
              <w:rPr>
                <w:rFonts w:ascii="Calibri" w:eastAsia="Times New Roman" w:hAnsi="Calibri" w:cs="Calibri"/>
                <w:b/>
                <w:bCs/>
                <w:color w:val="000000"/>
              </w:rPr>
              <w:t xml:space="preserve"> Columbia</w:t>
            </w:r>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4E4D3F" w:rsidRPr="006B42D3" w14:paraId="102B871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17EE09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4E4D3F" w:rsidRPr="006B42D3" w14:paraId="537E237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4E4D3F" w:rsidRPr="006B42D3" w14:paraId="52B169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4E4D3F" w:rsidRPr="006B42D3" w14:paraId="374E4B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4E4D3F" w:rsidRPr="006B42D3" w14:paraId="26FD082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4E4D3F" w:rsidRPr="006B42D3" w14:paraId="566E06E5"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Kansas</w:t>
            </w:r>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4E4D3F" w:rsidRPr="006B42D3" w14:paraId="0BBFBB1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4E4D3F" w:rsidRPr="006B42D3" w14:paraId="53D29F6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4E4D3F" w:rsidRPr="006B42D3" w14:paraId="2649824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4E4D3F" w:rsidRPr="006B42D3" w14:paraId="5104174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4E4D3F" w:rsidRPr="006B42D3" w14:paraId="55D8219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7FF79CEB"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4E4D3F" w:rsidRPr="006B42D3" w14:paraId="0B0B26F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4E4D3F" w:rsidRPr="006B42D3" w14:paraId="75EEE90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4E4D3F" w:rsidRPr="006B42D3" w14:paraId="6B4E76D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4E4D3F" w:rsidRPr="006B42D3" w14:paraId="5D9F560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4E4D3F" w:rsidRPr="006B42D3" w14:paraId="5E3F76B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4E4D3F" w:rsidRPr="006B42D3" w14:paraId="2780606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Nevada</w:t>
            </w:r>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4E4D3F" w:rsidRPr="006B42D3" w14:paraId="0312C5C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066DB3DA"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44B4F2F6"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4E4D3F" w:rsidRPr="006B42D3" w14:paraId="134A420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4E4D3F" w:rsidRPr="006B42D3" w14:paraId="2AD2074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North Carolina</w:t>
            </w:r>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8F5863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4E4D3F" w:rsidRPr="006B42D3" w14:paraId="64CED4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4E4D3F" w:rsidRPr="006B42D3" w14:paraId="6F354909"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4E4D3F" w:rsidRPr="006B42D3" w14:paraId="63BAA02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4E4D3F" w:rsidRPr="006B42D3" w14:paraId="286C23D0"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4E4D3F" w:rsidRPr="006B42D3" w14:paraId="163262B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4E4D3F" w:rsidRPr="006B42D3" w14:paraId="1D28BAB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534D4957"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2B06B151"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4E4D3F" w:rsidRPr="006B42D3" w14:paraId="66A621A3"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4E4D3F" w:rsidRPr="006B42D3" w14:paraId="3B0C2812"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4E4D3F" w:rsidRPr="006B42D3" w14:paraId="2F94F4ED"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4E4D3F" w:rsidRPr="006B42D3" w14:paraId="348BC4D4"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4E4D3F" w:rsidRPr="006B42D3" w14:paraId="7A3D9F5C"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4E4D3F" w:rsidRPr="006B42D3" w14:paraId="5E2258DF"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4E4D3F" w:rsidRPr="006B42D3" w14:paraId="251E6FE8"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4E4D3F" w:rsidRPr="006B42D3" w14:paraId="23DD032E" w14:textId="77777777" w:rsidTr="00376EFA">
        <w:trPr>
          <w:trHeight w:val="300"/>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lastRenderedPageBreak/>
        <w:br w:type="page"/>
      </w:r>
    </w:p>
    <w:p w14:paraId="6ABFD343" w14:textId="6F258E2C" w:rsidR="004E4D3F" w:rsidRPr="00EC1FA9" w:rsidRDefault="004E4D3F" w:rsidP="004E4D3F">
      <w:pPr>
        <w:pStyle w:val="Caption"/>
        <w:keepNext/>
      </w:pPr>
      <w:bookmarkStart w:id="233" w:name="_Toc9940849"/>
      <w:bookmarkStart w:id="234" w:name="_Toc10026781"/>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781CA0">
        <w:rPr>
          <w:noProof/>
        </w:rPr>
        <w:t>4</w:t>
      </w:r>
      <w:r w:rsidR="003A36B2">
        <w:rPr>
          <w:noProof/>
        </w:rPr>
        <w:fldChar w:fldCharType="end"/>
      </w:r>
      <w:r w:rsidRPr="00EC1FA9">
        <w:t>: Comparing results by state</w:t>
      </w:r>
      <w:bookmarkEnd w:id="233"/>
      <w:bookmarkEnd w:id="234"/>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33EE9727" w:rsidR="00741AF5" w:rsidRPr="00EC1FA9" w:rsidRDefault="00741AF5" w:rsidP="00741AF5">
      <w:pPr>
        <w:pStyle w:val="Caption"/>
        <w:keepNext/>
      </w:pPr>
      <w:bookmarkStart w:id="235" w:name="_Ref9945324"/>
      <w:bookmarkStart w:id="236" w:name="_Toc9433909"/>
      <w:bookmarkStart w:id="237" w:name="_Toc10026782"/>
      <w:bookmarkStart w:id="238" w:name="_Ref943009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w:t>
      </w:r>
      <w:r w:rsidR="003A36B2">
        <w:rPr>
          <w:noProof/>
        </w:rPr>
        <w:fldChar w:fldCharType="end"/>
      </w:r>
      <w:bookmarkEnd w:id="235"/>
      <w:r w:rsidRPr="00EC1FA9">
        <w:t xml:space="preserve">: </w:t>
      </w:r>
      <w:commentRangeStart w:id="239"/>
      <w:r w:rsidRPr="00EC1FA9">
        <w:t xml:space="preserve">NO2 </w:t>
      </w:r>
      <w:commentRangeEnd w:id="239"/>
      <w:r w:rsidR="00FB320A">
        <w:rPr>
          <w:rStyle w:val="CommentReference"/>
          <w:i w:val="0"/>
          <w:iCs w:val="0"/>
          <w:color w:val="auto"/>
        </w:rPr>
        <w:commentReference w:id="239"/>
      </w:r>
      <w:r w:rsidRPr="00EC1FA9">
        <w:t>concentration (ug/m</w:t>
      </w:r>
      <w:r w:rsidRPr="00EC1FA9">
        <w:rPr>
          <w:vertAlign w:val="superscript"/>
        </w:rPr>
        <w:t>3</w:t>
      </w:r>
      <w:r w:rsidRPr="00EC1FA9">
        <w:t>) by living location</w:t>
      </w:r>
      <w:bookmarkEnd w:id="236"/>
      <w:bookmarkEnd w:id="237"/>
    </w:p>
    <w:p w14:paraId="599CA056" w14:textId="4FD58B9B" w:rsidR="00741AF5" w:rsidRPr="00EC1FA9" w:rsidRDefault="00E95FDD" w:rsidP="00741AF5">
      <w:pPr>
        <w:keepNext/>
        <w:spacing w:line="256" w:lineRule="auto"/>
      </w:pPr>
      <w:r>
        <w:rPr>
          <w:noProof/>
        </w:rPr>
        <w:pict w14:anchorId="3DA50A31">
          <v:shape id="_x0000_i1030" type="#_x0000_t75" style="width:468pt;height:295.5pt">
            <v:imagedata r:id="rId20" o:title="p1"/>
          </v:shape>
        </w:pict>
      </w:r>
    </w:p>
    <w:p w14:paraId="68BFF92D" w14:textId="5BB340F0" w:rsidR="00741AF5" w:rsidRPr="00EC1FA9" w:rsidRDefault="00741AF5" w:rsidP="00741AF5">
      <w:pPr>
        <w:pStyle w:val="Caption"/>
        <w:keepNext/>
      </w:pPr>
      <w:bookmarkStart w:id="240" w:name="_Ref10114569"/>
      <w:bookmarkStart w:id="241" w:name="_Toc9433910"/>
      <w:bookmarkStart w:id="242" w:name="_Toc10026783"/>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2</w:t>
      </w:r>
      <w:r w:rsidR="003A36B2">
        <w:rPr>
          <w:noProof/>
        </w:rPr>
        <w:fldChar w:fldCharType="end"/>
      </w:r>
      <w:bookmarkEnd w:id="240"/>
      <w:r w:rsidRPr="00EC1FA9">
        <w:t xml:space="preserve">: </w:t>
      </w:r>
      <w:commentRangeStart w:id="243"/>
      <w:r w:rsidRPr="00EC1FA9">
        <w:t xml:space="preserve">NO2 </w:t>
      </w:r>
      <w:commentRangeEnd w:id="243"/>
      <w:r w:rsidR="00FB320A">
        <w:rPr>
          <w:rStyle w:val="CommentReference"/>
          <w:i w:val="0"/>
          <w:iCs w:val="0"/>
          <w:color w:val="auto"/>
        </w:rPr>
        <w:commentReference w:id="243"/>
      </w:r>
      <w:r w:rsidRPr="00EC1FA9">
        <w:t>concentration (ug/m3) by median income group</w:t>
      </w:r>
      <w:bookmarkEnd w:id="241"/>
      <w:bookmarkEnd w:id="242"/>
    </w:p>
    <w:p w14:paraId="27C72FCE" w14:textId="46DEBBA1" w:rsidR="00741AF5" w:rsidRPr="00EC1FA9" w:rsidRDefault="004E4D3F" w:rsidP="00741AF5">
      <w:pPr>
        <w:pStyle w:val="Caption"/>
      </w:pPr>
      <w:r w:rsidRPr="00EC1FA9">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1F81C05D" w14:textId="7AE3195A" w:rsidR="00741AF5" w:rsidRPr="00EC1FA9" w:rsidRDefault="00741AF5" w:rsidP="00741AF5">
      <w:pPr>
        <w:pStyle w:val="Caption"/>
        <w:keepNext/>
      </w:pPr>
      <w:bookmarkStart w:id="244" w:name="_Ref10114587"/>
      <w:bookmarkStart w:id="245" w:name="_Toc9433911"/>
      <w:bookmarkStart w:id="246" w:name="_Toc1002678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3</w:t>
      </w:r>
      <w:r w:rsidR="003A36B2">
        <w:rPr>
          <w:noProof/>
        </w:rPr>
        <w:fldChar w:fldCharType="end"/>
      </w:r>
      <w:bookmarkEnd w:id="244"/>
      <w:r w:rsidRPr="00EC1FA9">
        <w:t xml:space="preserve">: </w:t>
      </w:r>
      <w:commentRangeStart w:id="247"/>
      <w:r w:rsidRPr="00EC1FA9">
        <w:t xml:space="preserve">NO2 concentration (ug/m3) </w:t>
      </w:r>
      <w:commentRangeEnd w:id="247"/>
      <w:r w:rsidR="00FB320A">
        <w:rPr>
          <w:rStyle w:val="CommentReference"/>
          <w:i w:val="0"/>
          <w:iCs w:val="0"/>
          <w:color w:val="auto"/>
        </w:rPr>
        <w:commentReference w:id="247"/>
      </w:r>
      <w:r w:rsidRPr="00EC1FA9">
        <w:t>by living location stratified into median income group</w:t>
      </w:r>
      <w:bookmarkEnd w:id="245"/>
      <w:bookmarkEnd w:id="246"/>
    </w:p>
    <w:p w14:paraId="4FBD710C" w14:textId="00ED7D8A" w:rsidR="00741AF5" w:rsidRPr="00EC1FA9" w:rsidRDefault="00E95FDD" w:rsidP="00741AF5">
      <w:pPr>
        <w:spacing w:line="256" w:lineRule="auto"/>
        <w:rPr>
          <w:b/>
          <w:bCs/>
        </w:rPr>
      </w:pPr>
      <w:r>
        <w:rPr>
          <w:noProof/>
        </w:rPr>
        <w:pict w14:anchorId="2005AEFA">
          <v:shape id="_x0000_i1031" type="#_x0000_t75" style="width:468pt;height:295.5pt">
            <v:imagedata r:id="rId22" o:title="p3"/>
          </v:shape>
        </w:pict>
      </w:r>
    </w:p>
    <w:p w14:paraId="31A6BB38" w14:textId="06F7685F" w:rsidR="00741AF5" w:rsidRPr="00EC1FA9" w:rsidRDefault="00741AF5" w:rsidP="00741AF5">
      <w:pPr>
        <w:pStyle w:val="Caption"/>
        <w:keepNext/>
      </w:pPr>
      <w:bookmarkStart w:id="248" w:name="_Ref9945327"/>
      <w:bookmarkStart w:id="249" w:name="_Toc9433912"/>
      <w:bookmarkStart w:id="250" w:name="_Toc1002678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4</w:t>
      </w:r>
      <w:r w:rsidR="003A36B2">
        <w:rPr>
          <w:noProof/>
        </w:rPr>
        <w:fldChar w:fldCharType="end"/>
      </w:r>
      <w:bookmarkEnd w:id="248"/>
      <w:r w:rsidRPr="00EC1FA9">
        <w:t xml:space="preserve">: NO2 </w:t>
      </w:r>
      <w:commentRangeStart w:id="251"/>
      <w:r w:rsidRPr="00EC1FA9">
        <w:t xml:space="preserve">concentration (ug/m3) by median </w:t>
      </w:r>
      <w:commentRangeEnd w:id="251"/>
      <w:r w:rsidR="004928CD">
        <w:rPr>
          <w:rStyle w:val="CommentReference"/>
          <w:i w:val="0"/>
          <w:iCs w:val="0"/>
          <w:color w:val="auto"/>
        </w:rPr>
        <w:commentReference w:id="251"/>
      </w:r>
      <w:r w:rsidRPr="00EC1FA9">
        <w:t>income group stratified into living location</w:t>
      </w:r>
      <w:bookmarkEnd w:id="249"/>
      <w:bookmarkEnd w:id="250"/>
    </w:p>
    <w:p w14:paraId="64690F5C" w14:textId="63F9DF03" w:rsidR="00741AF5" w:rsidRPr="00EC1FA9" w:rsidRDefault="00E95FDD" w:rsidP="00741AF5">
      <w:pPr>
        <w:spacing w:line="256" w:lineRule="auto"/>
        <w:rPr>
          <w:b/>
          <w:bCs/>
        </w:rPr>
      </w:pPr>
      <w:r>
        <w:rPr>
          <w:noProof/>
        </w:rPr>
        <w:pict w14:anchorId="2F1C1B34">
          <v:shape id="_x0000_i1032" type="#_x0000_t75" style="width:468pt;height:295.5pt">
            <v:imagedata r:id="rId23" o:title="p4"/>
          </v:shape>
        </w:pict>
      </w:r>
    </w:p>
    <w:p w14:paraId="2D7F2938" w14:textId="21ABBE5B" w:rsidR="00741AF5" w:rsidRPr="00EC1FA9" w:rsidRDefault="00741AF5" w:rsidP="00741AF5">
      <w:pPr>
        <w:pStyle w:val="Caption"/>
        <w:keepNext/>
      </w:pPr>
      <w:bookmarkStart w:id="252" w:name="_Ref9945474"/>
      <w:bookmarkStart w:id="253" w:name="_Toc9433913"/>
      <w:bookmarkStart w:id="254" w:name="_Toc10026786"/>
      <w:commentRangeStart w:id="25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5</w:t>
      </w:r>
      <w:r w:rsidR="003A36B2">
        <w:rPr>
          <w:noProof/>
        </w:rPr>
        <w:fldChar w:fldCharType="end"/>
      </w:r>
      <w:bookmarkEnd w:id="252"/>
      <w:r w:rsidRPr="00EC1FA9">
        <w:t>: NO2 concentration (ug/m3) by state</w:t>
      </w:r>
      <w:bookmarkEnd w:id="253"/>
      <w:bookmarkEnd w:id="254"/>
      <w:commentRangeEnd w:id="255"/>
      <w:r w:rsidR="00A53D66">
        <w:rPr>
          <w:rStyle w:val="CommentReference"/>
          <w:i w:val="0"/>
          <w:iCs w:val="0"/>
          <w:color w:val="auto"/>
        </w:rPr>
        <w:commentReference w:id="255"/>
      </w:r>
    </w:p>
    <w:p w14:paraId="025D194C" w14:textId="3622C14C" w:rsidR="00741AF5" w:rsidRPr="00EC1FA9" w:rsidRDefault="00E95FDD" w:rsidP="00741AF5">
      <w:pPr>
        <w:spacing w:line="256" w:lineRule="auto"/>
        <w:rPr>
          <w:b/>
          <w:bCs/>
        </w:rPr>
      </w:pPr>
      <w:commentRangeStart w:id="256"/>
      <w:r>
        <w:rPr>
          <w:noProof/>
        </w:rPr>
        <w:pict w14:anchorId="6E4AD39D">
          <v:shape id="_x0000_i1033" type="#_x0000_t75" style="width:468pt;height:295.5pt">
            <v:imagedata r:id="rId24" o:title="p5"/>
          </v:shape>
        </w:pict>
      </w:r>
      <w:commentRangeEnd w:id="256"/>
      <w:r w:rsidR="00A53D66">
        <w:rPr>
          <w:rStyle w:val="CommentReference"/>
        </w:rPr>
        <w:commentReference w:id="256"/>
      </w:r>
    </w:p>
    <w:p w14:paraId="48A024D1" w14:textId="78E66F3D" w:rsidR="00741AF5" w:rsidRPr="00EC1FA9" w:rsidRDefault="00741AF5" w:rsidP="00741AF5">
      <w:pPr>
        <w:pStyle w:val="Caption"/>
        <w:keepNext/>
      </w:pPr>
      <w:bookmarkStart w:id="257" w:name="_Ref9945489"/>
      <w:bookmarkStart w:id="258" w:name="_Toc9433914"/>
      <w:bookmarkStart w:id="259" w:name="_Toc1002678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6</w:t>
      </w:r>
      <w:r w:rsidR="003A36B2">
        <w:rPr>
          <w:noProof/>
        </w:rPr>
        <w:fldChar w:fldCharType="end"/>
      </w:r>
      <w:bookmarkEnd w:id="257"/>
      <w:r w:rsidRPr="00EC1FA9">
        <w:t>: NO2 concentration (ug/m3) by state and median income group</w:t>
      </w:r>
      <w:bookmarkEnd w:id="258"/>
      <w:bookmarkEnd w:id="259"/>
    </w:p>
    <w:p w14:paraId="42B14636" w14:textId="42040892" w:rsidR="00741AF5" w:rsidRPr="00EC1FA9" w:rsidRDefault="00E95FDD" w:rsidP="00741AF5">
      <w:pPr>
        <w:spacing w:line="256" w:lineRule="auto"/>
        <w:rPr>
          <w:b/>
          <w:bCs/>
        </w:rPr>
      </w:pPr>
      <w:r>
        <w:rPr>
          <w:noProof/>
        </w:rPr>
        <w:pict w14:anchorId="2D56A7CF">
          <v:shape id="_x0000_i1034" type="#_x0000_t75" style="width:468pt;height:591pt">
            <v:imagedata r:id="rId25" o:title="p6"/>
          </v:shape>
        </w:pict>
      </w:r>
    </w:p>
    <w:p w14:paraId="25DF5FC2" w14:textId="6EBBFADB" w:rsidR="00741AF5" w:rsidRPr="00EC1FA9" w:rsidRDefault="00741AF5" w:rsidP="00741AF5">
      <w:pPr>
        <w:pStyle w:val="Caption"/>
        <w:keepNext/>
      </w:pPr>
      <w:bookmarkStart w:id="260" w:name="_Ref9945491"/>
      <w:bookmarkStart w:id="261" w:name="_Toc9433915"/>
      <w:bookmarkStart w:id="262" w:name="_Toc1002678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7</w:t>
      </w:r>
      <w:r w:rsidR="003A36B2">
        <w:rPr>
          <w:noProof/>
        </w:rPr>
        <w:fldChar w:fldCharType="end"/>
      </w:r>
      <w:bookmarkEnd w:id="260"/>
      <w:r w:rsidRPr="00EC1FA9">
        <w:t>: NO2 concentration (ug/m3) by state and living location</w:t>
      </w:r>
      <w:bookmarkEnd w:id="261"/>
      <w:bookmarkEnd w:id="262"/>
    </w:p>
    <w:p w14:paraId="05695CAA" w14:textId="6996059F" w:rsidR="00741AF5" w:rsidRPr="00EC1FA9" w:rsidRDefault="00E95FDD" w:rsidP="00741AF5">
      <w:pPr>
        <w:spacing w:line="256" w:lineRule="auto"/>
        <w:rPr>
          <w:b/>
          <w:bCs/>
        </w:rPr>
      </w:pPr>
      <w:r>
        <w:rPr>
          <w:noProof/>
        </w:rPr>
        <w:pict w14:anchorId="0B3F2918">
          <v:shape id="_x0000_i1035" type="#_x0000_t75" style="width:468pt;height:591pt">
            <v:imagedata r:id="rId26" o:title="p7"/>
          </v:shape>
        </w:pict>
      </w:r>
    </w:p>
    <w:p w14:paraId="3614884D" w14:textId="2BC93BB6" w:rsidR="00741AF5" w:rsidRPr="00EC1FA9" w:rsidRDefault="00741AF5" w:rsidP="00741AF5">
      <w:pPr>
        <w:pStyle w:val="Caption"/>
        <w:keepNext/>
      </w:pPr>
      <w:bookmarkStart w:id="263" w:name="_Ref10028832"/>
      <w:bookmarkStart w:id="264" w:name="_Toc9433916"/>
      <w:bookmarkStart w:id="265" w:name="_Toc1002678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8</w:t>
      </w:r>
      <w:r w:rsidR="003A36B2">
        <w:rPr>
          <w:noProof/>
        </w:rPr>
        <w:fldChar w:fldCharType="end"/>
      </w:r>
      <w:bookmarkEnd w:id="263"/>
      <w:r w:rsidRPr="00EC1FA9">
        <w:t>: Attributable Fraction by living location</w:t>
      </w:r>
      <w:bookmarkEnd w:id="264"/>
      <w:bookmarkEnd w:id="265"/>
    </w:p>
    <w:p w14:paraId="4CBDC1B2" w14:textId="2662C44E" w:rsidR="00741AF5" w:rsidRPr="00EC1FA9" w:rsidRDefault="00E95FDD" w:rsidP="00741AF5">
      <w:pPr>
        <w:spacing w:line="256" w:lineRule="auto"/>
        <w:rPr>
          <w:b/>
          <w:bCs/>
        </w:rPr>
      </w:pPr>
      <w:r>
        <w:rPr>
          <w:noProof/>
        </w:rPr>
        <w:pict w14:anchorId="448FD756">
          <v:shape id="_x0000_i1036" type="#_x0000_t75" style="width:468pt;height:295.5pt">
            <v:imagedata r:id="rId27" o:title="p8"/>
          </v:shape>
        </w:pict>
      </w:r>
    </w:p>
    <w:p w14:paraId="26BCADB2" w14:textId="5AC3170A" w:rsidR="00741AF5" w:rsidRPr="00EC1FA9" w:rsidRDefault="00741AF5" w:rsidP="00741AF5">
      <w:pPr>
        <w:pStyle w:val="Caption"/>
        <w:keepNext/>
      </w:pPr>
      <w:bookmarkStart w:id="266" w:name="_Ref10028860"/>
      <w:bookmarkStart w:id="267" w:name="_Toc9433917"/>
      <w:bookmarkStart w:id="268" w:name="_Toc10026790"/>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9</w:t>
      </w:r>
      <w:r w:rsidR="003A36B2">
        <w:rPr>
          <w:noProof/>
        </w:rPr>
        <w:fldChar w:fldCharType="end"/>
      </w:r>
      <w:bookmarkEnd w:id="266"/>
      <w:r w:rsidRPr="00EC1FA9">
        <w:t>: Attributable Fraction by median income group</w:t>
      </w:r>
      <w:bookmarkEnd w:id="267"/>
      <w:bookmarkEnd w:id="268"/>
    </w:p>
    <w:p w14:paraId="2F604BF3" w14:textId="6FF6146D" w:rsidR="00741AF5" w:rsidRPr="00EC1FA9" w:rsidRDefault="00E95FDD" w:rsidP="00741AF5">
      <w:pPr>
        <w:spacing w:line="256" w:lineRule="auto"/>
        <w:rPr>
          <w:b/>
          <w:bCs/>
        </w:rPr>
      </w:pPr>
      <w:r>
        <w:rPr>
          <w:noProof/>
        </w:rPr>
        <w:pict w14:anchorId="717B4081">
          <v:shape id="_x0000_i1037" type="#_x0000_t75" style="width:468pt;height:295.5pt">
            <v:imagedata r:id="rId28" o:title="p9"/>
          </v:shape>
        </w:pict>
      </w:r>
    </w:p>
    <w:p w14:paraId="1C4E6B4B" w14:textId="31F74579" w:rsidR="00741AF5" w:rsidRPr="00EC1FA9" w:rsidRDefault="00741AF5" w:rsidP="00741AF5">
      <w:pPr>
        <w:pStyle w:val="Caption"/>
        <w:keepNext/>
      </w:pPr>
      <w:bookmarkStart w:id="269" w:name="_Ref10028945"/>
      <w:bookmarkStart w:id="270" w:name="_Toc9433918"/>
      <w:bookmarkStart w:id="271" w:name="_Toc1002679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781CA0">
        <w:rPr>
          <w:noProof/>
        </w:rPr>
        <w:t>10</w:t>
      </w:r>
      <w:r w:rsidR="003A36B2">
        <w:rPr>
          <w:noProof/>
        </w:rPr>
        <w:fldChar w:fldCharType="end"/>
      </w:r>
      <w:bookmarkEnd w:id="269"/>
      <w:r w:rsidRPr="00EC1FA9">
        <w:t>: Attributable Fraction by living location stratified into median income group</w:t>
      </w:r>
      <w:bookmarkEnd w:id="270"/>
      <w:bookmarkEnd w:id="271"/>
    </w:p>
    <w:p w14:paraId="0776D0B3" w14:textId="3942CE41" w:rsidR="00741AF5" w:rsidRPr="00727F83" w:rsidRDefault="00E95FDD" w:rsidP="00741AF5">
      <w:pPr>
        <w:spacing w:line="256" w:lineRule="auto"/>
        <w:rPr>
          <w:b/>
          <w:bCs/>
        </w:rPr>
      </w:pPr>
      <w:r>
        <w:rPr>
          <w:noProof/>
        </w:rPr>
        <w:pict w14:anchorId="766376F9">
          <v:shape id="_x0000_i1038" type="#_x0000_t75" style="width:468pt;height:295.5pt">
            <v:imagedata r:id="rId29" o:title="p10"/>
          </v:shape>
        </w:pict>
      </w:r>
    </w:p>
    <w:bookmarkEnd w:id="238"/>
    <w:p w14:paraId="7CD85562" w14:textId="37E79662" w:rsidR="00996C2C" w:rsidRDefault="00996C2C"/>
    <w:sectPr w:rsidR="00996C2C" w:rsidSect="00781CA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hreis, Haneen" w:date="2019-06-12T15:35:00Z" w:initials="KH">
    <w:p w14:paraId="05FACD77" w14:textId="3ACFC3B0" w:rsidR="001E3F3E" w:rsidRDefault="001E3F3E">
      <w:pPr>
        <w:pStyle w:val="CommentText"/>
      </w:pPr>
      <w:r>
        <w:rPr>
          <w:rStyle w:val="CommentReference"/>
        </w:rPr>
        <w:annotationRef/>
      </w:r>
      <w:r>
        <w:t>Please go through the paper and add section with all abbreviations</w:t>
      </w:r>
    </w:p>
  </w:comment>
  <w:comment w:id="23" w:author="Khreis, Haneen" w:date="2019-06-12T15:37:00Z" w:initials="KH">
    <w:p w14:paraId="794F58B9" w14:textId="57584F9D" w:rsidR="001E3F3E" w:rsidRDefault="001E3F3E">
      <w:pPr>
        <w:pStyle w:val="CommentText"/>
      </w:pPr>
      <w:r>
        <w:rPr>
          <w:rStyle w:val="CommentReference"/>
        </w:rPr>
        <w:annotationRef/>
      </w:r>
      <w:r>
        <w:t>What are the criteria for land use and distance? And distance to what?</w:t>
      </w:r>
    </w:p>
  </w:comment>
  <w:comment w:id="24" w:author="Khreis, Haneen" w:date="2019-06-12T15:37:00Z" w:initials="KH">
    <w:p w14:paraId="33A10A9A" w14:textId="350DD555" w:rsidR="001E3F3E" w:rsidRDefault="001E3F3E">
      <w:pPr>
        <w:pStyle w:val="CommentText"/>
      </w:pPr>
      <w:r>
        <w:rPr>
          <w:rStyle w:val="CommentReference"/>
        </w:rPr>
        <w:annotationRef/>
      </w:r>
      <w:r>
        <w:t>You mean census-designated urban areas as you mention above? Please be consistent with the terminology so the reader can follow.</w:t>
      </w:r>
    </w:p>
  </w:comment>
  <w:comment w:id="26" w:author="Khreis, Haneen" w:date="2019-06-12T15:40:00Z" w:initials="KH">
    <w:p w14:paraId="132E98E5" w14:textId="776501B7" w:rsidR="001E3F3E" w:rsidRDefault="001E3F3E">
      <w:pPr>
        <w:pStyle w:val="CommentText"/>
      </w:pPr>
      <w:r>
        <w:rPr>
          <w:rStyle w:val="CommentReference"/>
        </w:rPr>
        <w:annotationRef/>
      </w:r>
      <w:r>
        <w:t xml:space="preserve">Why is the data from the census bureau incomplete? Do you know? </w:t>
      </w:r>
    </w:p>
  </w:comment>
  <w:comment w:id="36" w:author="Khreis, Haneen" w:date="2019-06-12T15:46:00Z" w:initials="KH">
    <w:p w14:paraId="663B531D" w14:textId="1BE89168" w:rsidR="001E3F3E" w:rsidRDefault="001E3F3E">
      <w:pPr>
        <w:pStyle w:val="CommentText"/>
      </w:pPr>
      <w:r>
        <w:rPr>
          <w:rStyle w:val="CommentReference"/>
        </w:rPr>
        <w:annotationRef/>
      </w:r>
      <w:r>
        <w:t>EPA what?</w:t>
      </w:r>
    </w:p>
  </w:comment>
  <w:comment w:id="40" w:author="Khreis, Haneen" w:date="2019-06-12T15:46:00Z" w:initials="KH">
    <w:p w14:paraId="31CB116F" w14:textId="7FED836F" w:rsidR="001E3F3E" w:rsidRDefault="001E3F3E">
      <w:pPr>
        <w:pStyle w:val="CommentText"/>
      </w:pPr>
      <w:r>
        <w:rPr>
          <w:rStyle w:val="CommentReference"/>
        </w:rPr>
        <w:annotationRef/>
      </w:r>
      <w:r>
        <w:t xml:space="preserve">This is a super brief description will never fly with a reviewer, even if a full description is elsewhere. Not sufficient. Please revise including the model, variables included, the validation of the model and against which measurements it has been done and cite papers which have previously used this model in peer reviewed published papers including yours and Lara’s. you could even get in touch with Matt and ask him quickly what recent papers have used their models which we can cite as a proof of concept. </w:t>
      </w:r>
    </w:p>
  </w:comment>
  <w:comment w:id="61" w:author="Khreis, Haneen" w:date="2019-06-12T15:54:00Z" w:initials="KH">
    <w:p w14:paraId="6F738704" w14:textId="27D2947F" w:rsidR="001E3F3E" w:rsidRDefault="001E3F3E">
      <w:pPr>
        <w:pStyle w:val="CommentText"/>
      </w:pPr>
      <w:r>
        <w:rPr>
          <w:rStyle w:val="CommentReference"/>
        </w:rPr>
        <w:annotationRef/>
      </w:r>
      <w:r>
        <w:t xml:space="preserve">Please add section that describes this </w:t>
      </w:r>
    </w:p>
  </w:comment>
  <w:comment w:id="67" w:author="Khreis, Haneen" w:date="2019-06-12T15:49:00Z" w:initials="KH">
    <w:p w14:paraId="388E38E4" w14:textId="07E4CC88" w:rsidR="001E3F3E" w:rsidRDefault="001E3F3E">
      <w:pPr>
        <w:pStyle w:val="CommentText"/>
      </w:pPr>
      <w:r>
        <w:rPr>
          <w:rStyle w:val="CommentReference"/>
        </w:rPr>
        <w:annotationRef/>
      </w:r>
      <w:r>
        <w:t>Please cite this paper too as accepted in the European Respiratory Journal</w:t>
      </w:r>
    </w:p>
    <w:p w14:paraId="6F872BEF" w14:textId="2FAD684F" w:rsidR="001E3F3E" w:rsidRDefault="001E3F3E">
      <w:pPr>
        <w:pStyle w:val="CommentText"/>
      </w:pPr>
    </w:p>
    <w:p w14:paraId="2A877B89" w14:textId="77777777" w:rsidR="001E3F3E" w:rsidRDefault="001E3F3E">
      <w:pPr>
        <w:pStyle w:val="CommentText"/>
      </w:pPr>
    </w:p>
    <w:p w14:paraId="3D8C3A96" w14:textId="77777777" w:rsidR="001E3F3E" w:rsidRPr="00092FC6" w:rsidRDefault="001E3F3E"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1E3F3E" w:rsidRPr="00092FC6" w:rsidRDefault="001E3F3E" w:rsidP="00EB4571">
      <w:pPr>
        <w:spacing w:line="276" w:lineRule="auto"/>
        <w:rPr>
          <w:rFonts w:ascii="Times New Roman" w:hAnsi="Times New Roman" w:cs="Times New Roman"/>
          <w:b/>
        </w:rPr>
      </w:pPr>
    </w:p>
    <w:p w14:paraId="569D2DAD" w14:textId="77777777" w:rsidR="001E3F3E" w:rsidRPr="00092FC6" w:rsidRDefault="001E3F3E"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Kees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1E3F3E" w:rsidRDefault="001E3F3E">
      <w:pPr>
        <w:pStyle w:val="CommentText"/>
      </w:pPr>
    </w:p>
  </w:comment>
  <w:comment w:id="68" w:author="Khreis, Haneen" w:date="2019-06-12T15:57:00Z" w:initials="KH">
    <w:p w14:paraId="1463988C" w14:textId="4BEB8DC2" w:rsidR="001E3F3E" w:rsidRDefault="001E3F3E">
      <w:pPr>
        <w:pStyle w:val="CommentText"/>
      </w:pPr>
      <w:r>
        <w:rPr>
          <w:rStyle w:val="CommentReference"/>
        </w:rPr>
        <w:annotationRef/>
      </w:r>
      <w:r>
        <w:t>Write in full each abbreviation the first time it occurs!!</w:t>
      </w:r>
    </w:p>
  </w:comment>
  <w:comment w:id="75" w:author="Khreis, Haneen" w:date="2019-06-12T15:58:00Z" w:initials="KH">
    <w:p w14:paraId="6A6292B5" w14:textId="10AA3FEE" w:rsidR="001E3F3E" w:rsidRDefault="001E3F3E">
      <w:pPr>
        <w:pStyle w:val="CommentText"/>
      </w:pPr>
      <w:r>
        <w:rPr>
          <w:rStyle w:val="CommentReference"/>
        </w:rPr>
        <w:annotationRef/>
      </w:r>
      <w:r>
        <w:t xml:space="preserve">To do what? You are way too brief and your sentences are incomplete </w:t>
      </w:r>
    </w:p>
  </w:comment>
  <w:comment w:id="78" w:author="Khreis, Haneen" w:date="2019-06-12T16:02:00Z" w:initials="KH">
    <w:p w14:paraId="6C62F0EC" w14:textId="6AE89BDA" w:rsidR="001E3F3E" w:rsidRDefault="001E3F3E">
      <w:pPr>
        <w:pStyle w:val="CommentText"/>
      </w:pPr>
      <w:r>
        <w:rPr>
          <w:rStyle w:val="CommentReference"/>
        </w:rPr>
        <w:annotationRef/>
      </w:r>
      <w:r>
        <w:t xml:space="preserve">Which years were included in the analysis? Define the time periods for this analysis and the data sets </w:t>
      </w:r>
    </w:p>
  </w:comment>
  <w:comment w:id="80" w:author="Khreis, Haneen" w:date="2019-06-12T15:59:00Z" w:initials="KH">
    <w:p w14:paraId="785FCD63" w14:textId="67EFC7BA" w:rsidR="001E3F3E" w:rsidRDefault="001E3F3E">
      <w:pPr>
        <w:pStyle w:val="CommentText"/>
      </w:pPr>
      <w:r>
        <w:rPr>
          <w:rStyle w:val="CommentReference"/>
        </w:rPr>
        <w:annotationRef/>
      </w:r>
      <w:r>
        <w:t>Go back and write everything in the past. I made this comment before, it would be nice if you can take on previous comments and apply them in new writing.</w:t>
      </w:r>
    </w:p>
  </w:comment>
  <w:comment w:id="85" w:author="Khreis, Haneen" w:date="2019-06-12T16:00:00Z" w:initials="KH">
    <w:p w14:paraId="578DB315" w14:textId="72EF1921" w:rsidR="001E3F3E" w:rsidRDefault="001E3F3E">
      <w:pPr>
        <w:pStyle w:val="CommentText"/>
      </w:pPr>
      <w:r>
        <w:rPr>
          <w:rStyle w:val="CommentReference"/>
        </w:rPr>
        <w:annotationRef/>
      </w:r>
      <w:r>
        <w:t xml:space="preserve">Fix throughout </w:t>
      </w:r>
    </w:p>
  </w:comment>
  <w:comment w:id="99" w:author="Khreis, Haneen" w:date="2019-06-12T16:03:00Z" w:initials="KH">
    <w:p w14:paraId="43A248F5" w14:textId="3B72434A" w:rsidR="001E3F3E" w:rsidRDefault="001E3F3E">
      <w:pPr>
        <w:pStyle w:val="CommentText"/>
      </w:pPr>
      <w:r>
        <w:rPr>
          <w:rStyle w:val="CommentReference"/>
        </w:rPr>
        <w:annotationRef/>
      </w:r>
      <w:r>
        <w:t>Where does this description come from? If there is a reference, add it clearly.</w:t>
      </w:r>
    </w:p>
  </w:comment>
  <w:comment w:id="113" w:author="Khreis, Haneen" w:date="2019-06-12T16:06:00Z" w:initials="KH">
    <w:p w14:paraId="4B40EADD" w14:textId="6B74FD81" w:rsidR="001E3F3E" w:rsidRDefault="001E3F3E">
      <w:pPr>
        <w:pStyle w:val="CommentText"/>
      </w:pPr>
      <w:r>
        <w:rPr>
          <w:rStyle w:val="CommentReference"/>
        </w:rPr>
        <w:annotationRef/>
      </w:r>
      <w:r>
        <w:t>How were the different years handled? This is not clear so far.</w:t>
      </w:r>
    </w:p>
  </w:comment>
  <w:comment w:id="119" w:author="Khreis, Haneen" w:date="2019-06-12T16:07:00Z" w:initials="KH">
    <w:p w14:paraId="60D341E6" w14:textId="7550D262" w:rsidR="001E3F3E" w:rsidRDefault="001E3F3E">
      <w:pPr>
        <w:pStyle w:val="CommentText"/>
      </w:pPr>
      <w:r>
        <w:rPr>
          <w:rStyle w:val="CommentReference"/>
        </w:rPr>
        <w:annotationRef/>
      </w:r>
      <w:r>
        <w:t xml:space="preserve">What did you use the prevalence rate for? It is not clear where and how it has been used? Spell out </w:t>
      </w:r>
    </w:p>
  </w:comment>
  <w:comment w:id="122" w:author="Khreis, Haneen" w:date="2019-06-12T16:07:00Z" w:initials="KH">
    <w:p w14:paraId="586BE309" w14:textId="34C13CD1" w:rsidR="001E3F3E" w:rsidRDefault="001E3F3E">
      <w:pPr>
        <w:pStyle w:val="CommentText"/>
      </w:pPr>
      <w:r>
        <w:rPr>
          <w:rStyle w:val="CommentReference"/>
        </w:rPr>
        <w:annotationRef/>
      </w:r>
      <w:r>
        <w:t>correct????</w:t>
      </w:r>
    </w:p>
  </w:comment>
  <w:comment w:id="126" w:author="Khreis, Haneen" w:date="2019-06-12T16:08:00Z" w:initials="KH">
    <w:p w14:paraId="283079ED" w14:textId="4B0BD114" w:rsidR="001E3F3E" w:rsidRDefault="001E3F3E">
      <w:pPr>
        <w:pStyle w:val="CommentText"/>
      </w:pPr>
      <w:r>
        <w:rPr>
          <w:rStyle w:val="CommentReference"/>
        </w:rPr>
        <w:annotationRef/>
      </w:r>
      <w:r>
        <w:t xml:space="preserve">How many states are they and which were they? </w:t>
      </w:r>
    </w:p>
  </w:comment>
  <w:comment w:id="130" w:author="Khreis, Haneen" w:date="2019-06-12T16:21:00Z" w:initials="KH">
    <w:p w14:paraId="4C931DB5" w14:textId="6C2A8F77" w:rsidR="001E3F3E" w:rsidRDefault="001E3F3E">
      <w:pPr>
        <w:pStyle w:val="CommentText"/>
      </w:pPr>
      <w:r>
        <w:rPr>
          <w:rStyle w:val="CommentReference"/>
        </w:rPr>
        <w:annotationRef/>
      </w:r>
      <w:r>
        <w:t xml:space="preserve">A and methods </w:t>
      </w:r>
      <w:proofErr w:type="gramStart"/>
      <w:r>
        <w:t>does</w:t>
      </w:r>
      <w:proofErr w:type="gramEnd"/>
      <w:r>
        <w:t xml:space="preserve"> not make sense. Pay attention to typos. </w:t>
      </w:r>
    </w:p>
  </w:comment>
  <w:comment w:id="131" w:author="Khreis, Haneen" w:date="2019-06-12T16:22:00Z" w:initials="KH">
    <w:p w14:paraId="6E6FC494" w14:textId="3A217547" w:rsidR="001E3F3E" w:rsidRDefault="001E3F3E">
      <w:pPr>
        <w:pStyle w:val="CommentText"/>
      </w:pPr>
      <w:r>
        <w:rPr>
          <w:rStyle w:val="CommentReference"/>
        </w:rPr>
        <w:annotationRef/>
      </w:r>
      <w:r>
        <w:t>Cite your paper instead</w:t>
      </w:r>
    </w:p>
  </w:comment>
  <w:comment w:id="137" w:author="Khreis, Haneen" w:date="2019-06-12T16:25:00Z" w:initials="KH">
    <w:p w14:paraId="76470836" w14:textId="00153768" w:rsidR="001E3F3E" w:rsidRDefault="001E3F3E">
      <w:pPr>
        <w:pStyle w:val="CommentText"/>
      </w:pPr>
      <w:r>
        <w:rPr>
          <w:rStyle w:val="CommentReference"/>
        </w:rPr>
        <w:annotationRef/>
      </w:r>
      <w:r>
        <w:t>Go through the equations and make sure you use the exact same names/terms with the equations above so one can follow-up and cross reference easily</w:t>
      </w:r>
    </w:p>
  </w:comment>
  <w:comment w:id="144" w:author="Khreis, Haneen" w:date="2019-06-16T10:02:00Z" w:initials="KH">
    <w:p w14:paraId="704EF7DC" w14:textId="26D5BFF1" w:rsidR="001E3F3E" w:rsidRDefault="001E3F3E">
      <w:pPr>
        <w:pStyle w:val="CommentText"/>
      </w:pPr>
      <w:r>
        <w:rPr>
          <w:rStyle w:val="CommentReference"/>
        </w:rPr>
        <w:annotationRef/>
      </w:r>
      <w:r>
        <w:t xml:space="preserve">Add the equation to show this, like you did with every other step. </w:t>
      </w:r>
    </w:p>
  </w:comment>
  <w:comment w:id="152" w:author="Khreis, Haneen" w:date="2019-06-16T09:58:00Z" w:initials="KH">
    <w:p w14:paraId="7A86F5B8" w14:textId="15804A40" w:rsidR="001E3F3E" w:rsidRDefault="001E3F3E">
      <w:pPr>
        <w:pStyle w:val="CommentText"/>
      </w:pPr>
      <w:r>
        <w:rPr>
          <w:rStyle w:val="CommentReference"/>
        </w:rPr>
        <w:annotationRef/>
      </w:r>
      <w:r>
        <w:t>Accurate?</w:t>
      </w:r>
    </w:p>
  </w:comment>
  <w:comment w:id="170" w:author="Khreis, Haneen" w:date="2019-06-16T10:12:00Z" w:initials="KH">
    <w:p w14:paraId="3B84C0A6" w14:textId="3C91287F" w:rsidR="00A53D66" w:rsidRDefault="00A53D66">
      <w:pPr>
        <w:pStyle w:val="CommentText"/>
      </w:pPr>
      <w:r>
        <w:rPr>
          <w:rStyle w:val="CommentReference"/>
        </w:rPr>
        <w:annotationRef/>
      </w:r>
      <w:r>
        <w:t>The supplementary material table has a missing column</w:t>
      </w:r>
    </w:p>
  </w:comment>
  <w:comment w:id="172" w:author="Khreis, Haneen" w:date="2019-06-16T10:15:00Z" w:initials="KH">
    <w:p w14:paraId="70BBE6CC" w14:textId="291D859C" w:rsidR="00911454" w:rsidRDefault="00911454">
      <w:pPr>
        <w:pStyle w:val="CommentText"/>
      </w:pPr>
      <w:r>
        <w:rPr>
          <w:rStyle w:val="CommentReference"/>
        </w:rPr>
        <w:annotationRef/>
      </w:r>
      <w:r>
        <w:t>You say 34 in table 3 – which one is it???</w:t>
      </w:r>
    </w:p>
  </w:comment>
  <w:comment w:id="174" w:author="Khreis, Haneen" w:date="2019-06-16T10:13:00Z" w:initials="KH">
    <w:p w14:paraId="67724752" w14:textId="0EC7D0C0" w:rsidR="003E602B" w:rsidRDefault="003E602B">
      <w:pPr>
        <w:pStyle w:val="CommentText"/>
      </w:pPr>
      <w:r>
        <w:rPr>
          <w:rStyle w:val="CommentReference"/>
        </w:rPr>
        <w:annotationRef/>
      </w:r>
      <w:r>
        <w:t>And do these match your US census bureau counts?</w:t>
      </w:r>
    </w:p>
  </w:comment>
  <w:comment w:id="189" w:author="Khreis, Haneen" w:date="2019-06-16T10:28:00Z" w:initials="KH">
    <w:p w14:paraId="32A0A55C" w14:textId="24F2E34F" w:rsidR="00C4713D" w:rsidRDefault="00C4713D">
      <w:pPr>
        <w:pStyle w:val="CommentText"/>
      </w:pPr>
      <w:r>
        <w:rPr>
          <w:rStyle w:val="CommentReference"/>
        </w:rPr>
        <w:annotationRef/>
      </w:r>
      <w:r>
        <w:t>This is not clear, just say it</w:t>
      </w:r>
    </w:p>
  </w:comment>
  <w:comment w:id="192" w:author="Khreis, Haneen" w:date="2019-06-16T10:30:00Z" w:initials="KH">
    <w:p w14:paraId="21402C37" w14:textId="70D4FF7E" w:rsidR="00997808" w:rsidRDefault="00997808">
      <w:pPr>
        <w:pStyle w:val="CommentText"/>
      </w:pPr>
      <w:r>
        <w:rPr>
          <w:rStyle w:val="CommentReference"/>
        </w:rPr>
        <w:annotationRef/>
      </w:r>
      <w:r>
        <w:t>You mean U??</w:t>
      </w:r>
    </w:p>
  </w:comment>
  <w:comment w:id="193" w:author="Khreis, Haneen" w:date="2019-06-16T10:30:00Z" w:initials="KH">
    <w:p w14:paraId="38DF2665" w14:textId="659308FA" w:rsidR="00750337" w:rsidRDefault="00750337">
      <w:pPr>
        <w:pStyle w:val="CommentText"/>
      </w:pPr>
      <w:r>
        <w:rPr>
          <w:rStyle w:val="CommentReference"/>
        </w:rPr>
        <w:annotationRef/>
      </w:r>
      <w:r>
        <w:t>What do you think? Please write some of your thoughts.</w:t>
      </w:r>
    </w:p>
  </w:comment>
  <w:comment w:id="197" w:author="Khreis, Haneen" w:date="2019-06-12T15:43:00Z" w:initials="KH">
    <w:p w14:paraId="2657E5E7" w14:textId="0F16600A" w:rsidR="001E3F3E" w:rsidRDefault="001E3F3E">
      <w:pPr>
        <w:pStyle w:val="CommentText"/>
      </w:pPr>
      <w:r>
        <w:rPr>
          <w:rStyle w:val="CommentReference"/>
        </w:rPr>
        <w:annotationRef/>
      </w:r>
      <w:r>
        <w:t xml:space="preserve">Add percentage </w:t>
      </w:r>
    </w:p>
  </w:comment>
  <w:comment w:id="198" w:author="Khreis, Haneen" w:date="2019-06-12T15:43:00Z" w:initials="KH">
    <w:p w14:paraId="4D8C45A3" w14:textId="446498E3" w:rsidR="001E3F3E" w:rsidRDefault="001E3F3E">
      <w:pPr>
        <w:pStyle w:val="CommentText"/>
      </w:pPr>
      <w:r>
        <w:rPr>
          <w:rStyle w:val="CommentReference"/>
        </w:rPr>
        <w:annotationRef/>
      </w:r>
      <w:r>
        <w:t xml:space="preserve">In the text, you say table 1 </w:t>
      </w:r>
      <w:r w:rsidRPr="00395536">
        <w:t>summarizes the geographical and demographic data across all census blocks included in this analysis.</w:t>
      </w:r>
      <w:r>
        <w:t xml:space="preserve"> How can you include a census block with zero childhood population?</w:t>
      </w:r>
    </w:p>
  </w:comment>
  <w:comment w:id="200" w:author="Khreis, Haneen" w:date="2019-06-16T10:03:00Z" w:initials="KH">
    <w:p w14:paraId="34F468DD" w14:textId="5B722C76" w:rsidR="001E3F3E" w:rsidRDefault="001E3F3E">
      <w:pPr>
        <w:pStyle w:val="CommentText"/>
      </w:pPr>
      <w:r>
        <w:rPr>
          <w:rStyle w:val="CommentReference"/>
        </w:rPr>
        <w:annotationRef/>
      </w:r>
      <w:r>
        <w:t>Add unit – this is too basic to be missed in a table!</w:t>
      </w:r>
    </w:p>
  </w:comment>
  <w:comment w:id="204" w:author="Khreis, Haneen" w:date="2019-06-16T10:15:00Z" w:initials="KH">
    <w:p w14:paraId="26243CB1" w14:textId="39A47AA1" w:rsidR="00911454" w:rsidRDefault="00911454">
      <w:pPr>
        <w:pStyle w:val="CommentText"/>
      </w:pPr>
      <w:r>
        <w:rPr>
          <w:rStyle w:val="CommentReference"/>
        </w:rPr>
        <w:annotationRef/>
      </w:r>
      <w:r>
        <w:t>Add units</w:t>
      </w:r>
      <w:r w:rsidR="00E56918">
        <w:t xml:space="preserve"> to each row</w:t>
      </w:r>
    </w:p>
  </w:comment>
  <w:comment w:id="205" w:author="Khreis, Haneen" w:date="2019-06-16T10:16:00Z" w:initials="KH">
    <w:p w14:paraId="76014249" w14:textId="08E0DDF4" w:rsidR="00E56918" w:rsidRDefault="00E56918">
      <w:pPr>
        <w:pStyle w:val="CommentText"/>
      </w:pPr>
      <w:r>
        <w:rPr>
          <w:rStyle w:val="CommentReference"/>
        </w:rPr>
        <w:annotationRef/>
      </w:r>
      <w:r>
        <w:t>Or 32??</w:t>
      </w:r>
    </w:p>
  </w:comment>
  <w:comment w:id="215" w:author="Khreis, Haneen" w:date="2019-06-16T10:31:00Z" w:initials="KH">
    <w:p w14:paraId="1EC554A2" w14:textId="5F078A64" w:rsidR="00940645" w:rsidRDefault="00940645">
      <w:pPr>
        <w:pStyle w:val="CommentText"/>
      </w:pPr>
      <w:r>
        <w:rPr>
          <w:rStyle w:val="CommentReference"/>
        </w:rPr>
        <w:annotationRef/>
      </w:r>
      <w:r>
        <w:t xml:space="preserve">Sub and super script everywhere and make sure unites are always spelled out </w:t>
      </w:r>
    </w:p>
  </w:comment>
  <w:comment w:id="219" w:author="Khreis, Haneen" w:date="2019-06-16T10:05:00Z" w:initials="KH">
    <w:p w14:paraId="1E2B8DD2" w14:textId="5798AB3E" w:rsidR="001E3F3E" w:rsidRDefault="001E3F3E">
      <w:pPr>
        <w:pStyle w:val="CommentText"/>
      </w:pPr>
      <w:r>
        <w:rPr>
          <w:rStyle w:val="CommentReference"/>
        </w:rPr>
        <w:annotationRef/>
      </w:r>
      <w:r>
        <w:t>Add unit</w:t>
      </w:r>
    </w:p>
  </w:comment>
  <w:comment w:id="226" w:author="Khreis, Haneen" w:date="2019-06-16T10:18:00Z" w:initials="KH">
    <w:p w14:paraId="4F05EFCB" w14:textId="09C5B5EC" w:rsidR="00A459C3" w:rsidRDefault="00A459C3">
      <w:pPr>
        <w:pStyle w:val="CommentText"/>
      </w:pPr>
      <w:r>
        <w:rPr>
          <w:rStyle w:val="CommentReference"/>
        </w:rPr>
        <w:annotationRef/>
      </w:r>
      <w:r>
        <w:t>How did you calculate this? It is not the incident cases over the at risk from this table???</w:t>
      </w:r>
    </w:p>
  </w:comment>
  <w:comment w:id="227" w:author="Khreis, Haneen" w:date="2019-06-16T10:10:00Z" w:initials="KH">
    <w:p w14:paraId="2E29988C" w14:textId="42F44257" w:rsidR="00A53D66" w:rsidRDefault="00A53D66">
      <w:pPr>
        <w:pStyle w:val="CommentText"/>
      </w:pPr>
      <w:r>
        <w:rPr>
          <w:rStyle w:val="CommentReference"/>
        </w:rPr>
        <w:annotationRef/>
      </w:r>
      <w:r>
        <w:t>Why is this empty????</w:t>
      </w:r>
    </w:p>
  </w:comment>
  <w:comment w:id="239" w:author="Khreis, Haneen" w:date="2019-06-16T10:06:00Z" w:initials="KH">
    <w:p w14:paraId="0326D9E2" w14:textId="1ABF6508" w:rsidR="001E3F3E" w:rsidRDefault="001E3F3E">
      <w:pPr>
        <w:pStyle w:val="CommentText"/>
      </w:pPr>
      <w:r>
        <w:rPr>
          <w:rStyle w:val="CommentReference"/>
        </w:rPr>
        <w:annotationRef/>
      </w:r>
      <w:r>
        <w:t xml:space="preserve">Subscript </w:t>
      </w:r>
    </w:p>
  </w:comment>
  <w:comment w:id="243" w:author="Khreis, Haneen" w:date="2019-06-16T10:06:00Z" w:initials="KH">
    <w:p w14:paraId="3B93B4E8" w14:textId="59DA7CF1" w:rsidR="001E3F3E" w:rsidRDefault="001E3F3E">
      <w:pPr>
        <w:pStyle w:val="CommentText"/>
      </w:pPr>
      <w:r>
        <w:rPr>
          <w:rStyle w:val="CommentReference"/>
        </w:rPr>
        <w:annotationRef/>
      </w:r>
      <w:r>
        <w:t xml:space="preserve">Subscript </w:t>
      </w:r>
    </w:p>
  </w:comment>
  <w:comment w:id="247" w:author="Khreis, Haneen" w:date="2019-06-16T10:06:00Z" w:initials="KH">
    <w:p w14:paraId="2DF7FC93" w14:textId="066C2326" w:rsidR="001E3F3E" w:rsidRDefault="001E3F3E">
      <w:pPr>
        <w:pStyle w:val="CommentText"/>
      </w:pPr>
      <w:r>
        <w:rPr>
          <w:rStyle w:val="CommentReference"/>
        </w:rPr>
        <w:annotationRef/>
      </w:r>
      <w:r>
        <w:t xml:space="preserve">Subscript and superscript – fix everywhere </w:t>
      </w:r>
    </w:p>
  </w:comment>
  <w:comment w:id="251" w:author="Khreis, Haneen" w:date="2019-06-16T10:06:00Z" w:initials="KH">
    <w:p w14:paraId="7BB302BE" w14:textId="30CFF0CB" w:rsidR="001E3F3E" w:rsidRDefault="001E3F3E">
      <w:pPr>
        <w:pStyle w:val="CommentText"/>
      </w:pPr>
      <w:r>
        <w:rPr>
          <w:rStyle w:val="CommentReference"/>
        </w:rPr>
        <w:annotationRef/>
      </w:r>
      <w:r>
        <w:t xml:space="preserve">Same!! Go through all figures and tables </w:t>
      </w:r>
    </w:p>
  </w:comment>
  <w:comment w:id="255" w:author="Khreis, Haneen" w:date="2019-06-16T10:10:00Z" w:initials="KH">
    <w:p w14:paraId="2FA1CA7D" w14:textId="5395A1DE" w:rsidR="00A53D66" w:rsidRDefault="00A53D66">
      <w:pPr>
        <w:pStyle w:val="CommentText"/>
      </w:pPr>
      <w:r>
        <w:rPr>
          <w:rStyle w:val="CommentReference"/>
        </w:rPr>
        <w:annotationRef/>
      </w:r>
      <w:r>
        <w:t xml:space="preserve">Sub and super script </w:t>
      </w:r>
    </w:p>
  </w:comment>
  <w:comment w:id="256" w:author="Khreis, Haneen" w:date="2019-06-16T10:10:00Z" w:initials="KH">
    <w:p w14:paraId="2E6FAA79" w14:textId="7C9834EE" w:rsidR="00A53D66" w:rsidRDefault="00A53D66">
      <w:pPr>
        <w:pStyle w:val="CommentText"/>
      </w:pPr>
      <w:r>
        <w:rPr>
          <w:rStyle w:val="CommentReference"/>
        </w:rPr>
        <w:annotationRef/>
      </w:r>
      <w:r>
        <w:t xml:space="preserve">I cannot read south Dakota on the x axis – it is cut – fix please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ACD77" w15:done="0"/>
  <w15:commentEx w15:paraId="794F58B9" w15:done="0"/>
  <w15:commentEx w15:paraId="33A10A9A" w15:done="0"/>
  <w15:commentEx w15:paraId="132E98E5" w15:done="0"/>
  <w15:commentEx w15:paraId="663B531D" w15:done="0"/>
  <w15:commentEx w15:paraId="31CB116F" w15:done="0"/>
  <w15:commentEx w15:paraId="6F738704" w15:done="0"/>
  <w15:commentEx w15:paraId="19EB262C" w15:done="0"/>
  <w15:commentEx w15:paraId="1463988C" w15:done="0"/>
  <w15:commentEx w15:paraId="6A6292B5" w15:done="0"/>
  <w15:commentEx w15:paraId="6C62F0EC" w15:done="0"/>
  <w15:commentEx w15:paraId="785FCD63" w15:done="0"/>
  <w15:commentEx w15:paraId="578DB315" w15:done="0"/>
  <w15:commentEx w15:paraId="43A248F5" w15:done="0"/>
  <w15:commentEx w15:paraId="4B40EADD" w15:done="0"/>
  <w15:commentEx w15:paraId="60D341E6" w15:done="0"/>
  <w15:commentEx w15:paraId="586BE309" w15:done="0"/>
  <w15:commentEx w15:paraId="283079ED" w15:done="0"/>
  <w15:commentEx w15:paraId="4C931DB5" w15:done="0"/>
  <w15:commentEx w15:paraId="6E6FC494" w15:done="0"/>
  <w15:commentEx w15:paraId="76470836" w15:done="0"/>
  <w15:commentEx w15:paraId="704EF7DC" w15:done="0"/>
  <w15:commentEx w15:paraId="7A86F5B8" w15:done="0"/>
  <w15:commentEx w15:paraId="3B84C0A6" w15:done="0"/>
  <w15:commentEx w15:paraId="70BBE6CC" w15:done="0"/>
  <w15:commentEx w15:paraId="67724752" w15:done="0"/>
  <w15:commentEx w15:paraId="32A0A55C" w15:done="0"/>
  <w15:commentEx w15:paraId="21402C37" w15:done="0"/>
  <w15:commentEx w15:paraId="38DF2665" w15:done="0"/>
  <w15:commentEx w15:paraId="2657E5E7" w15:done="0"/>
  <w15:commentEx w15:paraId="4D8C45A3" w15:done="0"/>
  <w15:commentEx w15:paraId="34F468DD" w15:done="0"/>
  <w15:commentEx w15:paraId="26243CB1" w15:done="0"/>
  <w15:commentEx w15:paraId="76014249" w15:done="0"/>
  <w15:commentEx w15:paraId="1EC554A2" w15:done="0"/>
  <w15:commentEx w15:paraId="1E2B8DD2" w15:done="0"/>
  <w15:commentEx w15:paraId="4F05EFCB" w15:done="0"/>
  <w15:commentEx w15:paraId="2E29988C" w15:done="0"/>
  <w15:commentEx w15:paraId="0326D9E2" w15:done="0"/>
  <w15:commentEx w15:paraId="3B93B4E8" w15:done="0"/>
  <w15:commentEx w15:paraId="2DF7FC93" w15:done="0"/>
  <w15:commentEx w15:paraId="7BB302BE" w15:done="0"/>
  <w15:commentEx w15:paraId="2FA1CA7D" w15:done="0"/>
  <w15:commentEx w15:paraId="2E6FAA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F58B9" w16cid:durableId="20AB9A9E"/>
  <w16cid:commentId w16cid:paraId="33A10A9A" w16cid:durableId="20AB9AC8"/>
  <w16cid:commentId w16cid:paraId="132E98E5" w16cid:durableId="20AB9B7A"/>
  <w16cid:commentId w16cid:paraId="663B531D" w16cid:durableId="20AB9CC4"/>
  <w16cid:commentId w16cid:paraId="31CB116F" w16cid:durableId="20AB9CD9"/>
  <w16cid:commentId w16cid:paraId="6F738704" w16cid:durableId="20AB9EB1"/>
  <w16cid:commentId w16cid:paraId="19EB262C" w16cid:durableId="20AB9D9C"/>
  <w16cid:commentId w16cid:paraId="1463988C" w16cid:durableId="20AB9F6C"/>
  <w16cid:commentId w16cid:paraId="6A6292B5" w16cid:durableId="20AB9FB7"/>
  <w16cid:commentId w16cid:paraId="6C62F0EC" w16cid:durableId="20ABA085"/>
  <w16cid:commentId w16cid:paraId="785FCD63" w16cid:durableId="20AB9FF3"/>
  <w16cid:commentId w16cid:paraId="578DB315" w16cid:durableId="20ABA029"/>
  <w16cid:commentId w16cid:paraId="43A248F5" w16cid:durableId="20ABA0DC"/>
  <w16cid:commentId w16cid:paraId="4B40EADD" w16cid:durableId="20ABA175"/>
  <w16cid:commentId w16cid:paraId="60D341E6" w16cid:durableId="20ABA1D1"/>
  <w16cid:commentId w16cid:paraId="586BE309" w16cid:durableId="20ABA1AC"/>
  <w16cid:commentId w16cid:paraId="283079ED" w16cid:durableId="20ABA210"/>
  <w16cid:commentId w16cid:paraId="4C931DB5" w16cid:durableId="20ABA518"/>
  <w16cid:commentId w16cid:paraId="6E6FC494" w16cid:durableId="20ABA55F"/>
  <w16cid:commentId w16cid:paraId="76470836" w16cid:durableId="20ABA5E5"/>
  <w16cid:commentId w16cid:paraId="704EF7DC" w16cid:durableId="20B09230"/>
  <w16cid:commentId w16cid:paraId="7A86F5B8" w16cid:durableId="20B0914F"/>
  <w16cid:commentId w16cid:paraId="3B84C0A6" w16cid:durableId="20B09480"/>
  <w16cid:commentId w16cid:paraId="70BBE6CC" w16cid:durableId="20B0954A"/>
  <w16cid:commentId w16cid:paraId="67724752" w16cid:durableId="20B094C7"/>
  <w16cid:commentId w16cid:paraId="32A0A55C" w16cid:durableId="20B09861"/>
  <w16cid:commentId w16cid:paraId="21402C37" w16cid:durableId="20B098BD"/>
  <w16cid:commentId w16cid:paraId="38DF2665" w16cid:durableId="20B098CD"/>
  <w16cid:commentId w16cid:paraId="2657E5E7" w16cid:durableId="20AB9C0C"/>
  <w16cid:commentId w16cid:paraId="4D8C45A3" w16cid:durableId="20AB9C30"/>
  <w16cid:commentId w16cid:paraId="34F468DD" w16cid:durableId="20B09270"/>
  <w16cid:commentId w16cid:paraId="26243CB1" w16cid:durableId="20B09538"/>
  <w16cid:commentId w16cid:paraId="76014249" w16cid:durableId="20B09580"/>
  <w16cid:commentId w16cid:paraId="1EC554A2" w16cid:durableId="20B098FE"/>
  <w16cid:commentId w16cid:paraId="1E2B8DD2" w16cid:durableId="20B092F6"/>
  <w16cid:commentId w16cid:paraId="4F05EFCB" w16cid:durableId="20B09602"/>
  <w16cid:commentId w16cid:paraId="2E29988C" w16cid:durableId="20B093FA"/>
  <w16cid:commentId w16cid:paraId="0326D9E2" w16cid:durableId="20B0930A"/>
  <w16cid:commentId w16cid:paraId="3B93B4E8" w16cid:durableId="20B09313"/>
  <w16cid:commentId w16cid:paraId="2DF7FC93" w16cid:durableId="20B0931D"/>
  <w16cid:commentId w16cid:paraId="7BB302BE" w16cid:durableId="20B0932F"/>
  <w16cid:commentId w16cid:paraId="2FA1CA7D" w16cid:durableId="20B09415"/>
  <w16cid:commentId w16cid:paraId="2E6FAA79" w16cid:durableId="20B094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D18F4" w14:textId="77777777" w:rsidR="004D6C34" w:rsidRDefault="004D6C34" w:rsidP="00673497">
      <w:pPr>
        <w:spacing w:after="0" w:line="240" w:lineRule="auto"/>
      </w:pPr>
      <w:r>
        <w:separator/>
      </w:r>
    </w:p>
  </w:endnote>
  <w:endnote w:type="continuationSeparator" w:id="0">
    <w:p w14:paraId="7A14B11D" w14:textId="77777777" w:rsidR="004D6C34" w:rsidRDefault="004D6C34"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21370"/>
      <w:docPartObj>
        <w:docPartGallery w:val="Page Numbers (Bottom of Page)"/>
        <w:docPartUnique/>
      </w:docPartObj>
    </w:sdtPr>
    <w:sdtEndPr>
      <w:rPr>
        <w:noProof/>
      </w:rPr>
    </w:sdtEndPr>
    <w:sdtContent>
      <w:p w14:paraId="67080FFF" w14:textId="7A8C856D" w:rsidR="001E3F3E" w:rsidRDefault="001E3F3E">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102A69D4" w14:textId="77777777" w:rsidR="001E3F3E" w:rsidRDefault="001E3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4D65E" w14:textId="77777777" w:rsidR="004D6C34" w:rsidRDefault="004D6C34" w:rsidP="00673497">
      <w:pPr>
        <w:spacing w:after="0" w:line="240" w:lineRule="auto"/>
      </w:pPr>
      <w:r>
        <w:separator/>
      </w:r>
    </w:p>
  </w:footnote>
  <w:footnote w:type="continuationSeparator" w:id="0">
    <w:p w14:paraId="24FA0AC1" w14:textId="77777777" w:rsidR="004D6C34" w:rsidRDefault="004D6C34"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yNjc3szAwMDU0NTJX0lEKTi0uzszPAykwMq4FAHY3GFs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8&lt;/item&gt;&lt;item&gt;22&lt;/item&gt;&lt;item&gt;26&lt;/item&gt;&lt;item&gt;31&lt;/item&gt;&lt;item&gt;32&lt;/item&gt;&lt;item&gt;34&lt;/item&gt;&lt;item&gt;38&lt;/item&gt;&lt;item&gt;48&lt;/item&gt;&lt;item&gt;61&lt;/item&gt;&lt;item&gt;415&lt;/item&gt;&lt;item&gt;419&lt;/item&gt;&lt;item&gt;420&lt;/item&gt;&lt;item&gt;421&lt;/item&gt;&lt;item&gt;422&lt;/item&gt;&lt;item&gt;423&lt;/item&gt;&lt;/record-ids&gt;&lt;/item&gt;&lt;/Libraries&gt;"/>
  </w:docVars>
  <w:rsids>
    <w:rsidRoot w:val="00893539"/>
    <w:rsid w:val="00005DF3"/>
    <w:rsid w:val="00015C82"/>
    <w:rsid w:val="00022326"/>
    <w:rsid w:val="00024DBD"/>
    <w:rsid w:val="00031704"/>
    <w:rsid w:val="00032B7F"/>
    <w:rsid w:val="00037D90"/>
    <w:rsid w:val="00041A08"/>
    <w:rsid w:val="00046C8A"/>
    <w:rsid w:val="00065E90"/>
    <w:rsid w:val="00077D15"/>
    <w:rsid w:val="00080E6B"/>
    <w:rsid w:val="000852BF"/>
    <w:rsid w:val="0009728A"/>
    <w:rsid w:val="00097648"/>
    <w:rsid w:val="000A0BFC"/>
    <w:rsid w:val="000A3775"/>
    <w:rsid w:val="000B5DD2"/>
    <w:rsid w:val="000C4671"/>
    <w:rsid w:val="000D0EA5"/>
    <w:rsid w:val="000D4128"/>
    <w:rsid w:val="000F044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84418"/>
    <w:rsid w:val="001A055D"/>
    <w:rsid w:val="001A65BA"/>
    <w:rsid w:val="001D6D2D"/>
    <w:rsid w:val="001E3F3E"/>
    <w:rsid w:val="001E4BBE"/>
    <w:rsid w:val="001F73EB"/>
    <w:rsid w:val="002007A9"/>
    <w:rsid w:val="002009BE"/>
    <w:rsid w:val="00203311"/>
    <w:rsid w:val="00203F2E"/>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4C7D"/>
    <w:rsid w:val="002A56D3"/>
    <w:rsid w:val="002A600B"/>
    <w:rsid w:val="002C2A22"/>
    <w:rsid w:val="002C35ED"/>
    <w:rsid w:val="002C3C6D"/>
    <w:rsid w:val="002C6035"/>
    <w:rsid w:val="002E329C"/>
    <w:rsid w:val="002F018C"/>
    <w:rsid w:val="003075D1"/>
    <w:rsid w:val="00313E70"/>
    <w:rsid w:val="00337D46"/>
    <w:rsid w:val="00343B26"/>
    <w:rsid w:val="00345BC9"/>
    <w:rsid w:val="00355505"/>
    <w:rsid w:val="00357C38"/>
    <w:rsid w:val="003619B2"/>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752F1"/>
    <w:rsid w:val="004928CD"/>
    <w:rsid w:val="0049525B"/>
    <w:rsid w:val="00495ED0"/>
    <w:rsid w:val="004A2DFF"/>
    <w:rsid w:val="004B645C"/>
    <w:rsid w:val="004C18C9"/>
    <w:rsid w:val="004C2A7B"/>
    <w:rsid w:val="004C5D4C"/>
    <w:rsid w:val="004D280A"/>
    <w:rsid w:val="004D3207"/>
    <w:rsid w:val="004D6C34"/>
    <w:rsid w:val="004E472A"/>
    <w:rsid w:val="004E4D3F"/>
    <w:rsid w:val="004F11AE"/>
    <w:rsid w:val="004F275C"/>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31868"/>
    <w:rsid w:val="006326C4"/>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473D"/>
    <w:rsid w:val="00747FB0"/>
    <w:rsid w:val="00750337"/>
    <w:rsid w:val="0075770F"/>
    <w:rsid w:val="007600DC"/>
    <w:rsid w:val="00777C9B"/>
    <w:rsid w:val="0078045B"/>
    <w:rsid w:val="00781CA0"/>
    <w:rsid w:val="007820C3"/>
    <w:rsid w:val="0078271C"/>
    <w:rsid w:val="00784E9D"/>
    <w:rsid w:val="007A5A47"/>
    <w:rsid w:val="007A750E"/>
    <w:rsid w:val="007C3A28"/>
    <w:rsid w:val="007D65A9"/>
    <w:rsid w:val="007E431E"/>
    <w:rsid w:val="0080038E"/>
    <w:rsid w:val="00811938"/>
    <w:rsid w:val="00817B19"/>
    <w:rsid w:val="008269F1"/>
    <w:rsid w:val="00833D39"/>
    <w:rsid w:val="00833DE2"/>
    <w:rsid w:val="008400ED"/>
    <w:rsid w:val="00845052"/>
    <w:rsid w:val="00845B71"/>
    <w:rsid w:val="00863D01"/>
    <w:rsid w:val="0086503B"/>
    <w:rsid w:val="0086612F"/>
    <w:rsid w:val="00873FC2"/>
    <w:rsid w:val="00877AD6"/>
    <w:rsid w:val="008901C8"/>
    <w:rsid w:val="00893539"/>
    <w:rsid w:val="008B0B9C"/>
    <w:rsid w:val="008B23FD"/>
    <w:rsid w:val="008C1A31"/>
    <w:rsid w:val="008E5218"/>
    <w:rsid w:val="008F6100"/>
    <w:rsid w:val="008F6A51"/>
    <w:rsid w:val="00911454"/>
    <w:rsid w:val="00913C2A"/>
    <w:rsid w:val="00917815"/>
    <w:rsid w:val="009250E9"/>
    <w:rsid w:val="00925857"/>
    <w:rsid w:val="00925D5A"/>
    <w:rsid w:val="009376CC"/>
    <w:rsid w:val="00940645"/>
    <w:rsid w:val="009449D4"/>
    <w:rsid w:val="00945426"/>
    <w:rsid w:val="00960F90"/>
    <w:rsid w:val="009643ED"/>
    <w:rsid w:val="009819BB"/>
    <w:rsid w:val="0098465F"/>
    <w:rsid w:val="0099548C"/>
    <w:rsid w:val="00996763"/>
    <w:rsid w:val="00996C2C"/>
    <w:rsid w:val="00997808"/>
    <w:rsid w:val="009A0D25"/>
    <w:rsid w:val="009A61F7"/>
    <w:rsid w:val="009B01BD"/>
    <w:rsid w:val="009B3013"/>
    <w:rsid w:val="009B76D1"/>
    <w:rsid w:val="009B7994"/>
    <w:rsid w:val="009C28A6"/>
    <w:rsid w:val="009C7FC8"/>
    <w:rsid w:val="00A35474"/>
    <w:rsid w:val="00A459C3"/>
    <w:rsid w:val="00A5034C"/>
    <w:rsid w:val="00A53D66"/>
    <w:rsid w:val="00A54F26"/>
    <w:rsid w:val="00A608BC"/>
    <w:rsid w:val="00A63299"/>
    <w:rsid w:val="00A72876"/>
    <w:rsid w:val="00A74B90"/>
    <w:rsid w:val="00A76807"/>
    <w:rsid w:val="00AA1B8A"/>
    <w:rsid w:val="00AA6188"/>
    <w:rsid w:val="00AA62C7"/>
    <w:rsid w:val="00AB720C"/>
    <w:rsid w:val="00AB77D5"/>
    <w:rsid w:val="00AD17E7"/>
    <w:rsid w:val="00AD6E2B"/>
    <w:rsid w:val="00AD750C"/>
    <w:rsid w:val="00AE1341"/>
    <w:rsid w:val="00AE376F"/>
    <w:rsid w:val="00B302AB"/>
    <w:rsid w:val="00B46B36"/>
    <w:rsid w:val="00B5140C"/>
    <w:rsid w:val="00B53E33"/>
    <w:rsid w:val="00B54516"/>
    <w:rsid w:val="00B54E67"/>
    <w:rsid w:val="00B567E6"/>
    <w:rsid w:val="00B8643E"/>
    <w:rsid w:val="00B8730E"/>
    <w:rsid w:val="00B9679E"/>
    <w:rsid w:val="00BA4DB3"/>
    <w:rsid w:val="00BA691F"/>
    <w:rsid w:val="00BC37DD"/>
    <w:rsid w:val="00BC4956"/>
    <w:rsid w:val="00BC7C6F"/>
    <w:rsid w:val="00BD0687"/>
    <w:rsid w:val="00BD609B"/>
    <w:rsid w:val="00BE5076"/>
    <w:rsid w:val="00BF6555"/>
    <w:rsid w:val="00C12F53"/>
    <w:rsid w:val="00C147C0"/>
    <w:rsid w:val="00C2709D"/>
    <w:rsid w:val="00C303CF"/>
    <w:rsid w:val="00C46BEF"/>
    <w:rsid w:val="00C4713D"/>
    <w:rsid w:val="00C61332"/>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46DB"/>
    <w:rsid w:val="00D16657"/>
    <w:rsid w:val="00D16991"/>
    <w:rsid w:val="00D26033"/>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7902"/>
    <w:rsid w:val="00DC26DF"/>
    <w:rsid w:val="00DD11B5"/>
    <w:rsid w:val="00DD501C"/>
    <w:rsid w:val="00DE0E43"/>
    <w:rsid w:val="00E034FA"/>
    <w:rsid w:val="00E12C93"/>
    <w:rsid w:val="00E23ED3"/>
    <w:rsid w:val="00E30C28"/>
    <w:rsid w:val="00E46AA9"/>
    <w:rsid w:val="00E56918"/>
    <w:rsid w:val="00E605A3"/>
    <w:rsid w:val="00E649C0"/>
    <w:rsid w:val="00E77574"/>
    <w:rsid w:val="00E83404"/>
    <w:rsid w:val="00E86628"/>
    <w:rsid w:val="00E9377E"/>
    <w:rsid w:val="00E95FDD"/>
    <w:rsid w:val="00EA23E7"/>
    <w:rsid w:val="00EB260B"/>
    <w:rsid w:val="00EB4571"/>
    <w:rsid w:val="00EB5A2B"/>
    <w:rsid w:val="00EC1FA9"/>
    <w:rsid w:val="00EC2738"/>
    <w:rsid w:val="00EC4AE2"/>
    <w:rsid w:val="00EC7CC3"/>
    <w:rsid w:val="00ED3CCA"/>
    <w:rsid w:val="00ED7206"/>
    <w:rsid w:val="00EE6A98"/>
    <w:rsid w:val="00EF024A"/>
    <w:rsid w:val="00F0129A"/>
    <w:rsid w:val="00F02363"/>
    <w:rsid w:val="00F031E4"/>
    <w:rsid w:val="00F05518"/>
    <w:rsid w:val="00F152B7"/>
    <w:rsid w:val="00F20E7C"/>
    <w:rsid w:val="00F218D1"/>
    <w:rsid w:val="00F22789"/>
    <w:rsid w:val="00F276AD"/>
    <w:rsid w:val="00F574E2"/>
    <w:rsid w:val="00F60D60"/>
    <w:rsid w:val="00F74496"/>
    <w:rsid w:val="00F86B8C"/>
    <w:rsid w:val="00FA6FED"/>
    <w:rsid w:val="00FB320A"/>
    <w:rsid w:val="00FB7B9F"/>
    <w:rsid w:val="00FD2815"/>
    <w:rsid w:val="00FE44D0"/>
    <w:rsid w:val="00FE4B32"/>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2EA8"/>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R-project.or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cdc.gov/brfss/acbs/2008"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hyperlink" Target="file:///C:\Users\R-Alotaibi\Documents\R%20Projects\TTI-AsthmaIR\Results\Manuscript\www.euro.who.int"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2E416-F0E4-4221-A536-45E719DD9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8268</Words>
  <Characters>47130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55288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Khreis, Haneen</cp:lastModifiedBy>
  <cp:revision>2</cp:revision>
  <cp:lastPrinted>2019-05-30T18:49:00Z</cp:lastPrinted>
  <dcterms:created xsi:type="dcterms:W3CDTF">2019-06-16T15:32:00Z</dcterms:created>
  <dcterms:modified xsi:type="dcterms:W3CDTF">2019-06-16T15:32:00Z</dcterms:modified>
</cp:coreProperties>
</file>